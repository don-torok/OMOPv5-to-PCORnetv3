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9C3230" w14:textId="77777777" w:rsidR="000C56A5" w:rsidRPr="00CA289F" w:rsidRDefault="000C56A5" w:rsidP="000C56A5">
      <w:pPr>
        <w:spacing w:line="240" w:lineRule="auto"/>
        <w:jc w:val="center"/>
        <w:rPr>
          <w:rFonts w:ascii="Times New Roman" w:hAnsi="Times New Roman" w:cs="Times New Roman"/>
          <w:b/>
          <w:sz w:val="36"/>
          <w:szCs w:val="36"/>
        </w:rPr>
      </w:pPr>
      <w:r w:rsidRPr="00CA289F">
        <w:rPr>
          <w:rFonts w:ascii="Times New Roman" w:hAnsi="Times New Roman" w:cs="Times New Roman"/>
          <w:b/>
          <w:sz w:val="36"/>
          <w:szCs w:val="36"/>
        </w:rPr>
        <w:t>Specification for ETL</w:t>
      </w:r>
    </w:p>
    <w:p w14:paraId="343E4084" w14:textId="77777777" w:rsidR="000C56A5" w:rsidRPr="00CA289F" w:rsidRDefault="000C56A5" w:rsidP="000C56A5">
      <w:pPr>
        <w:spacing w:line="240" w:lineRule="auto"/>
        <w:jc w:val="center"/>
        <w:rPr>
          <w:rFonts w:ascii="Times New Roman" w:hAnsi="Times New Roman" w:cs="Times New Roman"/>
          <w:b/>
          <w:sz w:val="40"/>
          <w:szCs w:val="40"/>
        </w:rPr>
      </w:pPr>
      <w:proofErr w:type="gramStart"/>
      <w:r w:rsidRPr="00CA289F">
        <w:rPr>
          <w:rFonts w:ascii="Times New Roman" w:hAnsi="Times New Roman" w:cs="Times New Roman"/>
          <w:b/>
          <w:sz w:val="36"/>
          <w:szCs w:val="36"/>
        </w:rPr>
        <w:t>fr</w:t>
      </w:r>
      <w:r w:rsidR="002E7937">
        <w:rPr>
          <w:rFonts w:ascii="Times New Roman" w:hAnsi="Times New Roman" w:cs="Times New Roman"/>
          <w:b/>
          <w:sz w:val="36"/>
          <w:szCs w:val="36"/>
        </w:rPr>
        <w:t>om</w:t>
      </w:r>
      <w:proofErr w:type="gramEnd"/>
      <w:r w:rsidR="002E7937">
        <w:rPr>
          <w:rFonts w:ascii="Times New Roman" w:hAnsi="Times New Roman" w:cs="Times New Roman"/>
          <w:b/>
          <w:sz w:val="36"/>
          <w:szCs w:val="36"/>
        </w:rPr>
        <w:t xml:space="preserve"> OMOP CDM v5 to </w:t>
      </w:r>
      <w:proofErr w:type="spellStart"/>
      <w:r w:rsidR="002E7937">
        <w:rPr>
          <w:rFonts w:ascii="Times New Roman" w:hAnsi="Times New Roman" w:cs="Times New Roman"/>
          <w:b/>
          <w:sz w:val="36"/>
          <w:szCs w:val="36"/>
        </w:rPr>
        <w:t>PCORnet</w:t>
      </w:r>
      <w:proofErr w:type="spellEnd"/>
      <w:r w:rsidR="002E7937">
        <w:rPr>
          <w:rFonts w:ascii="Times New Roman" w:hAnsi="Times New Roman" w:cs="Times New Roman"/>
          <w:b/>
          <w:sz w:val="36"/>
          <w:szCs w:val="36"/>
        </w:rPr>
        <w:t xml:space="preserve"> CDM v3</w:t>
      </w:r>
    </w:p>
    <w:p w14:paraId="533DE311" w14:textId="77777777" w:rsidR="000C56A5" w:rsidRPr="0024587E" w:rsidRDefault="000C56A5" w:rsidP="000C56A5">
      <w:pPr>
        <w:spacing w:line="240" w:lineRule="auto"/>
        <w:jc w:val="center"/>
        <w:rPr>
          <w:rFonts w:ascii="Times New Roman" w:hAnsi="Times New Roman" w:cs="Times New Roman"/>
          <w:b/>
          <w:sz w:val="28"/>
          <w:szCs w:val="28"/>
        </w:rPr>
      </w:pPr>
      <w:r w:rsidRPr="00CA289F">
        <w:rPr>
          <w:rFonts w:ascii="Times New Roman" w:hAnsi="Times New Roman" w:cs="Times New Roman"/>
        </w:rPr>
        <w:t xml:space="preserve">Revision Date: </w:t>
      </w:r>
      <w:r w:rsidR="00467322">
        <w:rPr>
          <w:rFonts w:ascii="Times New Roman" w:hAnsi="Times New Roman" w:cs="Times New Roman"/>
        </w:rPr>
        <w:t>April 7, 2016</w:t>
      </w:r>
    </w:p>
    <w:p w14:paraId="083CD839" w14:textId="77777777" w:rsidR="0024587E" w:rsidRPr="0024587E" w:rsidRDefault="0024587E" w:rsidP="0024587E">
      <w:pPr>
        <w:rPr>
          <w:rFonts w:ascii="Times New Roman" w:hAnsi="Times New Roman" w:cs="Times New Roman"/>
          <w:b/>
          <w:sz w:val="24"/>
        </w:rPr>
      </w:pPr>
      <w:r w:rsidRPr="0024587E">
        <w:rPr>
          <w:rFonts w:ascii="Times New Roman" w:hAnsi="Times New Roman" w:cs="Times New Roman"/>
          <w:b/>
          <w:sz w:val="24"/>
        </w:rPr>
        <w:t>Versions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2610"/>
        <w:gridCol w:w="4608"/>
      </w:tblGrid>
      <w:tr w:rsidR="00471C19" w:rsidRPr="00BF2EFC" w14:paraId="313B8359" w14:textId="77777777" w:rsidTr="00BF2EFC">
        <w:tc>
          <w:tcPr>
            <w:tcW w:w="2358" w:type="dxa"/>
            <w:shd w:val="clear" w:color="auto" w:fill="000000"/>
          </w:tcPr>
          <w:p w14:paraId="213FBC67" w14:textId="77777777" w:rsidR="0024587E" w:rsidRPr="00BF2EFC" w:rsidRDefault="0024587E" w:rsidP="00BF2EFC">
            <w:pPr>
              <w:jc w:val="center"/>
              <w:rPr>
                <w:rFonts w:ascii="Times New Roman" w:hAnsi="Times New Roman" w:cs="Times New Roman"/>
                <w:b/>
                <w:color w:val="FFFFFF"/>
                <w:sz w:val="24"/>
              </w:rPr>
            </w:pPr>
            <w:r w:rsidRPr="00BF2EFC">
              <w:rPr>
                <w:rFonts w:ascii="Times New Roman" w:hAnsi="Times New Roman" w:cs="Times New Roman"/>
                <w:b/>
                <w:color w:val="FFFFFF"/>
                <w:sz w:val="24"/>
              </w:rPr>
              <w:t>Date</w:t>
            </w:r>
          </w:p>
        </w:tc>
        <w:tc>
          <w:tcPr>
            <w:tcW w:w="2610" w:type="dxa"/>
            <w:shd w:val="clear" w:color="auto" w:fill="000000"/>
          </w:tcPr>
          <w:p w14:paraId="252B9004" w14:textId="77777777" w:rsidR="0024587E" w:rsidRPr="00BF2EFC" w:rsidRDefault="00517BE5" w:rsidP="00BF2EFC">
            <w:pPr>
              <w:jc w:val="center"/>
              <w:rPr>
                <w:rFonts w:ascii="Times New Roman" w:hAnsi="Times New Roman" w:cs="Times New Roman"/>
                <w:b/>
                <w:color w:val="FFFFFF"/>
                <w:sz w:val="24"/>
              </w:rPr>
            </w:pPr>
            <w:r w:rsidRPr="00BF2EFC">
              <w:rPr>
                <w:rFonts w:ascii="Times New Roman" w:hAnsi="Times New Roman" w:cs="Times New Roman"/>
                <w:b/>
                <w:color w:val="FFFFFF"/>
                <w:sz w:val="24"/>
              </w:rPr>
              <w:t>Author</w:t>
            </w:r>
          </w:p>
        </w:tc>
        <w:tc>
          <w:tcPr>
            <w:tcW w:w="4608" w:type="dxa"/>
            <w:shd w:val="clear" w:color="auto" w:fill="000000"/>
          </w:tcPr>
          <w:p w14:paraId="13409FB4" w14:textId="77777777" w:rsidR="0024587E" w:rsidRPr="00BF2EFC" w:rsidRDefault="00517BE5" w:rsidP="00BF2EFC">
            <w:pPr>
              <w:jc w:val="center"/>
              <w:rPr>
                <w:rFonts w:ascii="Times New Roman" w:hAnsi="Times New Roman" w:cs="Times New Roman"/>
                <w:b/>
                <w:color w:val="FFFFFF"/>
                <w:sz w:val="24"/>
              </w:rPr>
            </w:pPr>
            <w:r w:rsidRPr="00BF2EFC">
              <w:rPr>
                <w:rFonts w:ascii="Times New Roman" w:hAnsi="Times New Roman" w:cs="Times New Roman"/>
                <w:b/>
                <w:color w:val="FFFFFF"/>
                <w:sz w:val="24"/>
              </w:rPr>
              <w:t>Note</w:t>
            </w:r>
          </w:p>
        </w:tc>
      </w:tr>
      <w:tr w:rsidR="00471C19" w:rsidRPr="00BF2EFC" w14:paraId="31F7B0E1" w14:textId="77777777" w:rsidTr="00BF2EFC">
        <w:tc>
          <w:tcPr>
            <w:tcW w:w="2358" w:type="dxa"/>
            <w:shd w:val="clear" w:color="auto" w:fill="auto"/>
          </w:tcPr>
          <w:p w14:paraId="532AC7B2" w14:textId="77777777" w:rsidR="0024587E" w:rsidRPr="00F3361B" w:rsidRDefault="002D1F7A" w:rsidP="00BF2EFC">
            <w:pPr>
              <w:jc w:val="center"/>
              <w:rPr>
                <w:rFonts w:ascii="Times New Roman" w:hAnsi="Times New Roman" w:cs="Times New Roman"/>
                <w:sz w:val="24"/>
              </w:rPr>
            </w:pPr>
            <w:r w:rsidRPr="00F3361B">
              <w:rPr>
                <w:rFonts w:ascii="Times New Roman" w:hAnsi="Times New Roman" w:cs="Times New Roman"/>
                <w:sz w:val="24"/>
              </w:rPr>
              <w:t>4/7/2016</w:t>
            </w:r>
          </w:p>
        </w:tc>
        <w:tc>
          <w:tcPr>
            <w:tcW w:w="2610" w:type="dxa"/>
            <w:shd w:val="clear" w:color="auto" w:fill="auto"/>
          </w:tcPr>
          <w:p w14:paraId="2B3BD3C1" w14:textId="77777777" w:rsidR="0024587E" w:rsidRPr="00F3361B" w:rsidRDefault="002D1F7A" w:rsidP="00BF2EFC">
            <w:pPr>
              <w:jc w:val="center"/>
              <w:rPr>
                <w:rFonts w:ascii="Times New Roman" w:hAnsi="Times New Roman" w:cs="Times New Roman"/>
                <w:sz w:val="24"/>
              </w:rPr>
            </w:pPr>
            <w:r w:rsidRPr="00F3361B">
              <w:rPr>
                <w:rFonts w:ascii="Times New Roman" w:hAnsi="Times New Roman" w:cs="Times New Roman"/>
                <w:sz w:val="24"/>
              </w:rPr>
              <w:t>Toan</w:t>
            </w:r>
          </w:p>
        </w:tc>
        <w:tc>
          <w:tcPr>
            <w:tcW w:w="4608" w:type="dxa"/>
            <w:shd w:val="clear" w:color="auto" w:fill="auto"/>
          </w:tcPr>
          <w:p w14:paraId="31374FA8" w14:textId="77777777" w:rsidR="0024587E" w:rsidRPr="00F3361B" w:rsidRDefault="002D1F7A" w:rsidP="00BF2EFC">
            <w:pPr>
              <w:jc w:val="center"/>
              <w:rPr>
                <w:rFonts w:ascii="Times New Roman" w:hAnsi="Times New Roman" w:cs="Times New Roman"/>
                <w:sz w:val="24"/>
              </w:rPr>
            </w:pPr>
            <w:r w:rsidRPr="00F3361B">
              <w:rPr>
                <w:rFonts w:ascii="Times New Roman" w:hAnsi="Times New Roman" w:cs="Times New Roman"/>
                <w:sz w:val="24"/>
              </w:rPr>
              <w:t>Added the version table</w:t>
            </w:r>
          </w:p>
        </w:tc>
      </w:tr>
      <w:tr w:rsidR="00F3361B" w:rsidRPr="00BF2EFC" w14:paraId="0F56D27B" w14:textId="77777777" w:rsidTr="00BF2EFC">
        <w:tc>
          <w:tcPr>
            <w:tcW w:w="2358" w:type="dxa"/>
            <w:shd w:val="clear" w:color="auto" w:fill="auto"/>
          </w:tcPr>
          <w:p w14:paraId="06498135" w14:textId="77777777" w:rsidR="00F3361B" w:rsidRPr="00F3361B" w:rsidRDefault="00F3361B" w:rsidP="00BF2EFC">
            <w:pPr>
              <w:jc w:val="center"/>
              <w:rPr>
                <w:rFonts w:ascii="Times New Roman" w:hAnsi="Times New Roman" w:cs="Times New Roman"/>
                <w:sz w:val="24"/>
              </w:rPr>
            </w:pPr>
            <w:r w:rsidRPr="00F3361B">
              <w:rPr>
                <w:rFonts w:ascii="Times New Roman" w:hAnsi="Times New Roman" w:cs="Times New Roman"/>
                <w:sz w:val="24"/>
              </w:rPr>
              <w:t>5/5/2016</w:t>
            </w:r>
          </w:p>
        </w:tc>
        <w:tc>
          <w:tcPr>
            <w:tcW w:w="2610" w:type="dxa"/>
            <w:shd w:val="clear" w:color="auto" w:fill="auto"/>
          </w:tcPr>
          <w:p w14:paraId="4CEE7D15" w14:textId="77777777" w:rsidR="00F3361B" w:rsidRPr="00F3361B" w:rsidRDefault="00F3361B" w:rsidP="00BF2EFC">
            <w:pPr>
              <w:jc w:val="center"/>
              <w:rPr>
                <w:rFonts w:ascii="Times New Roman" w:hAnsi="Times New Roman" w:cs="Times New Roman"/>
                <w:sz w:val="24"/>
              </w:rPr>
            </w:pPr>
            <w:r w:rsidRPr="00F3361B">
              <w:rPr>
                <w:rFonts w:ascii="Times New Roman" w:hAnsi="Times New Roman" w:cs="Times New Roman"/>
                <w:sz w:val="24"/>
              </w:rPr>
              <w:t>Don Torok</w:t>
            </w:r>
          </w:p>
        </w:tc>
        <w:tc>
          <w:tcPr>
            <w:tcW w:w="4608" w:type="dxa"/>
            <w:shd w:val="clear" w:color="auto" w:fill="auto"/>
          </w:tcPr>
          <w:p w14:paraId="74417C9F" w14:textId="77777777" w:rsidR="00F3361B" w:rsidRPr="00F3361B" w:rsidRDefault="00F3361B" w:rsidP="00BF2EFC">
            <w:pPr>
              <w:jc w:val="center"/>
              <w:rPr>
                <w:rFonts w:ascii="Times New Roman" w:hAnsi="Times New Roman" w:cs="Times New Roman"/>
                <w:sz w:val="24"/>
              </w:rPr>
            </w:pPr>
            <w:r w:rsidRPr="00F3361B">
              <w:rPr>
                <w:rFonts w:ascii="Times New Roman" w:hAnsi="Times New Roman" w:cs="Times New Roman"/>
                <w:sz w:val="24"/>
              </w:rPr>
              <w:t>Added section for Death and Death Cause</w:t>
            </w:r>
          </w:p>
        </w:tc>
      </w:tr>
    </w:tbl>
    <w:p w14:paraId="10D56FC2" w14:textId="77777777" w:rsidR="00C7202C" w:rsidRPr="00CA289F" w:rsidRDefault="00174D5F">
      <w:pPr>
        <w:jc w:val="center"/>
        <w:rPr>
          <w:rFonts w:ascii="Times New Roman" w:hAnsi="Times New Roman" w:cs="Times New Roman"/>
          <w:b/>
          <w:color w:val="FFFFFF"/>
          <w:sz w:val="48"/>
          <w:szCs w:val="48"/>
        </w:rPr>
      </w:pPr>
      <w:proofErr w:type="spellStart"/>
      <w:proofErr w:type="gramStart"/>
      <w:r>
        <w:rPr>
          <w:rFonts w:ascii="Times New Roman" w:hAnsi="Times New Roman" w:cs="Times New Roman"/>
          <w:b/>
          <w:color w:val="FFFFFF"/>
          <w:sz w:val="48"/>
          <w:szCs w:val="48"/>
        </w:rPr>
        <w:t>dddst</w:t>
      </w:r>
      <w:proofErr w:type="spellEnd"/>
      <w:proofErr w:type="gramEnd"/>
    </w:p>
    <w:p w14:paraId="672D2C5B" w14:textId="77777777" w:rsidR="00C7202C" w:rsidRPr="00CA289F" w:rsidRDefault="00C7202C">
      <w:pPr>
        <w:pStyle w:val="TOCHeading1"/>
        <w:rPr>
          <w:rFonts w:ascii="Times New Roman" w:hAnsi="Times New Roman"/>
        </w:rPr>
      </w:pPr>
      <w:bookmarkStart w:id="0" w:name="_Toc450823062"/>
      <w:r w:rsidRPr="00CA289F">
        <w:rPr>
          <w:rFonts w:ascii="Times New Roman" w:hAnsi="Times New Roman"/>
        </w:rPr>
        <w:t>Table of Contents</w:t>
      </w:r>
      <w:bookmarkEnd w:id="0"/>
    </w:p>
    <w:p w14:paraId="4B0B98D1" w14:textId="77777777" w:rsidR="00B14AB9" w:rsidRPr="002705D6" w:rsidRDefault="00C7202C">
      <w:pPr>
        <w:pStyle w:val="TOC1"/>
        <w:rPr>
          <w:rFonts w:ascii="Calibri" w:hAnsi="Calibri" w:cs="Times New Roman"/>
          <w:b w:val="0"/>
          <w:noProof/>
          <w:sz w:val="22"/>
          <w:szCs w:val="22"/>
          <w:lang w:eastAsia="en-US"/>
        </w:rPr>
      </w:pPr>
      <w:r w:rsidRPr="00CA289F">
        <w:rPr>
          <w:rFonts w:ascii="Times New Roman" w:hAnsi="Times New Roman" w:cs="Times New Roman"/>
        </w:rPr>
        <w:fldChar w:fldCharType="begin"/>
      </w:r>
      <w:r w:rsidRPr="00CA289F">
        <w:rPr>
          <w:rFonts w:ascii="Times New Roman" w:hAnsi="Times New Roman" w:cs="Times New Roman"/>
        </w:rPr>
        <w:instrText xml:space="preserve"> TOC \o "1-3" \h \z \u </w:instrText>
      </w:r>
      <w:r w:rsidRPr="00CA289F">
        <w:rPr>
          <w:rFonts w:ascii="Times New Roman" w:hAnsi="Times New Roman" w:cs="Times New Roman"/>
        </w:rPr>
        <w:fldChar w:fldCharType="separate"/>
      </w:r>
      <w:hyperlink w:anchor="_Toc450823062" w:history="1">
        <w:r w:rsidR="00B14AB9" w:rsidRPr="008137A1">
          <w:rPr>
            <w:rStyle w:val="Hyperlink"/>
            <w:rFonts w:ascii="Times New Roman" w:hAnsi="Times New Roman"/>
            <w:noProof/>
          </w:rPr>
          <w:t>Table of Contents</w:t>
        </w:r>
        <w:r w:rsidR="00B14AB9">
          <w:rPr>
            <w:noProof/>
            <w:webHidden/>
          </w:rPr>
          <w:tab/>
        </w:r>
        <w:r w:rsidR="00B14AB9">
          <w:rPr>
            <w:noProof/>
            <w:webHidden/>
          </w:rPr>
          <w:fldChar w:fldCharType="begin"/>
        </w:r>
        <w:r w:rsidR="00B14AB9">
          <w:rPr>
            <w:noProof/>
            <w:webHidden/>
          </w:rPr>
          <w:instrText xml:space="preserve"> PAGEREF _Toc450823062 \h </w:instrText>
        </w:r>
        <w:r w:rsidR="00B14AB9">
          <w:rPr>
            <w:noProof/>
            <w:webHidden/>
          </w:rPr>
        </w:r>
        <w:r w:rsidR="00B14AB9">
          <w:rPr>
            <w:noProof/>
            <w:webHidden/>
          </w:rPr>
          <w:fldChar w:fldCharType="separate"/>
        </w:r>
        <w:r w:rsidR="00B14AB9">
          <w:rPr>
            <w:noProof/>
            <w:webHidden/>
          </w:rPr>
          <w:t>1</w:t>
        </w:r>
        <w:r w:rsidR="00B14AB9">
          <w:rPr>
            <w:noProof/>
            <w:webHidden/>
          </w:rPr>
          <w:fldChar w:fldCharType="end"/>
        </w:r>
      </w:hyperlink>
    </w:p>
    <w:p w14:paraId="16F26A23" w14:textId="77777777" w:rsidR="00B14AB9" w:rsidRPr="002705D6" w:rsidRDefault="00046FC6">
      <w:pPr>
        <w:pStyle w:val="TOC1"/>
        <w:tabs>
          <w:tab w:val="left" w:pos="2880"/>
        </w:tabs>
        <w:rPr>
          <w:rFonts w:ascii="Calibri" w:hAnsi="Calibri" w:cs="Times New Roman"/>
          <w:b w:val="0"/>
          <w:noProof/>
          <w:sz w:val="22"/>
          <w:szCs w:val="22"/>
          <w:lang w:eastAsia="en-US"/>
        </w:rPr>
      </w:pPr>
      <w:hyperlink w:anchor="_Toc450823063" w:history="1">
        <w:r w:rsidR="00B14AB9" w:rsidRPr="008137A1">
          <w:rPr>
            <w:rStyle w:val="Hyperlink"/>
            <w:rFonts w:ascii="Symbol" w:hAnsi="Symbol" w:cs="Symbol"/>
            <w:noProof/>
          </w:rPr>
          <w:t>1.0</w:t>
        </w:r>
        <w:r w:rsidR="00B14AB9" w:rsidRPr="002705D6">
          <w:rPr>
            <w:rFonts w:ascii="Calibri" w:hAnsi="Calibri" w:cs="Times New Roman"/>
            <w:b w:val="0"/>
            <w:noProof/>
            <w:sz w:val="22"/>
            <w:szCs w:val="22"/>
            <w:lang w:eastAsia="en-US"/>
          </w:rPr>
          <w:tab/>
        </w:r>
        <w:r w:rsidR="00B14AB9" w:rsidRPr="008137A1">
          <w:rPr>
            <w:rStyle w:val="Hyperlink"/>
            <w:rFonts w:ascii="Times New Roman" w:hAnsi="Times New Roman" w:cs="Times New Roman"/>
            <w:noProof/>
          </w:rPr>
          <w:t>Introduction</w:t>
        </w:r>
        <w:r w:rsidR="00B14AB9">
          <w:rPr>
            <w:noProof/>
            <w:webHidden/>
          </w:rPr>
          <w:tab/>
        </w:r>
        <w:r w:rsidR="00B14AB9">
          <w:rPr>
            <w:noProof/>
            <w:webHidden/>
          </w:rPr>
          <w:fldChar w:fldCharType="begin"/>
        </w:r>
        <w:r w:rsidR="00B14AB9">
          <w:rPr>
            <w:noProof/>
            <w:webHidden/>
          </w:rPr>
          <w:instrText xml:space="preserve"> PAGEREF _Toc450823063 \h </w:instrText>
        </w:r>
        <w:r w:rsidR="00B14AB9">
          <w:rPr>
            <w:noProof/>
            <w:webHidden/>
          </w:rPr>
        </w:r>
        <w:r w:rsidR="00B14AB9">
          <w:rPr>
            <w:noProof/>
            <w:webHidden/>
          </w:rPr>
          <w:fldChar w:fldCharType="separate"/>
        </w:r>
        <w:r w:rsidR="00B14AB9">
          <w:rPr>
            <w:noProof/>
            <w:webHidden/>
          </w:rPr>
          <w:t>4</w:t>
        </w:r>
        <w:r w:rsidR="00B14AB9">
          <w:rPr>
            <w:noProof/>
            <w:webHidden/>
          </w:rPr>
          <w:fldChar w:fldCharType="end"/>
        </w:r>
      </w:hyperlink>
    </w:p>
    <w:p w14:paraId="6CDE7CE1" w14:textId="77777777" w:rsidR="00B14AB9" w:rsidRPr="002705D6" w:rsidRDefault="00046FC6">
      <w:pPr>
        <w:pStyle w:val="TOC1"/>
        <w:tabs>
          <w:tab w:val="left" w:pos="2880"/>
        </w:tabs>
        <w:rPr>
          <w:rFonts w:ascii="Calibri" w:hAnsi="Calibri" w:cs="Times New Roman"/>
          <w:b w:val="0"/>
          <w:noProof/>
          <w:sz w:val="22"/>
          <w:szCs w:val="22"/>
          <w:lang w:eastAsia="en-US"/>
        </w:rPr>
      </w:pPr>
      <w:hyperlink w:anchor="_Toc450823064" w:history="1">
        <w:r w:rsidR="00B14AB9" w:rsidRPr="008137A1">
          <w:rPr>
            <w:rStyle w:val="Hyperlink"/>
            <w:rFonts w:ascii="Symbol" w:hAnsi="Symbol" w:cs="Symbol"/>
            <w:noProof/>
          </w:rPr>
          <w:t>2.0</w:t>
        </w:r>
        <w:r w:rsidR="00B14AB9" w:rsidRPr="002705D6">
          <w:rPr>
            <w:rFonts w:ascii="Calibri" w:hAnsi="Calibri" w:cs="Times New Roman"/>
            <w:b w:val="0"/>
            <w:noProof/>
            <w:sz w:val="22"/>
            <w:szCs w:val="22"/>
            <w:lang w:eastAsia="en-US"/>
          </w:rPr>
          <w:tab/>
        </w:r>
        <w:r w:rsidR="00B14AB9" w:rsidRPr="008137A1">
          <w:rPr>
            <w:rStyle w:val="Hyperlink"/>
            <w:rFonts w:ascii="Times New Roman" w:hAnsi="Times New Roman" w:cs="Times New Roman"/>
            <w:noProof/>
          </w:rPr>
          <w:t>Source Data Mapping Approach</w:t>
        </w:r>
        <w:r w:rsidR="00B14AB9">
          <w:rPr>
            <w:noProof/>
            <w:webHidden/>
          </w:rPr>
          <w:tab/>
        </w:r>
        <w:r w:rsidR="00B14AB9">
          <w:rPr>
            <w:noProof/>
            <w:webHidden/>
          </w:rPr>
          <w:fldChar w:fldCharType="begin"/>
        </w:r>
        <w:r w:rsidR="00B14AB9">
          <w:rPr>
            <w:noProof/>
            <w:webHidden/>
          </w:rPr>
          <w:instrText xml:space="preserve"> PAGEREF _Toc450823064 \h </w:instrText>
        </w:r>
        <w:r w:rsidR="00B14AB9">
          <w:rPr>
            <w:noProof/>
            <w:webHidden/>
          </w:rPr>
        </w:r>
        <w:r w:rsidR="00B14AB9">
          <w:rPr>
            <w:noProof/>
            <w:webHidden/>
          </w:rPr>
          <w:fldChar w:fldCharType="separate"/>
        </w:r>
        <w:r w:rsidR="00B14AB9">
          <w:rPr>
            <w:noProof/>
            <w:webHidden/>
          </w:rPr>
          <w:t>4</w:t>
        </w:r>
        <w:r w:rsidR="00B14AB9">
          <w:rPr>
            <w:noProof/>
            <w:webHidden/>
          </w:rPr>
          <w:fldChar w:fldCharType="end"/>
        </w:r>
      </w:hyperlink>
    </w:p>
    <w:p w14:paraId="2E69BE79" w14:textId="77777777" w:rsidR="00B14AB9" w:rsidRPr="002705D6" w:rsidRDefault="00046FC6">
      <w:pPr>
        <w:pStyle w:val="TOC1"/>
        <w:tabs>
          <w:tab w:val="left" w:pos="2880"/>
        </w:tabs>
        <w:rPr>
          <w:rFonts w:ascii="Calibri" w:hAnsi="Calibri" w:cs="Times New Roman"/>
          <w:b w:val="0"/>
          <w:noProof/>
          <w:sz w:val="22"/>
          <w:szCs w:val="22"/>
          <w:lang w:eastAsia="en-US"/>
        </w:rPr>
      </w:pPr>
      <w:hyperlink w:anchor="_Toc450823065" w:history="1">
        <w:r w:rsidR="00B14AB9" w:rsidRPr="008137A1">
          <w:rPr>
            <w:rStyle w:val="Hyperlink"/>
            <w:rFonts w:ascii="Symbol" w:hAnsi="Symbol" w:cs="Symbol"/>
            <w:noProof/>
          </w:rPr>
          <w:t>3.0</w:t>
        </w:r>
        <w:r w:rsidR="00B14AB9" w:rsidRPr="002705D6">
          <w:rPr>
            <w:rFonts w:ascii="Calibri" w:hAnsi="Calibri" w:cs="Times New Roman"/>
            <w:b w:val="0"/>
            <w:noProof/>
            <w:sz w:val="22"/>
            <w:szCs w:val="22"/>
            <w:lang w:eastAsia="en-US"/>
          </w:rPr>
          <w:tab/>
        </w:r>
        <w:r w:rsidR="00B14AB9" w:rsidRPr="008137A1">
          <w:rPr>
            <w:rStyle w:val="Hyperlink"/>
            <w:rFonts w:ascii="Times New Roman" w:hAnsi="Times New Roman" w:cs="Times New Roman"/>
            <w:noProof/>
          </w:rPr>
          <w:t>Source Data Mapping</w:t>
        </w:r>
        <w:r w:rsidR="00B14AB9">
          <w:rPr>
            <w:noProof/>
            <w:webHidden/>
          </w:rPr>
          <w:tab/>
        </w:r>
        <w:r w:rsidR="00B14AB9">
          <w:rPr>
            <w:noProof/>
            <w:webHidden/>
          </w:rPr>
          <w:fldChar w:fldCharType="begin"/>
        </w:r>
        <w:r w:rsidR="00B14AB9">
          <w:rPr>
            <w:noProof/>
            <w:webHidden/>
          </w:rPr>
          <w:instrText xml:space="preserve"> PAGEREF _Toc450823065 \h </w:instrText>
        </w:r>
        <w:r w:rsidR="00B14AB9">
          <w:rPr>
            <w:noProof/>
            <w:webHidden/>
          </w:rPr>
        </w:r>
        <w:r w:rsidR="00B14AB9">
          <w:rPr>
            <w:noProof/>
            <w:webHidden/>
          </w:rPr>
          <w:fldChar w:fldCharType="separate"/>
        </w:r>
        <w:r w:rsidR="00B14AB9">
          <w:rPr>
            <w:noProof/>
            <w:webHidden/>
          </w:rPr>
          <w:t>4</w:t>
        </w:r>
        <w:r w:rsidR="00B14AB9">
          <w:rPr>
            <w:noProof/>
            <w:webHidden/>
          </w:rPr>
          <w:fldChar w:fldCharType="end"/>
        </w:r>
      </w:hyperlink>
    </w:p>
    <w:p w14:paraId="29BCEFD1" w14:textId="77777777" w:rsidR="00B14AB9" w:rsidRPr="002705D6" w:rsidRDefault="00046FC6">
      <w:pPr>
        <w:pStyle w:val="TOC2"/>
        <w:tabs>
          <w:tab w:val="left" w:pos="3384"/>
        </w:tabs>
        <w:rPr>
          <w:rFonts w:ascii="Calibri" w:hAnsi="Calibri" w:cs="Times New Roman"/>
          <w:noProof/>
          <w:sz w:val="22"/>
          <w:szCs w:val="22"/>
          <w:lang w:eastAsia="en-US"/>
        </w:rPr>
      </w:pPr>
      <w:hyperlink w:anchor="_Toc450823066" w:history="1">
        <w:r w:rsidR="00B14AB9" w:rsidRPr="008137A1">
          <w:rPr>
            <w:rStyle w:val="Hyperlink"/>
            <w:rFonts w:ascii="Times New Roman" w:hAnsi="Times New Roman" w:cs="Times New Roman"/>
            <w:noProof/>
          </w:rPr>
          <w:t>3.1</w:t>
        </w:r>
        <w:r w:rsidR="00B14AB9" w:rsidRPr="002705D6">
          <w:rPr>
            <w:rFonts w:ascii="Calibri" w:hAnsi="Calibri" w:cs="Times New Roman"/>
            <w:noProof/>
            <w:sz w:val="22"/>
            <w:szCs w:val="22"/>
            <w:lang w:eastAsia="en-US"/>
          </w:rPr>
          <w:tab/>
        </w:r>
        <w:r w:rsidR="00B14AB9" w:rsidRPr="008137A1">
          <w:rPr>
            <w:rStyle w:val="Hyperlink"/>
            <w:rFonts w:ascii="Times New Roman" w:hAnsi="Times New Roman" w:cs="Times New Roman"/>
            <w:noProof/>
          </w:rPr>
          <w:t>Data Mapping</w:t>
        </w:r>
        <w:r w:rsidR="00B14AB9">
          <w:rPr>
            <w:noProof/>
            <w:webHidden/>
          </w:rPr>
          <w:tab/>
        </w:r>
        <w:r w:rsidR="00B14AB9">
          <w:rPr>
            <w:noProof/>
            <w:webHidden/>
          </w:rPr>
          <w:fldChar w:fldCharType="begin"/>
        </w:r>
        <w:r w:rsidR="00B14AB9">
          <w:rPr>
            <w:noProof/>
            <w:webHidden/>
          </w:rPr>
          <w:instrText xml:space="preserve"> PAGEREF _Toc450823066 \h </w:instrText>
        </w:r>
        <w:r w:rsidR="00B14AB9">
          <w:rPr>
            <w:noProof/>
            <w:webHidden/>
          </w:rPr>
        </w:r>
        <w:r w:rsidR="00B14AB9">
          <w:rPr>
            <w:noProof/>
            <w:webHidden/>
          </w:rPr>
          <w:fldChar w:fldCharType="separate"/>
        </w:r>
        <w:r w:rsidR="00B14AB9">
          <w:rPr>
            <w:noProof/>
            <w:webHidden/>
          </w:rPr>
          <w:t>4</w:t>
        </w:r>
        <w:r w:rsidR="00B14AB9">
          <w:rPr>
            <w:noProof/>
            <w:webHidden/>
          </w:rPr>
          <w:fldChar w:fldCharType="end"/>
        </w:r>
      </w:hyperlink>
    </w:p>
    <w:p w14:paraId="5048DFD2" w14:textId="77777777" w:rsidR="00B14AB9" w:rsidRPr="002705D6" w:rsidRDefault="00046FC6">
      <w:pPr>
        <w:pStyle w:val="TOC3"/>
        <w:tabs>
          <w:tab w:val="left" w:pos="3676"/>
        </w:tabs>
        <w:rPr>
          <w:rFonts w:ascii="Calibri" w:hAnsi="Calibri" w:cs="Times New Roman"/>
          <w:noProof/>
          <w:sz w:val="22"/>
          <w:szCs w:val="22"/>
          <w:lang w:eastAsia="en-US"/>
        </w:rPr>
      </w:pPr>
      <w:hyperlink w:anchor="_Toc450823067" w:history="1">
        <w:r w:rsidR="00B14AB9" w:rsidRPr="008137A1">
          <w:rPr>
            <w:rStyle w:val="Hyperlink"/>
            <w:rFonts w:ascii="Courier New" w:hAnsi="Courier New" w:cs="Courier New"/>
            <w:noProof/>
          </w:rPr>
          <w:t>3.1.1</w:t>
        </w:r>
        <w:r w:rsidR="00B14AB9" w:rsidRPr="002705D6">
          <w:rPr>
            <w:rFonts w:ascii="Calibri" w:hAnsi="Calibri" w:cs="Times New Roman"/>
            <w:noProof/>
            <w:sz w:val="22"/>
            <w:szCs w:val="22"/>
            <w:lang w:eastAsia="en-US"/>
          </w:rPr>
          <w:tab/>
        </w:r>
        <w:r w:rsidR="00B14AB9" w:rsidRPr="008137A1">
          <w:rPr>
            <w:rStyle w:val="Hyperlink"/>
            <w:rFonts w:ascii="Times New Roman" w:hAnsi="Times New Roman" w:cs="Times New Roman"/>
            <w:noProof/>
          </w:rPr>
          <w:t>Table: Demographic</w:t>
        </w:r>
        <w:r w:rsidR="00B14AB9">
          <w:rPr>
            <w:noProof/>
            <w:webHidden/>
          </w:rPr>
          <w:tab/>
        </w:r>
        <w:r w:rsidR="00B14AB9">
          <w:rPr>
            <w:noProof/>
            <w:webHidden/>
          </w:rPr>
          <w:fldChar w:fldCharType="begin"/>
        </w:r>
        <w:r w:rsidR="00B14AB9">
          <w:rPr>
            <w:noProof/>
            <w:webHidden/>
          </w:rPr>
          <w:instrText xml:space="preserve"> PAGEREF _Toc450823067 \h </w:instrText>
        </w:r>
        <w:r w:rsidR="00B14AB9">
          <w:rPr>
            <w:noProof/>
            <w:webHidden/>
          </w:rPr>
        </w:r>
        <w:r w:rsidR="00B14AB9">
          <w:rPr>
            <w:noProof/>
            <w:webHidden/>
          </w:rPr>
          <w:fldChar w:fldCharType="separate"/>
        </w:r>
        <w:r w:rsidR="00B14AB9">
          <w:rPr>
            <w:noProof/>
            <w:webHidden/>
          </w:rPr>
          <w:t>4</w:t>
        </w:r>
        <w:r w:rsidR="00B14AB9">
          <w:rPr>
            <w:noProof/>
            <w:webHidden/>
          </w:rPr>
          <w:fldChar w:fldCharType="end"/>
        </w:r>
      </w:hyperlink>
    </w:p>
    <w:p w14:paraId="16BF4C4A" w14:textId="77777777" w:rsidR="00B14AB9" w:rsidRPr="002705D6" w:rsidRDefault="00046FC6">
      <w:pPr>
        <w:pStyle w:val="TOC3"/>
        <w:tabs>
          <w:tab w:val="left" w:pos="3676"/>
        </w:tabs>
        <w:rPr>
          <w:rFonts w:ascii="Calibri" w:hAnsi="Calibri" w:cs="Times New Roman"/>
          <w:noProof/>
          <w:sz w:val="22"/>
          <w:szCs w:val="22"/>
          <w:lang w:eastAsia="en-US"/>
        </w:rPr>
      </w:pPr>
      <w:hyperlink w:anchor="_Toc450823068" w:history="1">
        <w:r w:rsidR="00B14AB9" w:rsidRPr="008137A1">
          <w:rPr>
            <w:rStyle w:val="Hyperlink"/>
            <w:rFonts w:ascii="Courier New" w:hAnsi="Courier New" w:cs="Courier New"/>
            <w:noProof/>
          </w:rPr>
          <w:t>3.1.2</w:t>
        </w:r>
        <w:r w:rsidR="00B14AB9" w:rsidRPr="002705D6">
          <w:rPr>
            <w:rFonts w:ascii="Calibri" w:hAnsi="Calibri" w:cs="Times New Roman"/>
            <w:noProof/>
            <w:sz w:val="22"/>
            <w:szCs w:val="22"/>
            <w:lang w:eastAsia="en-US"/>
          </w:rPr>
          <w:tab/>
        </w:r>
        <w:r w:rsidR="00B14AB9" w:rsidRPr="008137A1">
          <w:rPr>
            <w:rStyle w:val="Hyperlink"/>
            <w:rFonts w:ascii="Times New Roman" w:hAnsi="Times New Roman" w:cs="Times New Roman"/>
            <w:noProof/>
          </w:rPr>
          <w:t>Table: Enrollment</w:t>
        </w:r>
        <w:r w:rsidR="00B14AB9">
          <w:rPr>
            <w:noProof/>
            <w:webHidden/>
          </w:rPr>
          <w:tab/>
        </w:r>
        <w:r w:rsidR="00B14AB9">
          <w:rPr>
            <w:noProof/>
            <w:webHidden/>
          </w:rPr>
          <w:fldChar w:fldCharType="begin"/>
        </w:r>
        <w:r w:rsidR="00B14AB9">
          <w:rPr>
            <w:noProof/>
            <w:webHidden/>
          </w:rPr>
          <w:instrText xml:space="preserve"> PAGEREF _Toc450823068 \h </w:instrText>
        </w:r>
        <w:r w:rsidR="00B14AB9">
          <w:rPr>
            <w:noProof/>
            <w:webHidden/>
          </w:rPr>
        </w:r>
        <w:r w:rsidR="00B14AB9">
          <w:rPr>
            <w:noProof/>
            <w:webHidden/>
          </w:rPr>
          <w:fldChar w:fldCharType="separate"/>
        </w:r>
        <w:r w:rsidR="00B14AB9">
          <w:rPr>
            <w:noProof/>
            <w:webHidden/>
          </w:rPr>
          <w:t>7</w:t>
        </w:r>
        <w:r w:rsidR="00B14AB9">
          <w:rPr>
            <w:noProof/>
            <w:webHidden/>
          </w:rPr>
          <w:fldChar w:fldCharType="end"/>
        </w:r>
      </w:hyperlink>
    </w:p>
    <w:p w14:paraId="43DE73EC" w14:textId="77777777" w:rsidR="00B14AB9" w:rsidRPr="002705D6" w:rsidRDefault="00046FC6">
      <w:pPr>
        <w:pStyle w:val="TOC3"/>
        <w:tabs>
          <w:tab w:val="left" w:pos="3676"/>
        </w:tabs>
        <w:rPr>
          <w:rFonts w:ascii="Calibri" w:hAnsi="Calibri" w:cs="Times New Roman"/>
          <w:noProof/>
          <w:sz w:val="22"/>
          <w:szCs w:val="22"/>
          <w:lang w:eastAsia="en-US"/>
        </w:rPr>
      </w:pPr>
      <w:hyperlink w:anchor="_Toc450823069" w:history="1">
        <w:r w:rsidR="00B14AB9" w:rsidRPr="008137A1">
          <w:rPr>
            <w:rStyle w:val="Hyperlink"/>
            <w:rFonts w:ascii="Courier New" w:hAnsi="Courier New" w:cs="Courier New"/>
            <w:noProof/>
          </w:rPr>
          <w:t>3.1.3</w:t>
        </w:r>
        <w:r w:rsidR="00B14AB9" w:rsidRPr="002705D6">
          <w:rPr>
            <w:rFonts w:ascii="Calibri" w:hAnsi="Calibri" w:cs="Times New Roman"/>
            <w:noProof/>
            <w:sz w:val="22"/>
            <w:szCs w:val="22"/>
            <w:lang w:eastAsia="en-US"/>
          </w:rPr>
          <w:tab/>
        </w:r>
        <w:r w:rsidR="00B14AB9" w:rsidRPr="008137A1">
          <w:rPr>
            <w:rStyle w:val="Hyperlink"/>
            <w:rFonts w:ascii="Times New Roman" w:hAnsi="Times New Roman" w:cs="Times New Roman"/>
            <w:noProof/>
          </w:rPr>
          <w:t>Table: Encounter</w:t>
        </w:r>
        <w:r w:rsidR="00B14AB9">
          <w:rPr>
            <w:noProof/>
            <w:webHidden/>
          </w:rPr>
          <w:tab/>
        </w:r>
        <w:r w:rsidR="00B14AB9">
          <w:rPr>
            <w:noProof/>
            <w:webHidden/>
          </w:rPr>
          <w:fldChar w:fldCharType="begin"/>
        </w:r>
        <w:r w:rsidR="00B14AB9">
          <w:rPr>
            <w:noProof/>
            <w:webHidden/>
          </w:rPr>
          <w:instrText xml:space="preserve"> PAGEREF _Toc450823069 \h </w:instrText>
        </w:r>
        <w:r w:rsidR="00B14AB9">
          <w:rPr>
            <w:noProof/>
            <w:webHidden/>
          </w:rPr>
        </w:r>
        <w:r w:rsidR="00B14AB9">
          <w:rPr>
            <w:noProof/>
            <w:webHidden/>
          </w:rPr>
          <w:fldChar w:fldCharType="separate"/>
        </w:r>
        <w:r w:rsidR="00B14AB9">
          <w:rPr>
            <w:noProof/>
            <w:webHidden/>
          </w:rPr>
          <w:t>8</w:t>
        </w:r>
        <w:r w:rsidR="00B14AB9">
          <w:rPr>
            <w:noProof/>
            <w:webHidden/>
          </w:rPr>
          <w:fldChar w:fldCharType="end"/>
        </w:r>
      </w:hyperlink>
    </w:p>
    <w:p w14:paraId="4811F1B0" w14:textId="77777777" w:rsidR="00B14AB9" w:rsidRPr="002705D6" w:rsidRDefault="00046FC6">
      <w:pPr>
        <w:pStyle w:val="TOC3"/>
        <w:tabs>
          <w:tab w:val="left" w:pos="3676"/>
        </w:tabs>
        <w:rPr>
          <w:rFonts w:ascii="Calibri" w:hAnsi="Calibri" w:cs="Times New Roman"/>
          <w:noProof/>
          <w:sz w:val="22"/>
          <w:szCs w:val="22"/>
          <w:lang w:eastAsia="en-US"/>
        </w:rPr>
      </w:pPr>
      <w:hyperlink w:anchor="_Toc450823070" w:history="1">
        <w:r w:rsidR="00B14AB9" w:rsidRPr="008137A1">
          <w:rPr>
            <w:rStyle w:val="Hyperlink"/>
            <w:rFonts w:ascii="Courier New" w:hAnsi="Courier New" w:cs="Courier New"/>
            <w:noProof/>
          </w:rPr>
          <w:t>3.1.4</w:t>
        </w:r>
        <w:r w:rsidR="00B14AB9" w:rsidRPr="002705D6">
          <w:rPr>
            <w:rFonts w:ascii="Calibri" w:hAnsi="Calibri" w:cs="Times New Roman"/>
            <w:noProof/>
            <w:sz w:val="22"/>
            <w:szCs w:val="22"/>
            <w:lang w:eastAsia="en-US"/>
          </w:rPr>
          <w:tab/>
        </w:r>
        <w:r w:rsidR="00B14AB9" w:rsidRPr="008137A1">
          <w:rPr>
            <w:rStyle w:val="Hyperlink"/>
            <w:rFonts w:ascii="Times New Roman" w:hAnsi="Times New Roman" w:cs="Times New Roman"/>
            <w:noProof/>
          </w:rPr>
          <w:t>Table: Diagnosis</w:t>
        </w:r>
        <w:r w:rsidR="00B14AB9">
          <w:rPr>
            <w:noProof/>
            <w:webHidden/>
          </w:rPr>
          <w:tab/>
        </w:r>
        <w:r w:rsidR="00B14AB9">
          <w:rPr>
            <w:noProof/>
            <w:webHidden/>
          </w:rPr>
          <w:fldChar w:fldCharType="begin"/>
        </w:r>
        <w:r w:rsidR="00B14AB9">
          <w:rPr>
            <w:noProof/>
            <w:webHidden/>
          </w:rPr>
          <w:instrText xml:space="preserve"> PAGEREF _Toc450823070 \h </w:instrText>
        </w:r>
        <w:r w:rsidR="00B14AB9">
          <w:rPr>
            <w:noProof/>
            <w:webHidden/>
          </w:rPr>
        </w:r>
        <w:r w:rsidR="00B14AB9">
          <w:rPr>
            <w:noProof/>
            <w:webHidden/>
          </w:rPr>
          <w:fldChar w:fldCharType="separate"/>
        </w:r>
        <w:r w:rsidR="00B14AB9">
          <w:rPr>
            <w:noProof/>
            <w:webHidden/>
          </w:rPr>
          <w:t>11</w:t>
        </w:r>
        <w:r w:rsidR="00B14AB9">
          <w:rPr>
            <w:noProof/>
            <w:webHidden/>
          </w:rPr>
          <w:fldChar w:fldCharType="end"/>
        </w:r>
      </w:hyperlink>
    </w:p>
    <w:p w14:paraId="7371B551" w14:textId="77777777" w:rsidR="00B14AB9" w:rsidRPr="002705D6" w:rsidRDefault="00046FC6">
      <w:pPr>
        <w:pStyle w:val="TOC3"/>
        <w:tabs>
          <w:tab w:val="left" w:pos="3676"/>
        </w:tabs>
        <w:rPr>
          <w:rFonts w:ascii="Calibri" w:hAnsi="Calibri" w:cs="Times New Roman"/>
          <w:noProof/>
          <w:sz w:val="22"/>
          <w:szCs w:val="22"/>
          <w:lang w:eastAsia="en-US"/>
        </w:rPr>
      </w:pPr>
      <w:hyperlink w:anchor="_Toc450823071" w:history="1">
        <w:r w:rsidR="00B14AB9" w:rsidRPr="008137A1">
          <w:rPr>
            <w:rStyle w:val="Hyperlink"/>
            <w:rFonts w:ascii="Courier New" w:hAnsi="Courier New" w:cs="Courier New"/>
            <w:noProof/>
          </w:rPr>
          <w:t>3.1.5</w:t>
        </w:r>
        <w:r w:rsidR="00B14AB9" w:rsidRPr="002705D6">
          <w:rPr>
            <w:rFonts w:ascii="Calibri" w:hAnsi="Calibri" w:cs="Times New Roman"/>
            <w:noProof/>
            <w:sz w:val="22"/>
            <w:szCs w:val="22"/>
            <w:lang w:eastAsia="en-US"/>
          </w:rPr>
          <w:tab/>
        </w:r>
        <w:r w:rsidR="00B14AB9" w:rsidRPr="008137A1">
          <w:rPr>
            <w:rStyle w:val="Hyperlink"/>
            <w:rFonts w:ascii="Times New Roman" w:hAnsi="Times New Roman" w:cs="Times New Roman"/>
            <w:noProof/>
          </w:rPr>
          <w:t>Table: Procedure</w:t>
        </w:r>
        <w:r w:rsidR="00B14AB9">
          <w:rPr>
            <w:noProof/>
            <w:webHidden/>
          </w:rPr>
          <w:tab/>
        </w:r>
        <w:r w:rsidR="00B14AB9">
          <w:rPr>
            <w:noProof/>
            <w:webHidden/>
          </w:rPr>
          <w:fldChar w:fldCharType="begin"/>
        </w:r>
        <w:r w:rsidR="00B14AB9">
          <w:rPr>
            <w:noProof/>
            <w:webHidden/>
          </w:rPr>
          <w:instrText xml:space="preserve"> PAGEREF _Toc450823071 \h </w:instrText>
        </w:r>
        <w:r w:rsidR="00B14AB9">
          <w:rPr>
            <w:noProof/>
            <w:webHidden/>
          </w:rPr>
        </w:r>
        <w:r w:rsidR="00B14AB9">
          <w:rPr>
            <w:noProof/>
            <w:webHidden/>
          </w:rPr>
          <w:fldChar w:fldCharType="separate"/>
        </w:r>
        <w:r w:rsidR="00B14AB9">
          <w:rPr>
            <w:noProof/>
            <w:webHidden/>
          </w:rPr>
          <w:t>14</w:t>
        </w:r>
        <w:r w:rsidR="00B14AB9">
          <w:rPr>
            <w:noProof/>
            <w:webHidden/>
          </w:rPr>
          <w:fldChar w:fldCharType="end"/>
        </w:r>
      </w:hyperlink>
    </w:p>
    <w:p w14:paraId="6C45D018" w14:textId="77777777" w:rsidR="00B14AB9" w:rsidRPr="002705D6" w:rsidRDefault="00046FC6">
      <w:pPr>
        <w:pStyle w:val="TOC3"/>
        <w:tabs>
          <w:tab w:val="left" w:pos="3676"/>
        </w:tabs>
        <w:rPr>
          <w:rFonts w:ascii="Calibri" w:hAnsi="Calibri" w:cs="Times New Roman"/>
          <w:noProof/>
          <w:sz w:val="22"/>
          <w:szCs w:val="22"/>
          <w:lang w:eastAsia="en-US"/>
        </w:rPr>
      </w:pPr>
      <w:hyperlink w:anchor="_Toc450823072" w:history="1">
        <w:r w:rsidR="00B14AB9" w:rsidRPr="008137A1">
          <w:rPr>
            <w:rStyle w:val="Hyperlink"/>
            <w:rFonts w:ascii="Courier New" w:hAnsi="Courier New" w:cs="Courier New"/>
            <w:noProof/>
          </w:rPr>
          <w:t>3.1.6</w:t>
        </w:r>
        <w:r w:rsidR="00B14AB9" w:rsidRPr="002705D6">
          <w:rPr>
            <w:rFonts w:ascii="Calibri" w:hAnsi="Calibri" w:cs="Times New Roman"/>
            <w:noProof/>
            <w:sz w:val="22"/>
            <w:szCs w:val="22"/>
            <w:lang w:eastAsia="en-US"/>
          </w:rPr>
          <w:tab/>
        </w:r>
        <w:r w:rsidR="00B14AB9" w:rsidRPr="008137A1">
          <w:rPr>
            <w:rStyle w:val="Hyperlink"/>
            <w:rFonts w:ascii="Times New Roman" w:hAnsi="Times New Roman" w:cs="Times New Roman"/>
            <w:noProof/>
          </w:rPr>
          <w:t>Table: Vital</w:t>
        </w:r>
        <w:r w:rsidR="00B14AB9">
          <w:rPr>
            <w:noProof/>
            <w:webHidden/>
          </w:rPr>
          <w:tab/>
        </w:r>
        <w:r w:rsidR="00B14AB9">
          <w:rPr>
            <w:noProof/>
            <w:webHidden/>
          </w:rPr>
          <w:fldChar w:fldCharType="begin"/>
        </w:r>
        <w:r w:rsidR="00B14AB9">
          <w:rPr>
            <w:noProof/>
            <w:webHidden/>
          </w:rPr>
          <w:instrText xml:space="preserve"> PAGEREF _Toc450823072 \h </w:instrText>
        </w:r>
        <w:r w:rsidR="00B14AB9">
          <w:rPr>
            <w:noProof/>
            <w:webHidden/>
          </w:rPr>
        </w:r>
        <w:r w:rsidR="00B14AB9">
          <w:rPr>
            <w:noProof/>
            <w:webHidden/>
          </w:rPr>
          <w:fldChar w:fldCharType="separate"/>
        </w:r>
        <w:r w:rsidR="00B14AB9">
          <w:rPr>
            <w:noProof/>
            <w:webHidden/>
          </w:rPr>
          <w:t>15</w:t>
        </w:r>
        <w:r w:rsidR="00B14AB9">
          <w:rPr>
            <w:noProof/>
            <w:webHidden/>
          </w:rPr>
          <w:fldChar w:fldCharType="end"/>
        </w:r>
      </w:hyperlink>
    </w:p>
    <w:p w14:paraId="4D4D29AB" w14:textId="77777777" w:rsidR="00B14AB9" w:rsidRPr="002705D6" w:rsidRDefault="00046FC6">
      <w:pPr>
        <w:pStyle w:val="TOC3"/>
        <w:tabs>
          <w:tab w:val="left" w:pos="3676"/>
        </w:tabs>
        <w:rPr>
          <w:rFonts w:ascii="Calibri" w:hAnsi="Calibri" w:cs="Times New Roman"/>
          <w:noProof/>
          <w:sz w:val="22"/>
          <w:szCs w:val="22"/>
          <w:lang w:eastAsia="en-US"/>
        </w:rPr>
      </w:pPr>
      <w:hyperlink w:anchor="_Toc450823073" w:history="1">
        <w:r w:rsidR="00B14AB9" w:rsidRPr="008137A1">
          <w:rPr>
            <w:rStyle w:val="Hyperlink"/>
            <w:rFonts w:ascii="Courier New" w:hAnsi="Courier New" w:cs="Courier New"/>
            <w:noProof/>
          </w:rPr>
          <w:t>3.1.7</w:t>
        </w:r>
        <w:r w:rsidR="00B14AB9" w:rsidRPr="002705D6">
          <w:rPr>
            <w:rFonts w:ascii="Calibri" w:hAnsi="Calibri" w:cs="Times New Roman"/>
            <w:noProof/>
            <w:sz w:val="22"/>
            <w:szCs w:val="22"/>
            <w:lang w:eastAsia="en-US"/>
          </w:rPr>
          <w:tab/>
        </w:r>
        <w:r w:rsidR="00B14AB9" w:rsidRPr="008137A1">
          <w:rPr>
            <w:rStyle w:val="Hyperlink"/>
            <w:rFonts w:ascii="Times New Roman" w:hAnsi="Times New Roman" w:cs="Times New Roman"/>
            <w:noProof/>
          </w:rPr>
          <w:t>Table: LAB_RESULT_CM</w:t>
        </w:r>
        <w:r w:rsidR="00B14AB9">
          <w:rPr>
            <w:noProof/>
            <w:webHidden/>
          </w:rPr>
          <w:tab/>
        </w:r>
        <w:r w:rsidR="00B14AB9">
          <w:rPr>
            <w:noProof/>
            <w:webHidden/>
          </w:rPr>
          <w:fldChar w:fldCharType="begin"/>
        </w:r>
        <w:r w:rsidR="00B14AB9">
          <w:rPr>
            <w:noProof/>
            <w:webHidden/>
          </w:rPr>
          <w:instrText xml:space="preserve"> PAGEREF _Toc450823073 \h </w:instrText>
        </w:r>
        <w:r w:rsidR="00B14AB9">
          <w:rPr>
            <w:noProof/>
            <w:webHidden/>
          </w:rPr>
        </w:r>
        <w:r w:rsidR="00B14AB9">
          <w:rPr>
            <w:noProof/>
            <w:webHidden/>
          </w:rPr>
          <w:fldChar w:fldCharType="separate"/>
        </w:r>
        <w:r w:rsidR="00B14AB9">
          <w:rPr>
            <w:noProof/>
            <w:webHidden/>
          </w:rPr>
          <w:t>21</w:t>
        </w:r>
        <w:r w:rsidR="00B14AB9">
          <w:rPr>
            <w:noProof/>
            <w:webHidden/>
          </w:rPr>
          <w:fldChar w:fldCharType="end"/>
        </w:r>
      </w:hyperlink>
    </w:p>
    <w:p w14:paraId="24447631" w14:textId="77777777" w:rsidR="00B14AB9" w:rsidRPr="002705D6" w:rsidRDefault="00046FC6">
      <w:pPr>
        <w:pStyle w:val="TOC3"/>
        <w:tabs>
          <w:tab w:val="left" w:pos="3676"/>
        </w:tabs>
        <w:rPr>
          <w:rFonts w:ascii="Calibri" w:hAnsi="Calibri" w:cs="Times New Roman"/>
          <w:noProof/>
          <w:sz w:val="22"/>
          <w:szCs w:val="22"/>
          <w:lang w:eastAsia="en-US"/>
        </w:rPr>
      </w:pPr>
      <w:hyperlink w:anchor="_Toc450823074" w:history="1">
        <w:r w:rsidR="00B14AB9" w:rsidRPr="008137A1">
          <w:rPr>
            <w:rStyle w:val="Hyperlink"/>
            <w:rFonts w:ascii="Courier New" w:hAnsi="Courier New" w:cs="Courier New"/>
            <w:noProof/>
          </w:rPr>
          <w:t>3.1.8</w:t>
        </w:r>
        <w:r w:rsidR="00B14AB9" w:rsidRPr="002705D6">
          <w:rPr>
            <w:rFonts w:ascii="Calibri" w:hAnsi="Calibri" w:cs="Times New Roman"/>
            <w:noProof/>
            <w:sz w:val="22"/>
            <w:szCs w:val="22"/>
            <w:lang w:eastAsia="en-US"/>
          </w:rPr>
          <w:tab/>
        </w:r>
        <w:r w:rsidR="00B14AB9" w:rsidRPr="008137A1">
          <w:rPr>
            <w:rStyle w:val="Hyperlink"/>
            <w:rFonts w:ascii="Times New Roman" w:hAnsi="Times New Roman" w:cs="Times New Roman"/>
            <w:noProof/>
          </w:rPr>
          <w:t>Table: CONDITION</w:t>
        </w:r>
        <w:r w:rsidR="00B14AB9">
          <w:rPr>
            <w:noProof/>
            <w:webHidden/>
          </w:rPr>
          <w:tab/>
        </w:r>
        <w:r w:rsidR="00B14AB9">
          <w:rPr>
            <w:noProof/>
            <w:webHidden/>
          </w:rPr>
          <w:fldChar w:fldCharType="begin"/>
        </w:r>
        <w:r w:rsidR="00B14AB9">
          <w:rPr>
            <w:noProof/>
            <w:webHidden/>
          </w:rPr>
          <w:instrText xml:space="preserve"> PAGEREF _Toc450823074 \h </w:instrText>
        </w:r>
        <w:r w:rsidR="00B14AB9">
          <w:rPr>
            <w:noProof/>
            <w:webHidden/>
          </w:rPr>
        </w:r>
        <w:r w:rsidR="00B14AB9">
          <w:rPr>
            <w:noProof/>
            <w:webHidden/>
          </w:rPr>
          <w:fldChar w:fldCharType="separate"/>
        </w:r>
        <w:r w:rsidR="00B14AB9">
          <w:rPr>
            <w:noProof/>
            <w:webHidden/>
          </w:rPr>
          <w:t>25</w:t>
        </w:r>
        <w:r w:rsidR="00B14AB9">
          <w:rPr>
            <w:noProof/>
            <w:webHidden/>
          </w:rPr>
          <w:fldChar w:fldCharType="end"/>
        </w:r>
      </w:hyperlink>
    </w:p>
    <w:p w14:paraId="7176ECF2" w14:textId="77777777" w:rsidR="00B14AB9" w:rsidRPr="002705D6" w:rsidRDefault="00046FC6">
      <w:pPr>
        <w:pStyle w:val="TOC3"/>
        <w:tabs>
          <w:tab w:val="left" w:pos="3676"/>
        </w:tabs>
        <w:rPr>
          <w:rFonts w:ascii="Calibri" w:hAnsi="Calibri" w:cs="Times New Roman"/>
          <w:noProof/>
          <w:sz w:val="22"/>
          <w:szCs w:val="22"/>
          <w:lang w:eastAsia="en-US"/>
        </w:rPr>
      </w:pPr>
      <w:hyperlink w:anchor="_Toc450823075" w:history="1">
        <w:r w:rsidR="00B14AB9" w:rsidRPr="008137A1">
          <w:rPr>
            <w:rStyle w:val="Hyperlink"/>
            <w:rFonts w:ascii="Courier New" w:hAnsi="Courier New" w:cs="Courier New"/>
            <w:noProof/>
          </w:rPr>
          <w:t>3.1.9</w:t>
        </w:r>
        <w:r w:rsidR="00B14AB9" w:rsidRPr="002705D6">
          <w:rPr>
            <w:rFonts w:ascii="Calibri" w:hAnsi="Calibri" w:cs="Times New Roman"/>
            <w:noProof/>
            <w:sz w:val="22"/>
            <w:szCs w:val="22"/>
            <w:lang w:eastAsia="en-US"/>
          </w:rPr>
          <w:tab/>
        </w:r>
        <w:r w:rsidR="00B14AB9" w:rsidRPr="008137A1">
          <w:rPr>
            <w:rStyle w:val="Hyperlink"/>
            <w:rFonts w:ascii="Times New Roman" w:hAnsi="Times New Roman" w:cs="Times New Roman"/>
            <w:noProof/>
          </w:rPr>
          <w:t>Table: PRESCRIBING</w:t>
        </w:r>
        <w:r w:rsidR="00B14AB9">
          <w:rPr>
            <w:noProof/>
            <w:webHidden/>
          </w:rPr>
          <w:tab/>
        </w:r>
        <w:r w:rsidR="00B14AB9">
          <w:rPr>
            <w:noProof/>
            <w:webHidden/>
          </w:rPr>
          <w:fldChar w:fldCharType="begin"/>
        </w:r>
        <w:r w:rsidR="00B14AB9">
          <w:rPr>
            <w:noProof/>
            <w:webHidden/>
          </w:rPr>
          <w:instrText xml:space="preserve"> PAGEREF _Toc450823075 \h </w:instrText>
        </w:r>
        <w:r w:rsidR="00B14AB9">
          <w:rPr>
            <w:noProof/>
            <w:webHidden/>
          </w:rPr>
        </w:r>
        <w:r w:rsidR="00B14AB9">
          <w:rPr>
            <w:noProof/>
            <w:webHidden/>
          </w:rPr>
          <w:fldChar w:fldCharType="separate"/>
        </w:r>
        <w:r w:rsidR="00B14AB9">
          <w:rPr>
            <w:noProof/>
            <w:webHidden/>
          </w:rPr>
          <w:t>27</w:t>
        </w:r>
        <w:r w:rsidR="00B14AB9">
          <w:rPr>
            <w:noProof/>
            <w:webHidden/>
          </w:rPr>
          <w:fldChar w:fldCharType="end"/>
        </w:r>
      </w:hyperlink>
    </w:p>
    <w:p w14:paraId="7A6CF420" w14:textId="77777777" w:rsidR="00B14AB9" w:rsidRPr="002705D6" w:rsidRDefault="00046FC6">
      <w:pPr>
        <w:pStyle w:val="TOC3"/>
        <w:tabs>
          <w:tab w:val="left" w:pos="3820"/>
        </w:tabs>
        <w:rPr>
          <w:rFonts w:ascii="Calibri" w:hAnsi="Calibri" w:cs="Times New Roman"/>
          <w:noProof/>
          <w:sz w:val="22"/>
          <w:szCs w:val="22"/>
          <w:lang w:eastAsia="en-US"/>
        </w:rPr>
      </w:pPr>
      <w:hyperlink w:anchor="_Toc450823076" w:history="1">
        <w:r w:rsidR="00B14AB9" w:rsidRPr="008137A1">
          <w:rPr>
            <w:rStyle w:val="Hyperlink"/>
            <w:rFonts w:ascii="Courier New" w:hAnsi="Courier New" w:cs="Courier New"/>
            <w:noProof/>
          </w:rPr>
          <w:t>3.1.10</w:t>
        </w:r>
        <w:r w:rsidR="00B14AB9" w:rsidRPr="002705D6">
          <w:rPr>
            <w:rFonts w:ascii="Calibri" w:hAnsi="Calibri" w:cs="Times New Roman"/>
            <w:noProof/>
            <w:sz w:val="22"/>
            <w:szCs w:val="22"/>
            <w:lang w:eastAsia="en-US"/>
          </w:rPr>
          <w:tab/>
        </w:r>
        <w:r w:rsidR="00B14AB9" w:rsidRPr="008137A1">
          <w:rPr>
            <w:rStyle w:val="Hyperlink"/>
            <w:noProof/>
          </w:rPr>
          <w:t>Table: Death</w:t>
        </w:r>
        <w:r w:rsidR="00B14AB9">
          <w:rPr>
            <w:noProof/>
            <w:webHidden/>
          </w:rPr>
          <w:tab/>
        </w:r>
        <w:r w:rsidR="00B14AB9">
          <w:rPr>
            <w:noProof/>
            <w:webHidden/>
          </w:rPr>
          <w:fldChar w:fldCharType="begin"/>
        </w:r>
        <w:r w:rsidR="00B14AB9">
          <w:rPr>
            <w:noProof/>
            <w:webHidden/>
          </w:rPr>
          <w:instrText xml:space="preserve"> PAGEREF _Toc450823076 \h </w:instrText>
        </w:r>
        <w:r w:rsidR="00B14AB9">
          <w:rPr>
            <w:noProof/>
            <w:webHidden/>
          </w:rPr>
        </w:r>
        <w:r w:rsidR="00B14AB9">
          <w:rPr>
            <w:noProof/>
            <w:webHidden/>
          </w:rPr>
          <w:fldChar w:fldCharType="separate"/>
        </w:r>
        <w:r w:rsidR="00B14AB9">
          <w:rPr>
            <w:noProof/>
            <w:webHidden/>
          </w:rPr>
          <w:t>28</w:t>
        </w:r>
        <w:r w:rsidR="00B14AB9">
          <w:rPr>
            <w:noProof/>
            <w:webHidden/>
          </w:rPr>
          <w:fldChar w:fldCharType="end"/>
        </w:r>
      </w:hyperlink>
    </w:p>
    <w:p w14:paraId="40DE6556" w14:textId="77777777" w:rsidR="00B14AB9" w:rsidRPr="002705D6" w:rsidRDefault="00046FC6">
      <w:pPr>
        <w:pStyle w:val="TOC3"/>
        <w:tabs>
          <w:tab w:val="left" w:pos="3820"/>
        </w:tabs>
        <w:rPr>
          <w:rFonts w:ascii="Calibri" w:hAnsi="Calibri" w:cs="Times New Roman"/>
          <w:noProof/>
          <w:sz w:val="22"/>
          <w:szCs w:val="22"/>
          <w:lang w:eastAsia="en-US"/>
        </w:rPr>
      </w:pPr>
      <w:hyperlink w:anchor="_Toc450823077" w:history="1">
        <w:r w:rsidR="00B14AB9" w:rsidRPr="008137A1">
          <w:rPr>
            <w:rStyle w:val="Hyperlink"/>
            <w:rFonts w:ascii="Courier New" w:hAnsi="Courier New" w:cs="Courier New"/>
            <w:noProof/>
          </w:rPr>
          <w:t>3.1.11</w:t>
        </w:r>
        <w:r w:rsidR="00B14AB9" w:rsidRPr="002705D6">
          <w:rPr>
            <w:rFonts w:ascii="Calibri" w:hAnsi="Calibri" w:cs="Times New Roman"/>
            <w:noProof/>
            <w:sz w:val="22"/>
            <w:szCs w:val="22"/>
            <w:lang w:eastAsia="en-US"/>
          </w:rPr>
          <w:tab/>
        </w:r>
        <w:r w:rsidR="00B14AB9" w:rsidRPr="008137A1">
          <w:rPr>
            <w:rStyle w:val="Hyperlink"/>
            <w:noProof/>
          </w:rPr>
          <w:t>Table: Death Cause</w:t>
        </w:r>
        <w:r w:rsidR="00B14AB9">
          <w:rPr>
            <w:noProof/>
            <w:webHidden/>
          </w:rPr>
          <w:tab/>
        </w:r>
        <w:r w:rsidR="00B14AB9">
          <w:rPr>
            <w:noProof/>
            <w:webHidden/>
          </w:rPr>
          <w:fldChar w:fldCharType="begin"/>
        </w:r>
        <w:r w:rsidR="00B14AB9">
          <w:rPr>
            <w:noProof/>
            <w:webHidden/>
          </w:rPr>
          <w:instrText xml:space="preserve"> PAGEREF _Toc450823077 \h </w:instrText>
        </w:r>
        <w:r w:rsidR="00B14AB9">
          <w:rPr>
            <w:noProof/>
            <w:webHidden/>
          </w:rPr>
        </w:r>
        <w:r w:rsidR="00B14AB9">
          <w:rPr>
            <w:noProof/>
            <w:webHidden/>
          </w:rPr>
          <w:fldChar w:fldCharType="separate"/>
        </w:r>
        <w:r w:rsidR="00B14AB9">
          <w:rPr>
            <w:noProof/>
            <w:webHidden/>
          </w:rPr>
          <w:t>28</w:t>
        </w:r>
        <w:r w:rsidR="00B14AB9">
          <w:rPr>
            <w:noProof/>
            <w:webHidden/>
          </w:rPr>
          <w:fldChar w:fldCharType="end"/>
        </w:r>
      </w:hyperlink>
    </w:p>
    <w:p w14:paraId="2EE27BDF" w14:textId="77777777" w:rsidR="00B14AB9" w:rsidRPr="002705D6" w:rsidRDefault="00046FC6">
      <w:pPr>
        <w:pStyle w:val="TOC2"/>
        <w:tabs>
          <w:tab w:val="left" w:pos="3384"/>
        </w:tabs>
        <w:rPr>
          <w:rFonts w:ascii="Calibri" w:hAnsi="Calibri" w:cs="Times New Roman"/>
          <w:noProof/>
          <w:sz w:val="22"/>
          <w:szCs w:val="22"/>
          <w:lang w:eastAsia="en-US"/>
        </w:rPr>
      </w:pPr>
      <w:hyperlink w:anchor="_Toc450823078" w:history="1">
        <w:r w:rsidR="00B14AB9" w:rsidRPr="008137A1">
          <w:rPr>
            <w:rStyle w:val="Hyperlink"/>
            <w:rFonts w:ascii="Times New Roman" w:hAnsi="Times New Roman" w:cs="Times New Roman"/>
            <w:noProof/>
          </w:rPr>
          <w:t>3.2</w:t>
        </w:r>
        <w:r w:rsidR="00B14AB9" w:rsidRPr="002705D6">
          <w:rPr>
            <w:rFonts w:ascii="Calibri" w:hAnsi="Calibri" w:cs="Times New Roman"/>
            <w:noProof/>
            <w:sz w:val="22"/>
            <w:szCs w:val="22"/>
            <w:lang w:eastAsia="en-US"/>
          </w:rPr>
          <w:tab/>
        </w:r>
        <w:r w:rsidR="00B14AB9" w:rsidRPr="008137A1">
          <w:rPr>
            <w:rStyle w:val="Hyperlink"/>
            <w:rFonts w:ascii="Times New Roman" w:hAnsi="Times New Roman" w:cs="Times New Roman"/>
            <w:noProof/>
          </w:rPr>
          <w:t>Appendix 2: OMOP CDM Version 5.0 ERD</w:t>
        </w:r>
        <w:r w:rsidR="00B14AB9">
          <w:rPr>
            <w:noProof/>
            <w:webHidden/>
          </w:rPr>
          <w:tab/>
        </w:r>
        <w:r w:rsidR="00B14AB9">
          <w:rPr>
            <w:noProof/>
            <w:webHidden/>
          </w:rPr>
          <w:fldChar w:fldCharType="begin"/>
        </w:r>
        <w:r w:rsidR="00B14AB9">
          <w:rPr>
            <w:noProof/>
            <w:webHidden/>
          </w:rPr>
          <w:instrText xml:space="preserve"> PAGEREF _Toc450823078 \h </w:instrText>
        </w:r>
        <w:r w:rsidR="00B14AB9">
          <w:rPr>
            <w:noProof/>
            <w:webHidden/>
          </w:rPr>
        </w:r>
        <w:r w:rsidR="00B14AB9">
          <w:rPr>
            <w:noProof/>
            <w:webHidden/>
          </w:rPr>
          <w:fldChar w:fldCharType="separate"/>
        </w:r>
        <w:r w:rsidR="00B14AB9">
          <w:rPr>
            <w:noProof/>
            <w:webHidden/>
          </w:rPr>
          <w:t>30</w:t>
        </w:r>
        <w:r w:rsidR="00B14AB9">
          <w:rPr>
            <w:noProof/>
            <w:webHidden/>
          </w:rPr>
          <w:fldChar w:fldCharType="end"/>
        </w:r>
      </w:hyperlink>
    </w:p>
    <w:p w14:paraId="41B6D581" w14:textId="77777777" w:rsidR="00B14AB9" w:rsidRPr="002705D6" w:rsidRDefault="00046FC6">
      <w:pPr>
        <w:pStyle w:val="TOC1"/>
        <w:tabs>
          <w:tab w:val="left" w:pos="2880"/>
        </w:tabs>
        <w:rPr>
          <w:rFonts w:ascii="Calibri" w:hAnsi="Calibri" w:cs="Times New Roman"/>
          <w:b w:val="0"/>
          <w:noProof/>
          <w:sz w:val="22"/>
          <w:szCs w:val="22"/>
          <w:lang w:eastAsia="en-US"/>
        </w:rPr>
      </w:pPr>
      <w:hyperlink w:anchor="_Toc450823079" w:history="1">
        <w:r w:rsidR="00B14AB9" w:rsidRPr="008137A1">
          <w:rPr>
            <w:rStyle w:val="Hyperlink"/>
            <w:rFonts w:ascii="Symbol" w:hAnsi="Symbol" w:cs="Symbol"/>
            <w:noProof/>
          </w:rPr>
          <w:t>4.0</w:t>
        </w:r>
        <w:r w:rsidR="00B14AB9" w:rsidRPr="002705D6">
          <w:rPr>
            <w:rFonts w:ascii="Calibri" w:hAnsi="Calibri" w:cs="Times New Roman"/>
            <w:b w:val="0"/>
            <w:noProof/>
            <w:sz w:val="22"/>
            <w:szCs w:val="22"/>
            <w:lang w:eastAsia="en-US"/>
          </w:rPr>
          <w:tab/>
        </w:r>
        <w:r w:rsidR="00B14AB9" w:rsidRPr="008137A1">
          <w:rPr>
            <w:rStyle w:val="Hyperlink"/>
            <w:rFonts w:ascii="Times New Roman" w:hAnsi="Times New Roman" w:cs="Times New Roman"/>
            <w:noProof/>
          </w:rPr>
          <w:t>Outstanding Issues</w:t>
        </w:r>
        <w:r w:rsidR="00B14AB9">
          <w:rPr>
            <w:noProof/>
            <w:webHidden/>
          </w:rPr>
          <w:tab/>
        </w:r>
        <w:r w:rsidR="00B14AB9">
          <w:rPr>
            <w:noProof/>
            <w:webHidden/>
          </w:rPr>
          <w:fldChar w:fldCharType="begin"/>
        </w:r>
        <w:r w:rsidR="00B14AB9">
          <w:rPr>
            <w:noProof/>
            <w:webHidden/>
          </w:rPr>
          <w:instrText xml:space="preserve"> PAGEREF _Toc450823079 \h </w:instrText>
        </w:r>
        <w:r w:rsidR="00B14AB9">
          <w:rPr>
            <w:noProof/>
            <w:webHidden/>
          </w:rPr>
        </w:r>
        <w:r w:rsidR="00B14AB9">
          <w:rPr>
            <w:noProof/>
            <w:webHidden/>
          </w:rPr>
          <w:fldChar w:fldCharType="separate"/>
        </w:r>
        <w:r w:rsidR="00B14AB9">
          <w:rPr>
            <w:noProof/>
            <w:webHidden/>
          </w:rPr>
          <w:t>36</w:t>
        </w:r>
        <w:r w:rsidR="00B14AB9">
          <w:rPr>
            <w:noProof/>
            <w:webHidden/>
          </w:rPr>
          <w:fldChar w:fldCharType="end"/>
        </w:r>
      </w:hyperlink>
    </w:p>
    <w:p w14:paraId="1E29983F" w14:textId="77777777" w:rsidR="00C7202C" w:rsidRPr="00CA289F" w:rsidRDefault="00C7202C">
      <w:pPr>
        <w:rPr>
          <w:rFonts w:ascii="Times New Roman" w:hAnsi="Times New Roman" w:cs="Times New Roman"/>
        </w:rPr>
      </w:pPr>
      <w:r w:rsidRPr="00CA289F">
        <w:rPr>
          <w:rFonts w:ascii="Times New Roman" w:hAnsi="Times New Roman" w:cs="Times New Roman"/>
        </w:rPr>
        <w:lastRenderedPageBreak/>
        <w:fldChar w:fldCharType="end"/>
      </w:r>
    </w:p>
    <w:p w14:paraId="3CC26F52" w14:textId="77777777" w:rsidR="00C7202C" w:rsidRPr="00CA289F" w:rsidRDefault="00C7202C">
      <w:pPr>
        <w:tabs>
          <w:tab w:val="right" w:pos="9360"/>
        </w:tabs>
        <w:rPr>
          <w:rFonts w:ascii="Times New Roman" w:hAnsi="Times New Roman" w:cs="Times New Roman"/>
        </w:rPr>
      </w:pPr>
    </w:p>
    <w:p w14:paraId="0A356CBE" w14:textId="77777777" w:rsidR="00C7202C" w:rsidRDefault="00C7202C">
      <w:pPr>
        <w:rPr>
          <w:rFonts w:ascii="Times New Roman" w:hAnsi="Times New Roman" w:cs="Times New Roman"/>
        </w:rPr>
      </w:pPr>
    </w:p>
    <w:p w14:paraId="3E99613B" w14:textId="77777777" w:rsidR="00075513" w:rsidRDefault="00075513">
      <w:pPr>
        <w:rPr>
          <w:rFonts w:ascii="Times New Roman" w:hAnsi="Times New Roman" w:cs="Times New Roman"/>
        </w:rPr>
      </w:pPr>
    </w:p>
    <w:p w14:paraId="1D33F4B8" w14:textId="77777777" w:rsidR="00075513" w:rsidRDefault="00075513">
      <w:pPr>
        <w:rPr>
          <w:rFonts w:ascii="Times New Roman" w:hAnsi="Times New Roman" w:cs="Times New Roman"/>
        </w:rPr>
      </w:pPr>
    </w:p>
    <w:p w14:paraId="6D3FF9FA" w14:textId="77777777" w:rsidR="00075513" w:rsidRDefault="007C4770" w:rsidP="00467322">
      <w:pPr>
        <w:spacing w:after="0"/>
        <w:rPr>
          <w:rFonts w:ascii="Times New Roman" w:hAnsi="Times New Roman" w:cs="Times New Roman"/>
        </w:rPr>
      </w:pPr>
      <w:r>
        <w:rPr>
          <w:rFonts w:ascii="Times New Roman" w:hAnsi="Times New Roman" w:cs="Times New Roman"/>
        </w:rPr>
        <w:t>Outstanding Issues</w:t>
      </w:r>
      <w:r w:rsidR="00467322">
        <w:rPr>
          <w:rFonts w:ascii="Times New Roman" w:hAnsi="Times New Roman" w:cs="Times New Roman"/>
        </w:rPr>
        <w:t>:</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988"/>
        <w:gridCol w:w="2430"/>
        <w:gridCol w:w="1350"/>
      </w:tblGrid>
      <w:tr w:rsidR="007F4DEF" w:rsidRPr="00BF2EFC" w14:paraId="26210A92" w14:textId="77777777" w:rsidTr="007C4770">
        <w:trPr>
          <w:cantSplit/>
          <w:tblHeader/>
        </w:trPr>
        <w:tc>
          <w:tcPr>
            <w:tcW w:w="2610" w:type="dxa"/>
            <w:shd w:val="clear" w:color="auto" w:fill="000000"/>
          </w:tcPr>
          <w:p w14:paraId="4A65E26E" w14:textId="77777777" w:rsidR="00640350" w:rsidRPr="00BF2EFC" w:rsidRDefault="00640350" w:rsidP="00BF2EFC">
            <w:pPr>
              <w:jc w:val="center"/>
              <w:rPr>
                <w:rFonts w:ascii="Times New Roman" w:hAnsi="Times New Roman" w:cs="Times New Roman"/>
              </w:rPr>
            </w:pPr>
            <w:r w:rsidRPr="00BF2EFC">
              <w:rPr>
                <w:rFonts w:ascii="Times New Roman" w:hAnsi="Times New Roman" w:cs="Times New Roman"/>
              </w:rPr>
              <w:t>Table</w:t>
            </w:r>
          </w:p>
        </w:tc>
        <w:tc>
          <w:tcPr>
            <w:tcW w:w="2988" w:type="dxa"/>
            <w:shd w:val="clear" w:color="auto" w:fill="000000"/>
          </w:tcPr>
          <w:p w14:paraId="41AC847B" w14:textId="77777777" w:rsidR="00640350" w:rsidRPr="00BF2EFC" w:rsidRDefault="00640350" w:rsidP="00BF2EFC">
            <w:pPr>
              <w:jc w:val="center"/>
              <w:rPr>
                <w:rFonts w:ascii="Times New Roman" w:hAnsi="Times New Roman" w:cs="Times New Roman"/>
              </w:rPr>
            </w:pPr>
            <w:r w:rsidRPr="00BF2EFC">
              <w:rPr>
                <w:rFonts w:ascii="Times New Roman" w:hAnsi="Times New Roman" w:cs="Times New Roman"/>
              </w:rPr>
              <w:t xml:space="preserve">New in </w:t>
            </w:r>
            <w:proofErr w:type="spellStart"/>
            <w:r w:rsidRPr="00BF2EFC">
              <w:rPr>
                <w:rFonts w:ascii="Times New Roman" w:hAnsi="Times New Roman" w:cs="Times New Roman"/>
              </w:rPr>
              <w:t>PCORnet</w:t>
            </w:r>
            <w:proofErr w:type="spellEnd"/>
            <w:r w:rsidRPr="00BF2EFC">
              <w:rPr>
                <w:rFonts w:ascii="Times New Roman" w:hAnsi="Times New Roman" w:cs="Times New Roman"/>
              </w:rPr>
              <w:t xml:space="preserve"> CDM V3</w:t>
            </w:r>
          </w:p>
        </w:tc>
        <w:tc>
          <w:tcPr>
            <w:tcW w:w="2430" w:type="dxa"/>
            <w:shd w:val="clear" w:color="auto" w:fill="000000"/>
          </w:tcPr>
          <w:p w14:paraId="12633974" w14:textId="77777777" w:rsidR="00640350" w:rsidRPr="00BF2EFC" w:rsidRDefault="00640350" w:rsidP="00BF2EFC">
            <w:pPr>
              <w:jc w:val="center"/>
              <w:rPr>
                <w:rFonts w:ascii="Times New Roman" w:hAnsi="Times New Roman" w:cs="Times New Roman"/>
              </w:rPr>
            </w:pPr>
            <w:r w:rsidRPr="00BF2EFC">
              <w:rPr>
                <w:rFonts w:ascii="Times New Roman" w:hAnsi="Times New Roman" w:cs="Times New Roman"/>
              </w:rPr>
              <w:t>Comment</w:t>
            </w:r>
          </w:p>
        </w:tc>
        <w:tc>
          <w:tcPr>
            <w:tcW w:w="1350" w:type="dxa"/>
            <w:shd w:val="clear" w:color="auto" w:fill="000000"/>
          </w:tcPr>
          <w:p w14:paraId="039FD7A8" w14:textId="77777777" w:rsidR="00640350" w:rsidRPr="00BF2EFC" w:rsidRDefault="00640350" w:rsidP="00BF2EFC">
            <w:pPr>
              <w:jc w:val="center"/>
              <w:rPr>
                <w:rFonts w:ascii="Times New Roman" w:hAnsi="Times New Roman" w:cs="Times New Roman"/>
              </w:rPr>
            </w:pPr>
            <w:r w:rsidRPr="00BF2EFC">
              <w:rPr>
                <w:rFonts w:ascii="Times New Roman" w:hAnsi="Times New Roman" w:cs="Times New Roman"/>
              </w:rPr>
              <w:t>Status</w:t>
            </w:r>
          </w:p>
        </w:tc>
      </w:tr>
      <w:tr w:rsidR="00EF7DAC" w:rsidRPr="00BF2EFC" w14:paraId="173A16FD" w14:textId="77777777" w:rsidTr="007C4770">
        <w:trPr>
          <w:cantSplit/>
          <w:tblHeader/>
        </w:trPr>
        <w:tc>
          <w:tcPr>
            <w:tcW w:w="2610" w:type="dxa"/>
            <w:shd w:val="clear" w:color="auto" w:fill="auto"/>
          </w:tcPr>
          <w:p w14:paraId="5C9F41E7" w14:textId="77777777" w:rsidR="00EF7DAC" w:rsidRPr="00BF2EFC" w:rsidRDefault="00EF7DAC">
            <w:pPr>
              <w:rPr>
                <w:rFonts w:ascii="Times New Roman" w:hAnsi="Times New Roman" w:cs="Times New Roman"/>
              </w:rPr>
            </w:pPr>
            <w:r w:rsidRPr="00BF2EFC">
              <w:rPr>
                <w:rFonts w:ascii="Times New Roman" w:hAnsi="Times New Roman" w:cs="Times New Roman"/>
              </w:rPr>
              <w:t xml:space="preserve"> All tables with date field</w:t>
            </w:r>
          </w:p>
        </w:tc>
        <w:tc>
          <w:tcPr>
            <w:tcW w:w="2988" w:type="dxa"/>
            <w:shd w:val="clear" w:color="auto" w:fill="auto"/>
          </w:tcPr>
          <w:p w14:paraId="64B023F7" w14:textId="77777777" w:rsidR="00EF7DAC" w:rsidRPr="00DA6259" w:rsidRDefault="00EF7DAC" w:rsidP="00BF2EFC">
            <w:pPr>
              <w:numPr>
                <w:ilvl w:val="0"/>
                <w:numId w:val="34"/>
              </w:numPr>
              <w:rPr>
                <w:rFonts w:ascii="Times New Roman" w:hAnsi="Times New Roman" w:cs="Times New Roman"/>
                <w:szCs w:val="20"/>
              </w:rPr>
            </w:pPr>
            <w:r w:rsidRPr="00DA6259">
              <w:rPr>
                <w:rFonts w:ascii="Times New Roman" w:hAnsi="Times New Roman" w:cs="Times New Roman"/>
                <w:szCs w:val="20"/>
              </w:rPr>
              <w:t>Change from text to date</w:t>
            </w:r>
          </w:p>
          <w:p w14:paraId="5460ADE5" w14:textId="77777777" w:rsidR="00935EC2" w:rsidRPr="00DA6259" w:rsidRDefault="00935EC2" w:rsidP="00BF2EFC">
            <w:pPr>
              <w:numPr>
                <w:ilvl w:val="0"/>
                <w:numId w:val="34"/>
              </w:numPr>
              <w:rPr>
                <w:rFonts w:ascii="Times New Roman" w:hAnsi="Times New Roman" w:cs="Times New Roman"/>
                <w:szCs w:val="20"/>
              </w:rPr>
            </w:pPr>
            <w:r w:rsidRPr="00DA6259">
              <w:rPr>
                <w:rFonts w:ascii="Times New Roman" w:hAnsi="Times New Roman" w:cs="Times New Roman"/>
                <w:szCs w:val="20"/>
              </w:rPr>
              <w:t>All tables have an ID field as primary key</w:t>
            </w:r>
          </w:p>
        </w:tc>
        <w:tc>
          <w:tcPr>
            <w:tcW w:w="2430" w:type="dxa"/>
            <w:shd w:val="clear" w:color="auto" w:fill="auto"/>
          </w:tcPr>
          <w:p w14:paraId="1BFC0B00" w14:textId="77777777" w:rsidR="00EF7DAC" w:rsidRPr="00BF2EFC" w:rsidRDefault="00EF7DAC">
            <w:pPr>
              <w:rPr>
                <w:rFonts w:ascii="Times New Roman" w:hAnsi="Times New Roman" w:cs="Times New Roman"/>
              </w:rPr>
            </w:pPr>
          </w:p>
        </w:tc>
        <w:tc>
          <w:tcPr>
            <w:tcW w:w="1350" w:type="dxa"/>
            <w:shd w:val="clear" w:color="auto" w:fill="auto"/>
          </w:tcPr>
          <w:p w14:paraId="2F3ECC8D" w14:textId="77777777" w:rsidR="00EF7DAC" w:rsidRPr="00BF2EFC" w:rsidRDefault="00EF7DAC">
            <w:pPr>
              <w:rPr>
                <w:rFonts w:ascii="Times New Roman" w:hAnsi="Times New Roman" w:cs="Times New Roman"/>
              </w:rPr>
            </w:pPr>
          </w:p>
        </w:tc>
      </w:tr>
      <w:tr w:rsidR="007F4DEF" w:rsidRPr="00BF2EFC" w14:paraId="6FDA3FD5" w14:textId="77777777" w:rsidTr="007C4770">
        <w:trPr>
          <w:cantSplit/>
          <w:tblHeader/>
        </w:trPr>
        <w:tc>
          <w:tcPr>
            <w:tcW w:w="2610" w:type="dxa"/>
            <w:shd w:val="clear" w:color="auto" w:fill="auto"/>
          </w:tcPr>
          <w:p w14:paraId="2A90B29E" w14:textId="77777777" w:rsidR="00640350" w:rsidRPr="00BF2EFC" w:rsidRDefault="00640350">
            <w:pPr>
              <w:rPr>
                <w:rFonts w:ascii="Times New Roman" w:hAnsi="Times New Roman" w:cs="Times New Roman"/>
              </w:rPr>
            </w:pPr>
            <w:r w:rsidRPr="00BF2EFC">
              <w:rPr>
                <w:rFonts w:ascii="Times New Roman" w:hAnsi="Times New Roman" w:cs="Times New Roman"/>
              </w:rPr>
              <w:t>Demographic</w:t>
            </w:r>
          </w:p>
        </w:tc>
        <w:tc>
          <w:tcPr>
            <w:tcW w:w="2988" w:type="dxa"/>
            <w:shd w:val="clear" w:color="auto" w:fill="auto"/>
          </w:tcPr>
          <w:p w14:paraId="0C210E8D" w14:textId="77777777" w:rsidR="00640350" w:rsidRPr="00DA6259" w:rsidRDefault="007F4DEF">
            <w:pPr>
              <w:rPr>
                <w:rFonts w:ascii="Times New Roman" w:hAnsi="Times New Roman" w:cs="Times New Roman"/>
                <w:szCs w:val="20"/>
              </w:rPr>
            </w:pPr>
            <w:r w:rsidRPr="00DA6259">
              <w:rPr>
                <w:rFonts w:ascii="Times New Roman" w:hAnsi="Times New Roman" w:cs="Times New Roman"/>
                <w:szCs w:val="20"/>
              </w:rPr>
              <w:t>Hispanic</w:t>
            </w:r>
          </w:p>
          <w:p w14:paraId="6B37DEB5" w14:textId="77777777" w:rsidR="007F4DEF" w:rsidRPr="00DA6259" w:rsidRDefault="007F4DEF" w:rsidP="00BF2EFC">
            <w:pPr>
              <w:widowControl w:val="0"/>
              <w:numPr>
                <w:ilvl w:val="0"/>
                <w:numId w:val="33"/>
              </w:numPr>
              <w:suppressAutoHyphens w:val="0"/>
              <w:autoSpaceDE w:val="0"/>
              <w:autoSpaceDN w:val="0"/>
              <w:adjustRightInd w:val="0"/>
              <w:spacing w:before="0" w:after="0" w:line="240" w:lineRule="auto"/>
              <w:rPr>
                <w:rFonts w:ascii="Times New Roman" w:hAnsi="Times New Roman" w:cs="Times New Roman"/>
                <w:szCs w:val="20"/>
              </w:rPr>
            </w:pPr>
            <w:r w:rsidRPr="00DA6259">
              <w:rPr>
                <w:rFonts w:ascii="Times New Roman" w:hAnsi="Times New Roman" w:cs="Times New Roman"/>
                <w:szCs w:val="20"/>
                <w:lang w:eastAsia="en-US"/>
              </w:rPr>
              <w:t>The new categorical value of “Refuse to answer” has been added.</w:t>
            </w:r>
          </w:p>
          <w:p w14:paraId="5967BB64" w14:textId="77777777" w:rsidR="007F4DEF" w:rsidRPr="00DA6259" w:rsidRDefault="007F4DEF" w:rsidP="00BF2EFC">
            <w:pPr>
              <w:widowControl w:val="0"/>
              <w:suppressAutoHyphens w:val="0"/>
              <w:autoSpaceDE w:val="0"/>
              <w:autoSpaceDN w:val="0"/>
              <w:adjustRightInd w:val="0"/>
              <w:spacing w:before="0" w:after="0" w:line="240" w:lineRule="auto"/>
              <w:rPr>
                <w:rFonts w:ascii="Times New Roman" w:hAnsi="Times New Roman" w:cs="Times New Roman"/>
                <w:szCs w:val="20"/>
                <w:lang w:eastAsia="en-US"/>
              </w:rPr>
            </w:pPr>
            <w:r w:rsidRPr="00DA6259">
              <w:rPr>
                <w:rFonts w:ascii="Times New Roman" w:hAnsi="Times New Roman" w:cs="Times New Roman"/>
                <w:szCs w:val="20"/>
                <w:lang w:eastAsia="en-US"/>
              </w:rPr>
              <w:t>Sex</w:t>
            </w:r>
          </w:p>
          <w:p w14:paraId="7B8CCC0F" w14:textId="77777777" w:rsidR="007F4DEF" w:rsidRPr="00DA6259" w:rsidRDefault="007F4DEF" w:rsidP="00BF2EFC">
            <w:pPr>
              <w:widowControl w:val="0"/>
              <w:numPr>
                <w:ilvl w:val="0"/>
                <w:numId w:val="33"/>
              </w:numPr>
              <w:suppressAutoHyphens w:val="0"/>
              <w:autoSpaceDE w:val="0"/>
              <w:autoSpaceDN w:val="0"/>
              <w:adjustRightInd w:val="0"/>
              <w:spacing w:before="0" w:after="0" w:line="240" w:lineRule="auto"/>
              <w:rPr>
                <w:rFonts w:ascii="Times New Roman" w:hAnsi="Times New Roman" w:cs="Times New Roman"/>
                <w:szCs w:val="20"/>
              </w:rPr>
            </w:pPr>
            <w:r w:rsidRPr="00DA6259">
              <w:rPr>
                <w:rFonts w:ascii="Times New Roman" w:hAnsi="Times New Roman" w:cs="Times New Roman"/>
                <w:szCs w:val="20"/>
                <w:lang w:eastAsia="en-US"/>
              </w:rPr>
              <w:t>The “Ambiguous” category may be used for individuals who are physically undifferentiated from birth.</w:t>
            </w:r>
          </w:p>
        </w:tc>
        <w:tc>
          <w:tcPr>
            <w:tcW w:w="2430" w:type="dxa"/>
            <w:shd w:val="clear" w:color="auto" w:fill="auto"/>
          </w:tcPr>
          <w:p w14:paraId="637D4865" w14:textId="77777777" w:rsidR="00640350" w:rsidRPr="00BF2EFC" w:rsidRDefault="00640350">
            <w:pPr>
              <w:rPr>
                <w:rFonts w:ascii="Times New Roman" w:hAnsi="Times New Roman" w:cs="Times New Roman"/>
              </w:rPr>
            </w:pPr>
          </w:p>
        </w:tc>
        <w:tc>
          <w:tcPr>
            <w:tcW w:w="1350" w:type="dxa"/>
            <w:shd w:val="clear" w:color="auto" w:fill="auto"/>
          </w:tcPr>
          <w:p w14:paraId="584F28BA" w14:textId="77777777" w:rsidR="00640350" w:rsidRPr="00BF2EFC" w:rsidRDefault="00640350">
            <w:pPr>
              <w:rPr>
                <w:rFonts w:ascii="Times New Roman" w:hAnsi="Times New Roman" w:cs="Times New Roman"/>
              </w:rPr>
            </w:pPr>
          </w:p>
        </w:tc>
      </w:tr>
      <w:tr w:rsidR="007F4DEF" w:rsidRPr="00BF2EFC" w14:paraId="63BA7261" w14:textId="77777777" w:rsidTr="007C4770">
        <w:trPr>
          <w:cantSplit/>
          <w:tblHeader/>
        </w:trPr>
        <w:tc>
          <w:tcPr>
            <w:tcW w:w="2610" w:type="dxa"/>
            <w:shd w:val="clear" w:color="auto" w:fill="auto"/>
          </w:tcPr>
          <w:p w14:paraId="22CFCD89" w14:textId="77777777" w:rsidR="00640350" w:rsidRPr="00BF2EFC" w:rsidRDefault="00640350">
            <w:pPr>
              <w:rPr>
                <w:rFonts w:ascii="Times New Roman" w:hAnsi="Times New Roman" w:cs="Times New Roman"/>
              </w:rPr>
            </w:pPr>
            <w:r w:rsidRPr="00BF2EFC">
              <w:rPr>
                <w:rFonts w:ascii="Times New Roman" w:hAnsi="Times New Roman" w:cs="Times New Roman"/>
              </w:rPr>
              <w:t>Enrollment</w:t>
            </w:r>
          </w:p>
        </w:tc>
        <w:tc>
          <w:tcPr>
            <w:tcW w:w="2988" w:type="dxa"/>
            <w:shd w:val="clear" w:color="auto" w:fill="auto"/>
          </w:tcPr>
          <w:p w14:paraId="190CBDB0" w14:textId="77777777" w:rsidR="00640350" w:rsidRPr="00DA6259" w:rsidRDefault="0057444D" w:rsidP="00EF7DAC">
            <w:pPr>
              <w:rPr>
                <w:rFonts w:ascii="Times New Roman" w:hAnsi="Times New Roman" w:cs="Times New Roman"/>
                <w:szCs w:val="20"/>
              </w:rPr>
            </w:pPr>
            <w:r w:rsidRPr="00DA6259">
              <w:rPr>
                <w:rFonts w:ascii="Times New Roman" w:hAnsi="Times New Roman" w:cs="Times New Roman"/>
                <w:szCs w:val="20"/>
              </w:rPr>
              <w:t>No changes</w:t>
            </w:r>
          </w:p>
        </w:tc>
        <w:tc>
          <w:tcPr>
            <w:tcW w:w="2430" w:type="dxa"/>
            <w:shd w:val="clear" w:color="auto" w:fill="auto"/>
          </w:tcPr>
          <w:p w14:paraId="18D5D644" w14:textId="77777777" w:rsidR="00640350" w:rsidRPr="00BF2EFC" w:rsidRDefault="00640350">
            <w:pPr>
              <w:rPr>
                <w:rFonts w:ascii="Times New Roman" w:hAnsi="Times New Roman" w:cs="Times New Roman"/>
              </w:rPr>
            </w:pPr>
          </w:p>
        </w:tc>
        <w:tc>
          <w:tcPr>
            <w:tcW w:w="1350" w:type="dxa"/>
            <w:shd w:val="clear" w:color="auto" w:fill="auto"/>
          </w:tcPr>
          <w:p w14:paraId="5E89B390" w14:textId="77777777" w:rsidR="00640350" w:rsidRPr="00BF2EFC" w:rsidRDefault="00640350">
            <w:pPr>
              <w:rPr>
                <w:rFonts w:ascii="Times New Roman" w:hAnsi="Times New Roman" w:cs="Times New Roman"/>
              </w:rPr>
            </w:pPr>
          </w:p>
        </w:tc>
      </w:tr>
      <w:tr w:rsidR="007F4DEF" w:rsidRPr="00BF2EFC" w14:paraId="5666FDEA" w14:textId="77777777" w:rsidTr="007C4770">
        <w:trPr>
          <w:cantSplit/>
          <w:tblHeader/>
        </w:trPr>
        <w:tc>
          <w:tcPr>
            <w:tcW w:w="2610" w:type="dxa"/>
            <w:shd w:val="clear" w:color="auto" w:fill="auto"/>
          </w:tcPr>
          <w:p w14:paraId="02C2CFA1" w14:textId="77777777" w:rsidR="00640350" w:rsidRPr="00BF2EFC" w:rsidRDefault="00640350">
            <w:pPr>
              <w:rPr>
                <w:rFonts w:ascii="Times New Roman" w:hAnsi="Times New Roman" w:cs="Times New Roman"/>
              </w:rPr>
            </w:pPr>
            <w:r w:rsidRPr="00BF2EFC">
              <w:rPr>
                <w:rFonts w:ascii="Times New Roman" w:hAnsi="Times New Roman" w:cs="Times New Roman"/>
              </w:rPr>
              <w:t>Encounter</w:t>
            </w:r>
          </w:p>
        </w:tc>
        <w:tc>
          <w:tcPr>
            <w:tcW w:w="2988" w:type="dxa"/>
            <w:shd w:val="clear" w:color="auto" w:fill="auto"/>
          </w:tcPr>
          <w:p w14:paraId="06A4058B" w14:textId="77777777" w:rsidR="00640350" w:rsidRPr="00DA6259" w:rsidRDefault="00997FD4">
            <w:pPr>
              <w:rPr>
                <w:rFonts w:ascii="Times New Roman" w:hAnsi="Times New Roman" w:cs="Times New Roman"/>
                <w:szCs w:val="20"/>
              </w:rPr>
            </w:pPr>
            <w:proofErr w:type="spellStart"/>
            <w:r w:rsidRPr="00DA6259">
              <w:rPr>
                <w:rFonts w:ascii="Times New Roman" w:hAnsi="Times New Roman" w:cs="Times New Roman"/>
                <w:szCs w:val="20"/>
              </w:rPr>
              <w:t>Enc_type</w:t>
            </w:r>
            <w:proofErr w:type="spellEnd"/>
          </w:p>
          <w:p w14:paraId="5D7565DC" w14:textId="77777777" w:rsidR="00997FD4" w:rsidRPr="00DA6259" w:rsidRDefault="00997FD4" w:rsidP="00BF2EFC">
            <w:pPr>
              <w:numPr>
                <w:ilvl w:val="0"/>
                <w:numId w:val="33"/>
              </w:numPr>
              <w:rPr>
                <w:rFonts w:ascii="Times New Roman" w:hAnsi="Times New Roman" w:cs="Times New Roman"/>
                <w:szCs w:val="20"/>
              </w:rPr>
            </w:pPr>
            <w:r w:rsidRPr="00DA6259">
              <w:rPr>
                <w:rFonts w:ascii="Times New Roman" w:hAnsi="Times New Roman" w:cs="Times New Roman"/>
                <w:szCs w:val="20"/>
                <w:lang w:eastAsia="en-US"/>
              </w:rPr>
              <w:t>The new categorical value of EI has been added.</w:t>
            </w:r>
          </w:p>
          <w:p w14:paraId="7BD19AE0" w14:textId="77777777" w:rsidR="006C377E" w:rsidRPr="00DA6259" w:rsidRDefault="006C377E" w:rsidP="006C377E">
            <w:pPr>
              <w:rPr>
                <w:rFonts w:ascii="Times New Roman" w:hAnsi="Times New Roman" w:cs="Times New Roman"/>
                <w:szCs w:val="20"/>
                <w:lang w:eastAsia="en-US"/>
              </w:rPr>
            </w:pPr>
            <w:r w:rsidRPr="00DA6259">
              <w:rPr>
                <w:rFonts w:ascii="Times New Roman" w:hAnsi="Times New Roman" w:cs="Times New Roman"/>
                <w:szCs w:val="20"/>
                <w:lang w:eastAsia="en-US"/>
              </w:rPr>
              <w:t>Facility location</w:t>
            </w:r>
          </w:p>
          <w:p w14:paraId="332F7EDC" w14:textId="77777777" w:rsidR="006C377E" w:rsidRPr="00DA6259" w:rsidRDefault="006C377E" w:rsidP="00BF2EFC">
            <w:pPr>
              <w:widowControl w:val="0"/>
              <w:numPr>
                <w:ilvl w:val="0"/>
                <w:numId w:val="33"/>
              </w:numPr>
              <w:suppressAutoHyphens w:val="0"/>
              <w:autoSpaceDE w:val="0"/>
              <w:autoSpaceDN w:val="0"/>
              <w:adjustRightInd w:val="0"/>
              <w:spacing w:before="0" w:after="0" w:line="240" w:lineRule="auto"/>
              <w:rPr>
                <w:rFonts w:ascii="Times New Roman" w:hAnsi="Times New Roman" w:cs="Times New Roman"/>
                <w:szCs w:val="20"/>
                <w:lang w:eastAsia="en-US"/>
              </w:rPr>
            </w:pPr>
            <w:r w:rsidRPr="00DA6259">
              <w:rPr>
                <w:rFonts w:ascii="Times New Roman" w:hAnsi="Times New Roman" w:cs="Times New Roman"/>
                <w:szCs w:val="20"/>
                <w:lang w:eastAsia="en-US"/>
              </w:rPr>
              <w:t xml:space="preserve">Geographic location (3 digit zip code). Should be null if not recorded in source system (modification made from “blank” to “null” in v3.0). </w:t>
            </w:r>
          </w:p>
          <w:p w14:paraId="40227E96" w14:textId="77777777" w:rsidR="006C377E" w:rsidRPr="00DA6259" w:rsidRDefault="006C377E" w:rsidP="006C377E">
            <w:pPr>
              <w:rPr>
                <w:rFonts w:ascii="Times New Roman" w:hAnsi="Times New Roman" w:cs="Times New Roman"/>
                <w:szCs w:val="20"/>
              </w:rPr>
            </w:pPr>
            <w:proofErr w:type="spellStart"/>
            <w:r w:rsidRPr="00DA6259">
              <w:rPr>
                <w:rFonts w:ascii="Times New Roman" w:hAnsi="Times New Roman" w:cs="Times New Roman"/>
                <w:szCs w:val="20"/>
              </w:rPr>
              <w:t>Discharge_status</w:t>
            </w:r>
            <w:proofErr w:type="spellEnd"/>
            <w:r w:rsidR="009B6346" w:rsidRPr="00DA6259">
              <w:rPr>
                <w:rFonts w:ascii="Times New Roman" w:hAnsi="Times New Roman" w:cs="Times New Roman"/>
                <w:szCs w:val="20"/>
              </w:rPr>
              <w:t xml:space="preserve">, </w:t>
            </w:r>
            <w:proofErr w:type="spellStart"/>
            <w:r w:rsidR="009B6346" w:rsidRPr="00DA6259">
              <w:rPr>
                <w:rFonts w:ascii="Times New Roman" w:hAnsi="Times New Roman" w:cs="Times New Roman"/>
                <w:szCs w:val="20"/>
              </w:rPr>
              <w:t>discharge_disposition</w:t>
            </w:r>
            <w:proofErr w:type="spellEnd"/>
            <w:r w:rsidR="009B6346" w:rsidRPr="00DA6259">
              <w:rPr>
                <w:rFonts w:ascii="Times New Roman" w:hAnsi="Times New Roman" w:cs="Times New Roman"/>
                <w:szCs w:val="20"/>
              </w:rPr>
              <w:t xml:space="preserve">, </w:t>
            </w:r>
            <w:proofErr w:type="spellStart"/>
            <w:r w:rsidR="00E509D1" w:rsidRPr="00DA6259">
              <w:rPr>
                <w:rFonts w:ascii="Times New Roman" w:hAnsi="Times New Roman" w:cs="Times New Roman"/>
                <w:szCs w:val="20"/>
              </w:rPr>
              <w:t>admitting</w:t>
            </w:r>
            <w:r w:rsidR="009B6346" w:rsidRPr="00DA6259">
              <w:rPr>
                <w:rFonts w:ascii="Times New Roman" w:hAnsi="Times New Roman" w:cs="Times New Roman"/>
                <w:szCs w:val="20"/>
              </w:rPr>
              <w:t>_source</w:t>
            </w:r>
            <w:proofErr w:type="spellEnd"/>
            <w:r w:rsidRPr="00DA6259">
              <w:rPr>
                <w:rFonts w:ascii="Times New Roman" w:hAnsi="Times New Roman" w:cs="Times New Roman"/>
                <w:szCs w:val="20"/>
              </w:rPr>
              <w:t xml:space="preserve"> will come from </w:t>
            </w:r>
            <w:proofErr w:type="spellStart"/>
            <w:r w:rsidRPr="00DA6259">
              <w:rPr>
                <w:rFonts w:ascii="Times New Roman" w:hAnsi="Times New Roman" w:cs="Times New Roman"/>
                <w:szCs w:val="20"/>
              </w:rPr>
              <w:t>visit_occurrence</w:t>
            </w:r>
            <w:proofErr w:type="spellEnd"/>
            <w:r w:rsidRPr="00DA6259">
              <w:rPr>
                <w:rFonts w:ascii="Times New Roman" w:hAnsi="Times New Roman" w:cs="Times New Roman"/>
                <w:szCs w:val="20"/>
              </w:rPr>
              <w:t xml:space="preserve"> </w:t>
            </w:r>
          </w:p>
          <w:p w14:paraId="065F10F8" w14:textId="77777777" w:rsidR="009B6346" w:rsidRPr="00DA6259" w:rsidRDefault="009B6346" w:rsidP="006C377E">
            <w:pPr>
              <w:rPr>
                <w:rFonts w:ascii="Times New Roman" w:hAnsi="Times New Roman" w:cs="Times New Roman"/>
                <w:szCs w:val="20"/>
              </w:rPr>
            </w:pPr>
            <w:r w:rsidRPr="00DA6259">
              <w:rPr>
                <w:rFonts w:ascii="Times New Roman" w:hAnsi="Times New Roman" w:cs="Times New Roman"/>
                <w:szCs w:val="20"/>
              </w:rPr>
              <w:t>DRG will come from the Cost table.</w:t>
            </w:r>
          </w:p>
        </w:tc>
        <w:tc>
          <w:tcPr>
            <w:tcW w:w="2430" w:type="dxa"/>
            <w:shd w:val="clear" w:color="auto" w:fill="auto"/>
          </w:tcPr>
          <w:p w14:paraId="081AB0B8" w14:textId="77777777" w:rsidR="00640350" w:rsidRPr="00BF2EFC" w:rsidRDefault="00640350">
            <w:pPr>
              <w:rPr>
                <w:rFonts w:ascii="Times New Roman" w:hAnsi="Times New Roman" w:cs="Times New Roman"/>
              </w:rPr>
            </w:pPr>
          </w:p>
        </w:tc>
        <w:tc>
          <w:tcPr>
            <w:tcW w:w="1350" w:type="dxa"/>
            <w:shd w:val="clear" w:color="auto" w:fill="auto"/>
          </w:tcPr>
          <w:p w14:paraId="02FA4649" w14:textId="77777777" w:rsidR="00640350" w:rsidRPr="00BF2EFC" w:rsidRDefault="00640350">
            <w:pPr>
              <w:rPr>
                <w:rFonts w:ascii="Times New Roman" w:hAnsi="Times New Roman" w:cs="Times New Roman"/>
              </w:rPr>
            </w:pPr>
          </w:p>
        </w:tc>
      </w:tr>
      <w:tr w:rsidR="007F4DEF" w:rsidRPr="00BF2EFC" w14:paraId="0127170A" w14:textId="77777777" w:rsidTr="007C4770">
        <w:trPr>
          <w:cantSplit/>
          <w:tblHeader/>
        </w:trPr>
        <w:tc>
          <w:tcPr>
            <w:tcW w:w="2610" w:type="dxa"/>
            <w:shd w:val="clear" w:color="auto" w:fill="auto"/>
          </w:tcPr>
          <w:p w14:paraId="4827D7F8" w14:textId="77777777" w:rsidR="00640350" w:rsidRPr="00BF2EFC" w:rsidRDefault="00640350">
            <w:pPr>
              <w:rPr>
                <w:rFonts w:ascii="Times New Roman" w:hAnsi="Times New Roman" w:cs="Times New Roman"/>
              </w:rPr>
            </w:pPr>
            <w:r w:rsidRPr="00BF2EFC">
              <w:rPr>
                <w:rFonts w:ascii="Times New Roman" w:hAnsi="Times New Roman" w:cs="Times New Roman"/>
              </w:rPr>
              <w:lastRenderedPageBreak/>
              <w:t>Diagnosis</w:t>
            </w:r>
          </w:p>
        </w:tc>
        <w:tc>
          <w:tcPr>
            <w:tcW w:w="2988" w:type="dxa"/>
            <w:shd w:val="clear" w:color="auto" w:fill="auto"/>
          </w:tcPr>
          <w:p w14:paraId="3B952D65" w14:textId="77777777" w:rsidR="00640350" w:rsidRPr="00DA6259" w:rsidRDefault="009D3FB3">
            <w:pPr>
              <w:rPr>
                <w:rFonts w:ascii="Times New Roman" w:hAnsi="Times New Roman" w:cs="Times New Roman"/>
                <w:szCs w:val="20"/>
              </w:rPr>
            </w:pPr>
            <w:proofErr w:type="spellStart"/>
            <w:r w:rsidRPr="00DA6259">
              <w:rPr>
                <w:rFonts w:ascii="Times New Roman" w:hAnsi="Times New Roman" w:cs="Times New Roman"/>
                <w:szCs w:val="20"/>
              </w:rPr>
              <w:t>Dx</w:t>
            </w:r>
            <w:proofErr w:type="spellEnd"/>
            <w:r w:rsidRPr="00DA6259">
              <w:rPr>
                <w:rFonts w:ascii="Times New Roman" w:hAnsi="Times New Roman" w:cs="Times New Roman"/>
                <w:szCs w:val="20"/>
              </w:rPr>
              <w:t xml:space="preserve"> Source in Condition </w:t>
            </w:r>
            <w:proofErr w:type="spellStart"/>
            <w:r w:rsidRPr="00DA6259">
              <w:rPr>
                <w:rFonts w:ascii="Times New Roman" w:hAnsi="Times New Roman" w:cs="Times New Roman"/>
                <w:szCs w:val="20"/>
              </w:rPr>
              <w:t>Occurrence.condition</w:t>
            </w:r>
            <w:proofErr w:type="spellEnd"/>
            <w:r w:rsidRPr="00DA6259">
              <w:rPr>
                <w:rFonts w:ascii="Times New Roman" w:hAnsi="Times New Roman" w:cs="Times New Roman"/>
                <w:szCs w:val="20"/>
              </w:rPr>
              <w:t xml:space="preserve"> status</w:t>
            </w:r>
          </w:p>
          <w:p w14:paraId="64FB4F89" w14:textId="77777777" w:rsidR="008740A4" w:rsidRPr="00DA6259" w:rsidRDefault="008740A4">
            <w:pPr>
              <w:rPr>
                <w:rFonts w:ascii="Times New Roman" w:hAnsi="Times New Roman" w:cs="Times New Roman"/>
                <w:szCs w:val="20"/>
              </w:rPr>
            </w:pPr>
            <w:r w:rsidRPr="00DA6259">
              <w:rPr>
                <w:rFonts w:ascii="Times New Roman" w:hAnsi="Times New Roman" w:cs="Times New Roman"/>
                <w:szCs w:val="20"/>
              </w:rPr>
              <w:t>Primary Diagnosis, one per encounter</w:t>
            </w:r>
          </w:p>
        </w:tc>
        <w:tc>
          <w:tcPr>
            <w:tcW w:w="2430" w:type="dxa"/>
            <w:shd w:val="clear" w:color="auto" w:fill="auto"/>
          </w:tcPr>
          <w:p w14:paraId="18271E6D" w14:textId="77777777" w:rsidR="00640350" w:rsidRPr="00BF2EFC" w:rsidRDefault="00640350">
            <w:pPr>
              <w:rPr>
                <w:rFonts w:ascii="Times New Roman" w:hAnsi="Times New Roman" w:cs="Times New Roman"/>
              </w:rPr>
            </w:pPr>
          </w:p>
        </w:tc>
        <w:tc>
          <w:tcPr>
            <w:tcW w:w="1350" w:type="dxa"/>
            <w:shd w:val="clear" w:color="auto" w:fill="auto"/>
          </w:tcPr>
          <w:p w14:paraId="2FC70567" w14:textId="77777777" w:rsidR="00640350" w:rsidRPr="00BF2EFC" w:rsidRDefault="00640350">
            <w:pPr>
              <w:rPr>
                <w:rFonts w:ascii="Times New Roman" w:hAnsi="Times New Roman" w:cs="Times New Roman"/>
              </w:rPr>
            </w:pPr>
          </w:p>
        </w:tc>
      </w:tr>
      <w:tr w:rsidR="007F4DEF" w:rsidRPr="00BF2EFC" w14:paraId="7FA18823" w14:textId="77777777" w:rsidTr="007C4770">
        <w:trPr>
          <w:cantSplit/>
          <w:tblHeader/>
        </w:trPr>
        <w:tc>
          <w:tcPr>
            <w:tcW w:w="2610" w:type="dxa"/>
            <w:shd w:val="clear" w:color="auto" w:fill="auto"/>
          </w:tcPr>
          <w:p w14:paraId="53AB8D35" w14:textId="77777777" w:rsidR="00640350" w:rsidRPr="00BF2EFC" w:rsidRDefault="00640350">
            <w:pPr>
              <w:rPr>
                <w:rFonts w:ascii="Times New Roman" w:hAnsi="Times New Roman" w:cs="Times New Roman"/>
              </w:rPr>
            </w:pPr>
            <w:r w:rsidRPr="00BF2EFC">
              <w:rPr>
                <w:rFonts w:ascii="Times New Roman" w:hAnsi="Times New Roman" w:cs="Times New Roman"/>
              </w:rPr>
              <w:t>Procedure</w:t>
            </w:r>
          </w:p>
        </w:tc>
        <w:tc>
          <w:tcPr>
            <w:tcW w:w="2988" w:type="dxa"/>
            <w:shd w:val="clear" w:color="auto" w:fill="auto"/>
          </w:tcPr>
          <w:p w14:paraId="77551B65" w14:textId="77777777" w:rsidR="008740A4" w:rsidRPr="00DA6259" w:rsidRDefault="008740A4">
            <w:pPr>
              <w:rPr>
                <w:rFonts w:ascii="Times New Roman" w:hAnsi="Times New Roman" w:cs="Times New Roman"/>
                <w:szCs w:val="20"/>
              </w:rPr>
            </w:pPr>
            <w:r w:rsidRPr="00DA6259">
              <w:rPr>
                <w:rFonts w:ascii="Times New Roman" w:hAnsi="Times New Roman" w:cs="Times New Roman"/>
                <w:szCs w:val="20"/>
              </w:rPr>
              <w:t xml:space="preserve">New column </w:t>
            </w:r>
            <w:proofErr w:type="spellStart"/>
            <w:r w:rsidRPr="00DA6259">
              <w:rPr>
                <w:rFonts w:ascii="Times New Roman" w:hAnsi="Times New Roman" w:cs="Times New Roman"/>
                <w:szCs w:val="20"/>
              </w:rPr>
              <w:t>px_date</w:t>
            </w:r>
            <w:proofErr w:type="spellEnd"/>
            <w:r w:rsidRPr="00DA6259">
              <w:rPr>
                <w:rFonts w:ascii="Times New Roman" w:hAnsi="Times New Roman" w:cs="Times New Roman"/>
                <w:szCs w:val="20"/>
              </w:rPr>
              <w:t xml:space="preserve">; </w:t>
            </w:r>
            <w:proofErr w:type="spellStart"/>
            <w:r w:rsidRPr="00DA6259">
              <w:rPr>
                <w:rFonts w:ascii="Times New Roman" w:hAnsi="Times New Roman" w:cs="Times New Roman"/>
                <w:szCs w:val="20"/>
              </w:rPr>
              <w:t>px_source</w:t>
            </w:r>
            <w:proofErr w:type="spellEnd"/>
          </w:p>
        </w:tc>
        <w:tc>
          <w:tcPr>
            <w:tcW w:w="2430" w:type="dxa"/>
            <w:shd w:val="clear" w:color="auto" w:fill="auto"/>
          </w:tcPr>
          <w:p w14:paraId="1708E1A3" w14:textId="77777777" w:rsidR="00640350" w:rsidRPr="00BF2EFC" w:rsidRDefault="00640350">
            <w:pPr>
              <w:rPr>
                <w:rFonts w:ascii="Times New Roman" w:hAnsi="Times New Roman" w:cs="Times New Roman"/>
              </w:rPr>
            </w:pPr>
          </w:p>
        </w:tc>
        <w:tc>
          <w:tcPr>
            <w:tcW w:w="1350" w:type="dxa"/>
            <w:shd w:val="clear" w:color="auto" w:fill="auto"/>
          </w:tcPr>
          <w:p w14:paraId="4AC4EC14" w14:textId="77777777" w:rsidR="00640350" w:rsidRPr="00BF2EFC" w:rsidRDefault="00640350">
            <w:pPr>
              <w:rPr>
                <w:rFonts w:ascii="Times New Roman" w:hAnsi="Times New Roman" w:cs="Times New Roman"/>
              </w:rPr>
            </w:pPr>
          </w:p>
        </w:tc>
      </w:tr>
      <w:tr w:rsidR="007F4DEF" w:rsidRPr="00BF2EFC" w14:paraId="43AED4BC" w14:textId="77777777" w:rsidTr="007C4770">
        <w:trPr>
          <w:cantSplit/>
          <w:tblHeader/>
        </w:trPr>
        <w:tc>
          <w:tcPr>
            <w:tcW w:w="2610" w:type="dxa"/>
            <w:shd w:val="clear" w:color="auto" w:fill="auto"/>
          </w:tcPr>
          <w:p w14:paraId="72F0B4DA" w14:textId="77777777" w:rsidR="00640350" w:rsidRPr="00BF2EFC" w:rsidRDefault="00640350">
            <w:pPr>
              <w:rPr>
                <w:rFonts w:ascii="Times New Roman" w:hAnsi="Times New Roman" w:cs="Times New Roman"/>
              </w:rPr>
            </w:pPr>
            <w:r w:rsidRPr="00BF2EFC">
              <w:rPr>
                <w:rFonts w:ascii="Times New Roman" w:hAnsi="Times New Roman" w:cs="Times New Roman"/>
              </w:rPr>
              <w:t>Vital</w:t>
            </w:r>
          </w:p>
        </w:tc>
        <w:tc>
          <w:tcPr>
            <w:tcW w:w="2988" w:type="dxa"/>
            <w:shd w:val="clear" w:color="auto" w:fill="auto"/>
          </w:tcPr>
          <w:p w14:paraId="1756FF11" w14:textId="77777777" w:rsidR="00640350" w:rsidRPr="00DA6259" w:rsidRDefault="008740A4">
            <w:pPr>
              <w:rPr>
                <w:rFonts w:ascii="Times New Roman" w:hAnsi="Times New Roman" w:cs="Times New Roman"/>
                <w:szCs w:val="20"/>
              </w:rPr>
            </w:pPr>
            <w:r w:rsidRPr="00DA6259">
              <w:rPr>
                <w:rFonts w:ascii="Times New Roman" w:hAnsi="Times New Roman" w:cs="Times New Roman"/>
                <w:szCs w:val="20"/>
              </w:rPr>
              <w:t>New vital source values</w:t>
            </w:r>
          </w:p>
          <w:p w14:paraId="7F83E9FE" w14:textId="77777777" w:rsidR="00552E3B" w:rsidRPr="00DA6259" w:rsidRDefault="00552E3B">
            <w:pPr>
              <w:rPr>
                <w:rFonts w:ascii="Times New Roman" w:hAnsi="Times New Roman" w:cs="Times New Roman"/>
                <w:szCs w:val="20"/>
              </w:rPr>
            </w:pPr>
            <w:r w:rsidRPr="00DA6259">
              <w:rPr>
                <w:rFonts w:ascii="Times New Roman" w:hAnsi="Times New Roman" w:cs="Times New Roman"/>
                <w:szCs w:val="20"/>
              </w:rPr>
              <w:t>Smoking, tobacco and tobacco type</w:t>
            </w:r>
          </w:p>
        </w:tc>
        <w:tc>
          <w:tcPr>
            <w:tcW w:w="2430" w:type="dxa"/>
            <w:shd w:val="clear" w:color="auto" w:fill="auto"/>
          </w:tcPr>
          <w:p w14:paraId="02B4A5AC" w14:textId="77777777" w:rsidR="00640350" w:rsidRPr="00BF2EFC" w:rsidRDefault="00640350">
            <w:pPr>
              <w:rPr>
                <w:rFonts w:ascii="Times New Roman" w:hAnsi="Times New Roman" w:cs="Times New Roman"/>
              </w:rPr>
            </w:pPr>
          </w:p>
        </w:tc>
        <w:tc>
          <w:tcPr>
            <w:tcW w:w="1350" w:type="dxa"/>
            <w:shd w:val="clear" w:color="auto" w:fill="auto"/>
          </w:tcPr>
          <w:p w14:paraId="67445647" w14:textId="77777777" w:rsidR="00640350" w:rsidRPr="00BF2EFC" w:rsidRDefault="00640350">
            <w:pPr>
              <w:rPr>
                <w:rFonts w:ascii="Times New Roman" w:hAnsi="Times New Roman" w:cs="Times New Roman"/>
              </w:rPr>
            </w:pPr>
          </w:p>
        </w:tc>
      </w:tr>
      <w:tr w:rsidR="007F4DEF" w:rsidRPr="00BF2EFC" w14:paraId="32C035BD" w14:textId="77777777" w:rsidTr="007C4770">
        <w:trPr>
          <w:cantSplit/>
          <w:tblHeader/>
        </w:trPr>
        <w:tc>
          <w:tcPr>
            <w:tcW w:w="2610" w:type="dxa"/>
            <w:shd w:val="clear" w:color="auto" w:fill="auto"/>
          </w:tcPr>
          <w:p w14:paraId="25241334" w14:textId="77777777" w:rsidR="00640350" w:rsidRPr="00BF2EFC" w:rsidRDefault="00640350">
            <w:pPr>
              <w:rPr>
                <w:rFonts w:ascii="Times New Roman" w:hAnsi="Times New Roman" w:cs="Times New Roman"/>
              </w:rPr>
            </w:pPr>
            <w:proofErr w:type="spellStart"/>
            <w:r w:rsidRPr="00BF2EFC">
              <w:rPr>
                <w:rFonts w:ascii="Times New Roman" w:hAnsi="Times New Roman" w:cs="Times New Roman"/>
              </w:rPr>
              <w:t>Lab_Result_CM</w:t>
            </w:r>
            <w:proofErr w:type="spellEnd"/>
          </w:p>
        </w:tc>
        <w:tc>
          <w:tcPr>
            <w:tcW w:w="2988" w:type="dxa"/>
            <w:shd w:val="clear" w:color="auto" w:fill="auto"/>
          </w:tcPr>
          <w:p w14:paraId="740182BC" w14:textId="77777777" w:rsidR="00640350" w:rsidRPr="00BF2EFC" w:rsidRDefault="00640350" w:rsidP="00DA6259">
            <w:pPr>
              <w:rPr>
                <w:rFonts w:ascii="Times New Roman" w:hAnsi="Times New Roman" w:cs="Times New Roman"/>
              </w:rPr>
            </w:pPr>
          </w:p>
        </w:tc>
        <w:tc>
          <w:tcPr>
            <w:tcW w:w="2430" w:type="dxa"/>
            <w:shd w:val="clear" w:color="auto" w:fill="auto"/>
          </w:tcPr>
          <w:p w14:paraId="7901661F" w14:textId="77777777" w:rsidR="00640350" w:rsidRPr="00BF2EFC" w:rsidRDefault="00DA6259">
            <w:pPr>
              <w:rPr>
                <w:rFonts w:ascii="Times New Roman" w:hAnsi="Times New Roman" w:cs="Times New Roman"/>
              </w:rPr>
            </w:pPr>
            <w:r>
              <w:rPr>
                <w:rFonts w:ascii="Times New Roman" w:hAnsi="Times New Roman" w:cs="Times New Roman"/>
              </w:rPr>
              <w:t>Needs review by group</w:t>
            </w:r>
          </w:p>
        </w:tc>
        <w:tc>
          <w:tcPr>
            <w:tcW w:w="1350" w:type="dxa"/>
            <w:shd w:val="clear" w:color="auto" w:fill="auto"/>
          </w:tcPr>
          <w:p w14:paraId="45B7AEF8" w14:textId="77777777" w:rsidR="00640350" w:rsidRPr="00BF2EFC" w:rsidRDefault="00640350">
            <w:pPr>
              <w:rPr>
                <w:rFonts w:ascii="Times New Roman" w:hAnsi="Times New Roman" w:cs="Times New Roman"/>
              </w:rPr>
            </w:pPr>
          </w:p>
        </w:tc>
      </w:tr>
      <w:tr w:rsidR="007F4DEF" w:rsidRPr="00BF2EFC" w14:paraId="3CF07882" w14:textId="77777777" w:rsidTr="007C4770">
        <w:trPr>
          <w:cantSplit/>
          <w:tblHeader/>
        </w:trPr>
        <w:tc>
          <w:tcPr>
            <w:tcW w:w="2610" w:type="dxa"/>
            <w:shd w:val="clear" w:color="auto" w:fill="auto"/>
          </w:tcPr>
          <w:p w14:paraId="12DA5EBE" w14:textId="77777777" w:rsidR="00640350" w:rsidRPr="00BF2EFC" w:rsidRDefault="00640350">
            <w:pPr>
              <w:rPr>
                <w:rFonts w:ascii="Times New Roman" w:hAnsi="Times New Roman" w:cs="Times New Roman"/>
              </w:rPr>
            </w:pPr>
            <w:r w:rsidRPr="00BF2EFC">
              <w:rPr>
                <w:rFonts w:ascii="Times New Roman" w:hAnsi="Times New Roman" w:cs="Times New Roman"/>
              </w:rPr>
              <w:t>Condition</w:t>
            </w:r>
          </w:p>
        </w:tc>
        <w:tc>
          <w:tcPr>
            <w:tcW w:w="2988" w:type="dxa"/>
            <w:shd w:val="clear" w:color="auto" w:fill="auto"/>
          </w:tcPr>
          <w:p w14:paraId="5E7152A6" w14:textId="77777777" w:rsidR="00640350" w:rsidRPr="00BF2EFC" w:rsidRDefault="00640350">
            <w:pPr>
              <w:rPr>
                <w:rFonts w:ascii="Times New Roman" w:hAnsi="Times New Roman" w:cs="Times New Roman"/>
              </w:rPr>
            </w:pPr>
          </w:p>
        </w:tc>
        <w:tc>
          <w:tcPr>
            <w:tcW w:w="2430" w:type="dxa"/>
            <w:shd w:val="clear" w:color="auto" w:fill="auto"/>
          </w:tcPr>
          <w:p w14:paraId="3C7C89EA" w14:textId="77777777" w:rsidR="00640350" w:rsidRPr="00BF2EFC" w:rsidRDefault="00DA6259">
            <w:pPr>
              <w:rPr>
                <w:rFonts w:ascii="Times New Roman" w:hAnsi="Times New Roman" w:cs="Times New Roman"/>
              </w:rPr>
            </w:pPr>
            <w:r>
              <w:rPr>
                <w:rFonts w:ascii="Times New Roman" w:hAnsi="Times New Roman" w:cs="Times New Roman"/>
              </w:rPr>
              <w:t>Needs review by group</w:t>
            </w:r>
          </w:p>
        </w:tc>
        <w:tc>
          <w:tcPr>
            <w:tcW w:w="1350" w:type="dxa"/>
            <w:shd w:val="clear" w:color="auto" w:fill="auto"/>
          </w:tcPr>
          <w:p w14:paraId="10C3A729" w14:textId="77777777" w:rsidR="00640350" w:rsidRPr="00BF2EFC" w:rsidRDefault="00640350">
            <w:pPr>
              <w:rPr>
                <w:rFonts w:ascii="Times New Roman" w:hAnsi="Times New Roman" w:cs="Times New Roman"/>
              </w:rPr>
            </w:pPr>
          </w:p>
        </w:tc>
      </w:tr>
      <w:tr w:rsidR="007F4DEF" w:rsidRPr="00BF2EFC" w14:paraId="50257285" w14:textId="77777777" w:rsidTr="007C4770">
        <w:trPr>
          <w:cantSplit/>
          <w:tblHeader/>
        </w:trPr>
        <w:tc>
          <w:tcPr>
            <w:tcW w:w="2610" w:type="dxa"/>
            <w:shd w:val="clear" w:color="auto" w:fill="auto"/>
          </w:tcPr>
          <w:p w14:paraId="704BD7EF" w14:textId="77777777" w:rsidR="00640350" w:rsidRPr="00BF2EFC" w:rsidRDefault="00640350">
            <w:pPr>
              <w:rPr>
                <w:rFonts w:ascii="Times New Roman" w:hAnsi="Times New Roman" w:cs="Times New Roman"/>
              </w:rPr>
            </w:pPr>
            <w:r w:rsidRPr="00BF2EFC">
              <w:rPr>
                <w:rFonts w:ascii="Times New Roman" w:hAnsi="Times New Roman" w:cs="Times New Roman"/>
              </w:rPr>
              <w:t>Prescribing</w:t>
            </w:r>
          </w:p>
        </w:tc>
        <w:tc>
          <w:tcPr>
            <w:tcW w:w="2988" w:type="dxa"/>
            <w:shd w:val="clear" w:color="auto" w:fill="auto"/>
          </w:tcPr>
          <w:p w14:paraId="28A7DB52" w14:textId="77777777" w:rsidR="00640350" w:rsidRPr="00BF2EFC" w:rsidRDefault="007C4770">
            <w:pPr>
              <w:rPr>
                <w:rFonts w:ascii="Times New Roman" w:hAnsi="Times New Roman" w:cs="Times New Roman"/>
              </w:rPr>
            </w:pPr>
            <w:r>
              <w:rPr>
                <w:rFonts w:ascii="Times New Roman" w:hAnsi="Times New Roman" w:cs="Times New Roman"/>
              </w:rPr>
              <w:t>New table</w:t>
            </w:r>
          </w:p>
        </w:tc>
        <w:tc>
          <w:tcPr>
            <w:tcW w:w="2430" w:type="dxa"/>
            <w:shd w:val="clear" w:color="auto" w:fill="auto"/>
          </w:tcPr>
          <w:p w14:paraId="4A95970E" w14:textId="77777777" w:rsidR="00640350" w:rsidRPr="00BF2EFC" w:rsidRDefault="00DA6259">
            <w:pPr>
              <w:rPr>
                <w:rFonts w:ascii="Times New Roman" w:hAnsi="Times New Roman" w:cs="Times New Roman"/>
              </w:rPr>
            </w:pPr>
            <w:r>
              <w:rPr>
                <w:rFonts w:ascii="Times New Roman" w:hAnsi="Times New Roman" w:cs="Times New Roman"/>
              </w:rPr>
              <w:t>Needs review by group</w:t>
            </w:r>
          </w:p>
        </w:tc>
        <w:tc>
          <w:tcPr>
            <w:tcW w:w="1350" w:type="dxa"/>
            <w:shd w:val="clear" w:color="auto" w:fill="auto"/>
          </w:tcPr>
          <w:p w14:paraId="67D0CBC0" w14:textId="77777777" w:rsidR="00640350" w:rsidRPr="00BF2EFC" w:rsidRDefault="00640350">
            <w:pPr>
              <w:rPr>
                <w:rFonts w:ascii="Times New Roman" w:hAnsi="Times New Roman" w:cs="Times New Roman"/>
              </w:rPr>
            </w:pPr>
          </w:p>
        </w:tc>
      </w:tr>
      <w:tr w:rsidR="007F4DEF" w:rsidRPr="00BF2EFC" w14:paraId="5D54AFA7" w14:textId="77777777" w:rsidTr="007C4770">
        <w:trPr>
          <w:cantSplit/>
          <w:tblHeader/>
        </w:trPr>
        <w:tc>
          <w:tcPr>
            <w:tcW w:w="2610" w:type="dxa"/>
            <w:shd w:val="clear" w:color="auto" w:fill="auto"/>
          </w:tcPr>
          <w:p w14:paraId="47A73620" w14:textId="77777777" w:rsidR="00640350" w:rsidRPr="00BF2EFC" w:rsidRDefault="00640350">
            <w:pPr>
              <w:rPr>
                <w:rFonts w:ascii="Times New Roman" w:hAnsi="Times New Roman" w:cs="Times New Roman"/>
              </w:rPr>
            </w:pPr>
            <w:r w:rsidRPr="00BF2EFC">
              <w:rPr>
                <w:rFonts w:ascii="Times New Roman" w:hAnsi="Times New Roman" w:cs="Times New Roman"/>
              </w:rPr>
              <w:t>Dispensing</w:t>
            </w:r>
          </w:p>
        </w:tc>
        <w:tc>
          <w:tcPr>
            <w:tcW w:w="2988" w:type="dxa"/>
            <w:shd w:val="clear" w:color="auto" w:fill="auto"/>
          </w:tcPr>
          <w:p w14:paraId="74D45359" w14:textId="77777777" w:rsidR="00640350" w:rsidRPr="00BF2EFC" w:rsidRDefault="00640350">
            <w:pPr>
              <w:rPr>
                <w:rFonts w:ascii="Times New Roman" w:hAnsi="Times New Roman" w:cs="Times New Roman"/>
              </w:rPr>
            </w:pPr>
          </w:p>
        </w:tc>
        <w:tc>
          <w:tcPr>
            <w:tcW w:w="2430" w:type="dxa"/>
            <w:shd w:val="clear" w:color="auto" w:fill="auto"/>
          </w:tcPr>
          <w:p w14:paraId="108E627D" w14:textId="77777777" w:rsidR="00640350" w:rsidRPr="00BF2EFC" w:rsidRDefault="00DA6259">
            <w:pPr>
              <w:rPr>
                <w:rFonts w:ascii="Times New Roman" w:hAnsi="Times New Roman" w:cs="Times New Roman"/>
              </w:rPr>
            </w:pPr>
            <w:r>
              <w:rPr>
                <w:rFonts w:ascii="Times New Roman" w:hAnsi="Times New Roman" w:cs="Times New Roman"/>
              </w:rPr>
              <w:t>Needs review by group</w:t>
            </w:r>
          </w:p>
        </w:tc>
        <w:tc>
          <w:tcPr>
            <w:tcW w:w="1350" w:type="dxa"/>
            <w:shd w:val="clear" w:color="auto" w:fill="auto"/>
          </w:tcPr>
          <w:p w14:paraId="41651147" w14:textId="77777777" w:rsidR="00640350" w:rsidRPr="00BF2EFC" w:rsidRDefault="00640350">
            <w:pPr>
              <w:rPr>
                <w:rFonts w:ascii="Times New Roman" w:hAnsi="Times New Roman" w:cs="Times New Roman"/>
              </w:rPr>
            </w:pPr>
          </w:p>
        </w:tc>
      </w:tr>
      <w:tr w:rsidR="007C4770" w:rsidRPr="00BF2EFC" w14:paraId="00EF4796" w14:textId="77777777" w:rsidTr="007C4770">
        <w:trPr>
          <w:cantSplit/>
          <w:tblHeader/>
        </w:trPr>
        <w:tc>
          <w:tcPr>
            <w:tcW w:w="2610" w:type="dxa"/>
            <w:shd w:val="clear" w:color="auto" w:fill="auto"/>
          </w:tcPr>
          <w:p w14:paraId="14E371DD" w14:textId="77777777" w:rsidR="007C4770" w:rsidRPr="00BF2EFC" w:rsidRDefault="007C4770">
            <w:pPr>
              <w:rPr>
                <w:rFonts w:ascii="Times New Roman" w:hAnsi="Times New Roman" w:cs="Times New Roman"/>
              </w:rPr>
            </w:pPr>
            <w:r>
              <w:rPr>
                <w:rFonts w:ascii="Times New Roman" w:hAnsi="Times New Roman" w:cs="Times New Roman"/>
              </w:rPr>
              <w:t>Death</w:t>
            </w:r>
          </w:p>
        </w:tc>
        <w:tc>
          <w:tcPr>
            <w:tcW w:w="2988" w:type="dxa"/>
            <w:shd w:val="clear" w:color="auto" w:fill="auto"/>
          </w:tcPr>
          <w:p w14:paraId="7493D6BE" w14:textId="77777777" w:rsidR="007C4770" w:rsidRPr="00BF2EFC" w:rsidRDefault="007C4770">
            <w:pPr>
              <w:rPr>
                <w:rFonts w:ascii="Times New Roman" w:hAnsi="Times New Roman" w:cs="Times New Roman"/>
              </w:rPr>
            </w:pPr>
            <w:r>
              <w:rPr>
                <w:rFonts w:ascii="Times New Roman" w:hAnsi="Times New Roman" w:cs="Times New Roman"/>
              </w:rPr>
              <w:t>New Table</w:t>
            </w:r>
          </w:p>
        </w:tc>
        <w:tc>
          <w:tcPr>
            <w:tcW w:w="2430" w:type="dxa"/>
            <w:shd w:val="clear" w:color="auto" w:fill="auto"/>
          </w:tcPr>
          <w:p w14:paraId="66A21E59" w14:textId="77777777" w:rsidR="007C4770" w:rsidRDefault="007C4770">
            <w:pPr>
              <w:rPr>
                <w:rFonts w:ascii="Times New Roman" w:hAnsi="Times New Roman" w:cs="Times New Roman"/>
              </w:rPr>
            </w:pPr>
            <w:r>
              <w:rPr>
                <w:rFonts w:ascii="Times New Roman" w:hAnsi="Times New Roman" w:cs="Times New Roman"/>
              </w:rPr>
              <w:t>Needs to be added to doc</w:t>
            </w:r>
          </w:p>
        </w:tc>
        <w:tc>
          <w:tcPr>
            <w:tcW w:w="1350" w:type="dxa"/>
            <w:shd w:val="clear" w:color="auto" w:fill="auto"/>
          </w:tcPr>
          <w:p w14:paraId="747328C0" w14:textId="77777777" w:rsidR="007C4770" w:rsidRPr="00BF2EFC" w:rsidRDefault="007C4770">
            <w:pPr>
              <w:rPr>
                <w:rFonts w:ascii="Times New Roman" w:hAnsi="Times New Roman" w:cs="Times New Roman"/>
              </w:rPr>
            </w:pPr>
          </w:p>
        </w:tc>
      </w:tr>
      <w:tr w:rsidR="007C4770" w:rsidRPr="00BF2EFC" w14:paraId="41A77AC0" w14:textId="77777777" w:rsidTr="007C4770">
        <w:trPr>
          <w:cantSplit/>
          <w:tblHeader/>
        </w:trPr>
        <w:tc>
          <w:tcPr>
            <w:tcW w:w="2610" w:type="dxa"/>
            <w:shd w:val="clear" w:color="auto" w:fill="auto"/>
          </w:tcPr>
          <w:p w14:paraId="769A0674" w14:textId="77777777" w:rsidR="007C4770" w:rsidRPr="00BF2EFC" w:rsidRDefault="007C4770">
            <w:pPr>
              <w:rPr>
                <w:rFonts w:ascii="Times New Roman" w:hAnsi="Times New Roman" w:cs="Times New Roman"/>
              </w:rPr>
            </w:pPr>
            <w:r>
              <w:rPr>
                <w:rFonts w:ascii="Times New Roman" w:hAnsi="Times New Roman" w:cs="Times New Roman"/>
              </w:rPr>
              <w:t>Death Condition</w:t>
            </w:r>
          </w:p>
        </w:tc>
        <w:tc>
          <w:tcPr>
            <w:tcW w:w="2988" w:type="dxa"/>
            <w:shd w:val="clear" w:color="auto" w:fill="auto"/>
          </w:tcPr>
          <w:p w14:paraId="0DF67C7E" w14:textId="77777777" w:rsidR="007C4770" w:rsidRPr="00BF2EFC" w:rsidRDefault="007C4770">
            <w:pPr>
              <w:rPr>
                <w:rFonts w:ascii="Times New Roman" w:hAnsi="Times New Roman" w:cs="Times New Roman"/>
              </w:rPr>
            </w:pPr>
            <w:r>
              <w:rPr>
                <w:rFonts w:ascii="Times New Roman" w:hAnsi="Times New Roman" w:cs="Times New Roman"/>
              </w:rPr>
              <w:t>New Table</w:t>
            </w:r>
          </w:p>
        </w:tc>
        <w:tc>
          <w:tcPr>
            <w:tcW w:w="2430" w:type="dxa"/>
            <w:shd w:val="clear" w:color="auto" w:fill="auto"/>
          </w:tcPr>
          <w:p w14:paraId="44129F73" w14:textId="77777777" w:rsidR="007C4770" w:rsidRDefault="007C4770">
            <w:pPr>
              <w:rPr>
                <w:rFonts w:ascii="Times New Roman" w:hAnsi="Times New Roman" w:cs="Times New Roman"/>
              </w:rPr>
            </w:pPr>
            <w:r>
              <w:rPr>
                <w:rFonts w:ascii="Times New Roman" w:hAnsi="Times New Roman" w:cs="Times New Roman"/>
              </w:rPr>
              <w:t>Needs to be added to doc</w:t>
            </w:r>
          </w:p>
        </w:tc>
        <w:tc>
          <w:tcPr>
            <w:tcW w:w="1350" w:type="dxa"/>
            <w:shd w:val="clear" w:color="auto" w:fill="auto"/>
          </w:tcPr>
          <w:p w14:paraId="197BE907" w14:textId="77777777" w:rsidR="007C4770" w:rsidRPr="00BF2EFC" w:rsidRDefault="007C4770">
            <w:pPr>
              <w:rPr>
                <w:rFonts w:ascii="Times New Roman" w:hAnsi="Times New Roman" w:cs="Times New Roman"/>
              </w:rPr>
            </w:pPr>
          </w:p>
        </w:tc>
      </w:tr>
    </w:tbl>
    <w:p w14:paraId="511CDCFC" w14:textId="77777777" w:rsidR="00075513" w:rsidRPr="00CA289F" w:rsidRDefault="00075513">
      <w:pPr>
        <w:rPr>
          <w:rFonts w:ascii="Times New Roman" w:hAnsi="Times New Roman" w:cs="Times New Roman"/>
        </w:rPr>
        <w:sectPr w:rsidR="00075513" w:rsidRPr="00CA289F">
          <w:headerReference w:type="default" r:id="rId9"/>
          <w:footerReference w:type="default" r:id="rId10"/>
          <w:pgSz w:w="12240" w:h="15840"/>
          <w:pgMar w:top="1224" w:right="1440" w:bottom="1440" w:left="1440" w:header="432" w:footer="720" w:gutter="0"/>
          <w:cols w:space="720"/>
          <w:docGrid w:linePitch="600" w:charSpace="40960"/>
        </w:sectPr>
      </w:pPr>
    </w:p>
    <w:p w14:paraId="5B568317" w14:textId="77777777" w:rsidR="00C7202C" w:rsidRPr="00CA289F" w:rsidRDefault="00C7202C" w:rsidP="00B50E57">
      <w:pPr>
        <w:pStyle w:val="Heading1"/>
        <w:rPr>
          <w:rFonts w:ascii="Times New Roman" w:hAnsi="Times New Roman" w:cs="Times New Roman"/>
          <w:sz w:val="24"/>
        </w:rPr>
      </w:pPr>
      <w:bookmarkStart w:id="1" w:name="_Toc450823063"/>
      <w:r w:rsidRPr="00CA289F">
        <w:rPr>
          <w:rFonts w:ascii="Times New Roman" w:hAnsi="Times New Roman" w:cs="Times New Roman"/>
        </w:rPr>
        <w:lastRenderedPageBreak/>
        <w:t>Introduction</w:t>
      </w:r>
      <w:bookmarkEnd w:id="1"/>
    </w:p>
    <w:p w14:paraId="20EFF781" w14:textId="77777777" w:rsidR="001F7541" w:rsidRPr="00CA289F" w:rsidRDefault="00C7202C">
      <w:pPr>
        <w:spacing w:line="240" w:lineRule="auto"/>
        <w:rPr>
          <w:rFonts w:ascii="Times New Roman" w:hAnsi="Times New Roman" w:cs="Times New Roman"/>
          <w:sz w:val="22"/>
          <w:szCs w:val="22"/>
        </w:rPr>
      </w:pPr>
      <w:r w:rsidRPr="00CA289F">
        <w:rPr>
          <w:rFonts w:ascii="Times New Roman" w:hAnsi="Times New Roman" w:cs="Times New Roman"/>
          <w:sz w:val="22"/>
          <w:szCs w:val="22"/>
        </w:rPr>
        <w:t xml:space="preserve">The purpose of this document is to provide a mechanism for </w:t>
      </w:r>
      <w:proofErr w:type="spellStart"/>
      <w:r w:rsidRPr="00CA289F">
        <w:rPr>
          <w:rFonts w:ascii="Times New Roman" w:hAnsi="Times New Roman" w:cs="Times New Roman"/>
          <w:sz w:val="22"/>
          <w:szCs w:val="22"/>
        </w:rPr>
        <w:t>PCORnet</w:t>
      </w:r>
      <w:proofErr w:type="spellEnd"/>
      <w:r w:rsidRPr="00CA289F">
        <w:rPr>
          <w:rFonts w:ascii="Times New Roman" w:hAnsi="Times New Roman" w:cs="Times New Roman"/>
          <w:sz w:val="22"/>
          <w:szCs w:val="22"/>
        </w:rPr>
        <w:t xml:space="preserve"> data partners to communicate information about how they transformed data stored in OMOP Common Data Model (CDM) Version </w:t>
      </w:r>
      <w:r w:rsidR="000C56A5" w:rsidRPr="00CA289F">
        <w:rPr>
          <w:rFonts w:ascii="Times New Roman" w:hAnsi="Times New Roman" w:cs="Times New Roman"/>
          <w:sz w:val="22"/>
          <w:szCs w:val="22"/>
        </w:rPr>
        <w:t>5</w:t>
      </w:r>
      <w:r w:rsidRPr="00CA289F">
        <w:rPr>
          <w:rFonts w:ascii="Times New Roman" w:hAnsi="Times New Roman" w:cs="Times New Roman"/>
          <w:sz w:val="22"/>
          <w:szCs w:val="22"/>
        </w:rPr>
        <w:t xml:space="preserve"> format into the </w:t>
      </w:r>
      <w:proofErr w:type="spellStart"/>
      <w:r w:rsidRPr="00CA289F">
        <w:rPr>
          <w:rFonts w:ascii="Times New Roman" w:hAnsi="Times New Roman" w:cs="Times New Roman"/>
          <w:sz w:val="22"/>
          <w:szCs w:val="22"/>
        </w:rPr>
        <w:t>PCORnet</w:t>
      </w:r>
      <w:proofErr w:type="spellEnd"/>
      <w:r w:rsidRPr="00CA289F">
        <w:rPr>
          <w:rFonts w:ascii="Times New Roman" w:hAnsi="Times New Roman" w:cs="Times New Roman"/>
          <w:sz w:val="22"/>
          <w:szCs w:val="22"/>
        </w:rPr>
        <w:t xml:space="preserve"> C</w:t>
      </w:r>
      <w:r w:rsidR="00740B30">
        <w:rPr>
          <w:rFonts w:ascii="Times New Roman" w:hAnsi="Times New Roman" w:cs="Times New Roman"/>
          <w:sz w:val="22"/>
          <w:szCs w:val="22"/>
        </w:rPr>
        <w:t>ommon Data Model (CDM) Version 3</w:t>
      </w:r>
      <w:r w:rsidRPr="00CA289F">
        <w:rPr>
          <w:rFonts w:ascii="Times New Roman" w:hAnsi="Times New Roman" w:cs="Times New Roman"/>
          <w:sz w:val="22"/>
          <w:szCs w:val="22"/>
        </w:rPr>
        <w:t xml:space="preserve">.0. To describe how the information will be used to help the </w:t>
      </w:r>
      <w:proofErr w:type="spellStart"/>
      <w:r w:rsidRPr="00CA289F">
        <w:rPr>
          <w:rFonts w:ascii="Times New Roman" w:hAnsi="Times New Roman" w:cs="Times New Roman"/>
          <w:sz w:val="22"/>
          <w:szCs w:val="22"/>
        </w:rPr>
        <w:t>PCORnet</w:t>
      </w:r>
      <w:proofErr w:type="spellEnd"/>
      <w:r w:rsidRPr="00CA289F">
        <w:rPr>
          <w:rFonts w:ascii="Times New Roman" w:hAnsi="Times New Roman" w:cs="Times New Roman"/>
          <w:sz w:val="22"/>
          <w:szCs w:val="22"/>
        </w:rPr>
        <w:t xml:space="preserve"> Coordinating Center better understand the transformation process, appropriate uses of the </w:t>
      </w:r>
      <w:proofErr w:type="spellStart"/>
      <w:r w:rsidRPr="00CA289F">
        <w:rPr>
          <w:rFonts w:ascii="Times New Roman" w:hAnsi="Times New Roman" w:cs="Times New Roman"/>
          <w:sz w:val="22"/>
          <w:szCs w:val="22"/>
        </w:rPr>
        <w:t>PCORnet</w:t>
      </w:r>
      <w:proofErr w:type="spellEnd"/>
      <w:r w:rsidRPr="00CA289F">
        <w:rPr>
          <w:rFonts w:ascii="Times New Roman" w:hAnsi="Times New Roman" w:cs="Times New Roman"/>
          <w:sz w:val="22"/>
          <w:szCs w:val="22"/>
        </w:rPr>
        <w:t xml:space="preserve"> data, and the comparability of data sources. This document </w:t>
      </w:r>
      <w:r w:rsidR="00C420C4" w:rsidRPr="00CA289F">
        <w:rPr>
          <w:rFonts w:ascii="Times New Roman" w:hAnsi="Times New Roman" w:cs="Times New Roman"/>
          <w:sz w:val="22"/>
          <w:szCs w:val="22"/>
        </w:rPr>
        <w:t>details the</w:t>
      </w:r>
      <w:r w:rsidRPr="00CA289F">
        <w:rPr>
          <w:rFonts w:ascii="Times New Roman" w:hAnsi="Times New Roman" w:cs="Times New Roman"/>
          <w:sz w:val="22"/>
          <w:szCs w:val="22"/>
        </w:rPr>
        <w:t xml:space="preserve"> </w:t>
      </w:r>
      <w:r w:rsidR="0092239C" w:rsidRPr="00CA289F">
        <w:rPr>
          <w:rFonts w:ascii="Times New Roman" w:hAnsi="Times New Roman" w:cs="Times New Roman"/>
          <w:sz w:val="22"/>
          <w:szCs w:val="22"/>
        </w:rPr>
        <w:t>approach</w:t>
      </w:r>
      <w:r w:rsidR="00966B94" w:rsidRPr="00CA289F">
        <w:rPr>
          <w:rFonts w:ascii="Times New Roman" w:hAnsi="Times New Roman" w:cs="Times New Roman"/>
          <w:sz w:val="22"/>
          <w:szCs w:val="22"/>
        </w:rPr>
        <w:t xml:space="preserve"> </w:t>
      </w:r>
      <w:r w:rsidRPr="00CA289F">
        <w:rPr>
          <w:rFonts w:ascii="Times New Roman" w:hAnsi="Times New Roman" w:cs="Times New Roman"/>
          <w:sz w:val="22"/>
          <w:szCs w:val="22"/>
        </w:rPr>
        <w:t xml:space="preserve">used </w:t>
      </w:r>
      <w:r w:rsidR="00966B94" w:rsidRPr="00CA289F">
        <w:rPr>
          <w:rFonts w:ascii="Times New Roman" w:hAnsi="Times New Roman" w:cs="Times New Roman"/>
          <w:sz w:val="22"/>
          <w:szCs w:val="22"/>
        </w:rPr>
        <w:t>for the</w:t>
      </w:r>
      <w:r w:rsidRPr="00CA289F">
        <w:rPr>
          <w:rFonts w:ascii="Times New Roman" w:hAnsi="Times New Roman" w:cs="Times New Roman"/>
          <w:sz w:val="22"/>
          <w:szCs w:val="22"/>
        </w:rPr>
        <w:t xml:space="preserve"> Extract, Transform, and Load (ETL) process to transform </w:t>
      </w:r>
      <w:r w:rsidR="005832DE" w:rsidRPr="00CA289F">
        <w:rPr>
          <w:rFonts w:ascii="Times New Roman" w:hAnsi="Times New Roman" w:cs="Times New Roman"/>
          <w:sz w:val="22"/>
          <w:szCs w:val="22"/>
        </w:rPr>
        <w:t>OMOP CDMv</w:t>
      </w:r>
      <w:r w:rsidR="00C420C4" w:rsidRPr="00CA289F">
        <w:rPr>
          <w:rFonts w:ascii="Times New Roman" w:hAnsi="Times New Roman" w:cs="Times New Roman"/>
          <w:sz w:val="22"/>
          <w:szCs w:val="22"/>
        </w:rPr>
        <w:t>5</w:t>
      </w:r>
      <w:r w:rsidRPr="00CA289F">
        <w:rPr>
          <w:rFonts w:ascii="Times New Roman" w:hAnsi="Times New Roman" w:cs="Times New Roman"/>
          <w:sz w:val="22"/>
          <w:szCs w:val="22"/>
        </w:rPr>
        <w:t xml:space="preserve"> data elements to the data eleme</w:t>
      </w:r>
      <w:r w:rsidR="00740B30">
        <w:rPr>
          <w:rFonts w:ascii="Times New Roman" w:hAnsi="Times New Roman" w:cs="Times New Roman"/>
          <w:sz w:val="22"/>
          <w:szCs w:val="22"/>
        </w:rPr>
        <w:t xml:space="preserve">nts in the </w:t>
      </w:r>
      <w:proofErr w:type="spellStart"/>
      <w:r w:rsidR="00740B30">
        <w:rPr>
          <w:rFonts w:ascii="Times New Roman" w:hAnsi="Times New Roman" w:cs="Times New Roman"/>
          <w:sz w:val="22"/>
          <w:szCs w:val="22"/>
        </w:rPr>
        <w:t>PCORnet</w:t>
      </w:r>
      <w:proofErr w:type="spellEnd"/>
      <w:r w:rsidR="00740B30">
        <w:rPr>
          <w:rFonts w:ascii="Times New Roman" w:hAnsi="Times New Roman" w:cs="Times New Roman"/>
          <w:sz w:val="22"/>
          <w:szCs w:val="22"/>
        </w:rPr>
        <w:t xml:space="preserve"> CDM Version 3</w:t>
      </w:r>
      <w:r w:rsidRPr="00CA289F">
        <w:rPr>
          <w:rFonts w:ascii="Times New Roman" w:hAnsi="Times New Roman" w:cs="Times New Roman"/>
          <w:sz w:val="22"/>
          <w:szCs w:val="22"/>
        </w:rPr>
        <w:t xml:space="preserve">.0. </w:t>
      </w:r>
    </w:p>
    <w:p w14:paraId="30F6C3CA" w14:textId="77777777" w:rsidR="00C7202C" w:rsidRPr="00CA289F" w:rsidRDefault="00C7202C">
      <w:pPr>
        <w:spacing w:line="240" w:lineRule="auto"/>
        <w:rPr>
          <w:rFonts w:ascii="Times New Roman" w:hAnsi="Times New Roman" w:cs="Times New Roman"/>
          <w:sz w:val="22"/>
          <w:szCs w:val="22"/>
        </w:rPr>
      </w:pPr>
      <w:r w:rsidRPr="00CA289F">
        <w:rPr>
          <w:rFonts w:ascii="Times New Roman" w:hAnsi="Times New Roman" w:cs="Times New Roman"/>
          <w:sz w:val="22"/>
          <w:szCs w:val="22"/>
        </w:rPr>
        <w:t xml:space="preserve">The </w:t>
      </w:r>
      <w:r w:rsidR="009C5C97" w:rsidRPr="00CA289F">
        <w:rPr>
          <w:rFonts w:ascii="Times New Roman" w:hAnsi="Times New Roman" w:cs="Times New Roman"/>
          <w:sz w:val="22"/>
          <w:szCs w:val="22"/>
        </w:rPr>
        <w:t xml:space="preserve">document, </w:t>
      </w:r>
      <w:r w:rsidR="00740B30" w:rsidRPr="00740B30">
        <w:rPr>
          <w:rFonts w:ascii="Times New Roman" w:hAnsi="Times New Roman" w:cs="Times New Roman"/>
          <w:sz w:val="22"/>
          <w:szCs w:val="22"/>
          <w:u w:val="single"/>
        </w:rPr>
        <w:t>2015-06-01-PCORnet-Common-Data-Model-v3dot0-RELEASE.pdf</w:t>
      </w:r>
      <w:r w:rsidR="009C5C97" w:rsidRPr="00CA289F">
        <w:rPr>
          <w:rFonts w:ascii="Times New Roman" w:hAnsi="Times New Roman" w:cs="Times New Roman"/>
          <w:sz w:val="22"/>
          <w:szCs w:val="22"/>
        </w:rPr>
        <w:t xml:space="preserve">, </w:t>
      </w:r>
      <w:r w:rsidRPr="00CA289F">
        <w:rPr>
          <w:rFonts w:ascii="Times New Roman" w:hAnsi="Times New Roman" w:cs="Times New Roman"/>
          <w:sz w:val="22"/>
          <w:szCs w:val="22"/>
        </w:rPr>
        <w:t xml:space="preserve">should be used in conjunction with this document, as the </w:t>
      </w:r>
      <w:proofErr w:type="spellStart"/>
      <w:r w:rsidR="009C5C97" w:rsidRPr="00CA289F">
        <w:rPr>
          <w:rFonts w:ascii="Times New Roman" w:hAnsi="Times New Roman" w:cs="Times New Roman"/>
          <w:sz w:val="22"/>
          <w:szCs w:val="22"/>
          <w:u w:val="single"/>
        </w:rPr>
        <w:t>PCORnet</w:t>
      </w:r>
      <w:proofErr w:type="spellEnd"/>
      <w:r w:rsidR="009C5C97" w:rsidRPr="00CA289F">
        <w:rPr>
          <w:rFonts w:ascii="Times New Roman" w:hAnsi="Times New Roman" w:cs="Times New Roman"/>
          <w:sz w:val="22"/>
          <w:szCs w:val="22"/>
          <w:u w:val="single"/>
        </w:rPr>
        <w:t xml:space="preserve"> Common Data Model</w:t>
      </w:r>
      <w:r w:rsidRPr="00CA289F">
        <w:rPr>
          <w:rFonts w:ascii="Times New Roman" w:hAnsi="Times New Roman" w:cs="Times New Roman"/>
          <w:sz w:val="22"/>
          <w:szCs w:val="22"/>
        </w:rPr>
        <w:t xml:space="preserve"> has the data types and description</w:t>
      </w:r>
      <w:r w:rsidR="001F7541" w:rsidRPr="00CA289F">
        <w:rPr>
          <w:rFonts w:ascii="Times New Roman" w:hAnsi="Times New Roman" w:cs="Times New Roman"/>
          <w:sz w:val="22"/>
          <w:szCs w:val="22"/>
        </w:rPr>
        <w:t>s</w:t>
      </w:r>
      <w:r w:rsidRPr="00CA289F">
        <w:rPr>
          <w:rFonts w:ascii="Times New Roman" w:hAnsi="Times New Roman" w:cs="Times New Roman"/>
          <w:sz w:val="22"/>
          <w:szCs w:val="22"/>
        </w:rPr>
        <w:t xml:space="preserve"> of the </w:t>
      </w:r>
      <w:proofErr w:type="spellStart"/>
      <w:r w:rsidRPr="00CA289F">
        <w:rPr>
          <w:rFonts w:ascii="Times New Roman" w:hAnsi="Times New Roman" w:cs="Times New Roman"/>
          <w:sz w:val="22"/>
          <w:szCs w:val="22"/>
        </w:rPr>
        <w:t>PCORnet</w:t>
      </w:r>
      <w:proofErr w:type="spellEnd"/>
      <w:r w:rsidRPr="00CA289F">
        <w:rPr>
          <w:rFonts w:ascii="Times New Roman" w:hAnsi="Times New Roman" w:cs="Times New Roman"/>
          <w:sz w:val="22"/>
          <w:szCs w:val="22"/>
        </w:rPr>
        <w:t xml:space="preserve"> tables.</w:t>
      </w:r>
    </w:p>
    <w:p w14:paraId="05C1F181" w14:textId="77777777" w:rsidR="00C7202C" w:rsidRPr="00CA289F" w:rsidRDefault="005832DE">
      <w:pPr>
        <w:spacing w:line="240" w:lineRule="auto"/>
        <w:rPr>
          <w:rFonts w:ascii="Times New Roman" w:hAnsi="Times New Roman" w:cs="Times New Roman"/>
          <w:sz w:val="24"/>
        </w:rPr>
      </w:pPr>
      <w:r w:rsidRPr="00CA289F">
        <w:rPr>
          <w:rFonts w:ascii="Times New Roman" w:hAnsi="Times New Roman" w:cs="Times New Roman"/>
          <w:sz w:val="22"/>
          <w:szCs w:val="22"/>
        </w:rPr>
        <w:t xml:space="preserve">This document assumes that the conventions outlined in </w:t>
      </w:r>
      <w:r w:rsidRPr="00CA289F">
        <w:rPr>
          <w:rFonts w:ascii="Times New Roman" w:hAnsi="Times New Roman" w:cs="Times New Roman"/>
          <w:sz w:val="22"/>
          <w:szCs w:val="22"/>
          <w:u w:val="single"/>
        </w:rPr>
        <w:t>CDRN Conventions for Populating OMOP CDM</w:t>
      </w:r>
      <w:r w:rsidRPr="00CA289F">
        <w:rPr>
          <w:rFonts w:ascii="Times New Roman" w:hAnsi="Times New Roman" w:cs="Times New Roman"/>
          <w:sz w:val="22"/>
          <w:szCs w:val="22"/>
        </w:rPr>
        <w:t xml:space="preserve"> were followed in populating the OMOP CDMv</w:t>
      </w:r>
      <w:r w:rsidR="00C420C4" w:rsidRPr="00CA289F">
        <w:rPr>
          <w:rFonts w:ascii="Times New Roman" w:hAnsi="Times New Roman" w:cs="Times New Roman"/>
          <w:sz w:val="22"/>
          <w:szCs w:val="22"/>
        </w:rPr>
        <w:t>5</w:t>
      </w:r>
      <w:r w:rsidRPr="00CA289F">
        <w:rPr>
          <w:rFonts w:ascii="Times New Roman" w:hAnsi="Times New Roman" w:cs="Times New Roman"/>
          <w:sz w:val="22"/>
          <w:szCs w:val="22"/>
        </w:rPr>
        <w:t xml:space="preserve"> database</w:t>
      </w:r>
      <w:r w:rsidR="00A2698D" w:rsidRPr="00CA289F">
        <w:rPr>
          <w:rFonts w:ascii="Times New Roman" w:hAnsi="Times New Roman" w:cs="Times New Roman"/>
          <w:sz w:val="22"/>
          <w:szCs w:val="22"/>
        </w:rPr>
        <w:t xml:space="preserve">.  </w:t>
      </w:r>
      <w:r w:rsidR="00810249" w:rsidRPr="00CA289F">
        <w:rPr>
          <w:rFonts w:ascii="Times New Roman" w:hAnsi="Times New Roman" w:cs="Times New Roman"/>
          <w:sz w:val="22"/>
          <w:szCs w:val="22"/>
        </w:rPr>
        <w:t xml:space="preserve">It also requires that OMOP Vocabulary 5 or later </w:t>
      </w:r>
      <w:r w:rsidR="0056614A" w:rsidRPr="00CA289F">
        <w:rPr>
          <w:rFonts w:ascii="Times New Roman" w:hAnsi="Times New Roman" w:cs="Times New Roman"/>
          <w:sz w:val="22"/>
          <w:szCs w:val="22"/>
        </w:rPr>
        <w:t xml:space="preserve">be </w:t>
      </w:r>
      <w:r w:rsidR="00810249" w:rsidRPr="00CA289F">
        <w:rPr>
          <w:rFonts w:ascii="Times New Roman" w:hAnsi="Times New Roman" w:cs="Times New Roman"/>
          <w:sz w:val="22"/>
          <w:szCs w:val="22"/>
        </w:rPr>
        <w:t>used for the ETL.</w:t>
      </w:r>
    </w:p>
    <w:p w14:paraId="7C5AA286" w14:textId="77777777" w:rsidR="00C7202C" w:rsidRPr="00CA289F" w:rsidRDefault="00C7202C">
      <w:pPr>
        <w:pStyle w:val="Heading1"/>
        <w:rPr>
          <w:rFonts w:ascii="Times New Roman" w:hAnsi="Times New Roman" w:cs="Times New Roman"/>
          <w:sz w:val="24"/>
        </w:rPr>
      </w:pPr>
      <w:bookmarkStart w:id="2" w:name="_Toc450823064"/>
      <w:r w:rsidRPr="00CA289F">
        <w:rPr>
          <w:rFonts w:ascii="Times New Roman" w:hAnsi="Times New Roman" w:cs="Times New Roman"/>
        </w:rPr>
        <w:t>Source Data Mapping Approach</w:t>
      </w:r>
      <w:bookmarkEnd w:id="2"/>
    </w:p>
    <w:p w14:paraId="3C19E584" w14:textId="77777777" w:rsidR="00C7202C" w:rsidRPr="00CA289F" w:rsidRDefault="00C7202C">
      <w:pPr>
        <w:spacing w:line="240" w:lineRule="auto"/>
        <w:rPr>
          <w:rFonts w:ascii="Times New Roman" w:hAnsi="Times New Roman" w:cs="Times New Roman"/>
          <w:sz w:val="22"/>
          <w:szCs w:val="22"/>
        </w:rPr>
      </w:pPr>
      <w:r w:rsidRPr="00CA289F">
        <w:rPr>
          <w:rFonts w:ascii="Times New Roman" w:hAnsi="Times New Roman" w:cs="Times New Roman"/>
          <w:sz w:val="22"/>
          <w:szCs w:val="22"/>
        </w:rPr>
        <w:t xml:space="preserve">This document describes mapping of the target </w:t>
      </w:r>
      <w:proofErr w:type="spellStart"/>
      <w:r w:rsidRPr="00CA289F">
        <w:rPr>
          <w:rFonts w:ascii="Times New Roman" w:hAnsi="Times New Roman" w:cs="Times New Roman"/>
          <w:sz w:val="22"/>
          <w:szCs w:val="22"/>
        </w:rPr>
        <w:t>PCORnet</w:t>
      </w:r>
      <w:proofErr w:type="spellEnd"/>
      <w:r w:rsidRPr="00CA289F">
        <w:rPr>
          <w:rFonts w:ascii="Times New Roman" w:hAnsi="Times New Roman" w:cs="Times New Roman"/>
          <w:sz w:val="22"/>
          <w:szCs w:val="22"/>
        </w:rPr>
        <w:t xml:space="preserve"> Common Data Model (CDM) tables and columns from source OMOP CDM model v</w:t>
      </w:r>
      <w:r w:rsidR="007C29BA" w:rsidRPr="00CA289F">
        <w:rPr>
          <w:rFonts w:ascii="Times New Roman" w:hAnsi="Times New Roman" w:cs="Times New Roman"/>
          <w:sz w:val="22"/>
          <w:szCs w:val="22"/>
        </w:rPr>
        <w:t>5</w:t>
      </w:r>
      <w:r w:rsidRPr="00CA289F">
        <w:rPr>
          <w:rFonts w:ascii="Times New Roman" w:hAnsi="Times New Roman" w:cs="Times New Roman"/>
          <w:sz w:val="22"/>
          <w:szCs w:val="22"/>
        </w:rPr>
        <w:t>.</w:t>
      </w:r>
    </w:p>
    <w:p w14:paraId="4886D617" w14:textId="77777777" w:rsidR="00C7202C" w:rsidRPr="00CA289F" w:rsidRDefault="00C7202C">
      <w:pPr>
        <w:spacing w:line="240" w:lineRule="auto"/>
        <w:rPr>
          <w:rFonts w:ascii="Times New Roman" w:hAnsi="Times New Roman" w:cs="Times New Roman"/>
          <w:sz w:val="22"/>
          <w:szCs w:val="22"/>
        </w:rPr>
      </w:pPr>
      <w:r w:rsidRPr="00CA289F">
        <w:rPr>
          <w:rFonts w:ascii="Times New Roman" w:hAnsi="Times New Roman" w:cs="Times New Roman"/>
          <w:sz w:val="22"/>
          <w:szCs w:val="22"/>
        </w:rPr>
        <w:t>The mapping was designed based on OMOP CDM</w:t>
      </w:r>
      <w:r w:rsidR="00C420C4" w:rsidRPr="00CA289F">
        <w:rPr>
          <w:rFonts w:ascii="Times New Roman" w:hAnsi="Times New Roman" w:cs="Times New Roman"/>
          <w:sz w:val="22"/>
          <w:szCs w:val="22"/>
        </w:rPr>
        <w:t xml:space="preserve"> v5</w:t>
      </w:r>
      <w:r w:rsidRPr="00CA289F">
        <w:rPr>
          <w:rFonts w:ascii="Times New Roman" w:hAnsi="Times New Roman" w:cs="Times New Roman"/>
          <w:sz w:val="22"/>
          <w:szCs w:val="22"/>
        </w:rPr>
        <w:t xml:space="preserve"> specification</w:t>
      </w:r>
      <w:r w:rsidR="0092239C" w:rsidRPr="00CA289F">
        <w:rPr>
          <w:rFonts w:ascii="Times New Roman" w:hAnsi="Times New Roman" w:cs="Times New Roman"/>
          <w:sz w:val="22"/>
          <w:szCs w:val="22"/>
        </w:rPr>
        <w:t xml:space="preserve">, </w:t>
      </w:r>
      <w:r w:rsidRPr="00CA289F">
        <w:rPr>
          <w:rFonts w:ascii="Times New Roman" w:hAnsi="Times New Roman" w:cs="Times New Roman"/>
          <w:sz w:val="22"/>
          <w:szCs w:val="22"/>
        </w:rPr>
        <w:t>data samples</w:t>
      </w:r>
      <w:r w:rsidR="0092239C" w:rsidRPr="00CA289F">
        <w:rPr>
          <w:rFonts w:ascii="Times New Roman" w:hAnsi="Times New Roman" w:cs="Times New Roman"/>
          <w:sz w:val="22"/>
          <w:szCs w:val="22"/>
        </w:rPr>
        <w:t>,</w:t>
      </w:r>
      <w:r w:rsidRPr="00CA289F">
        <w:rPr>
          <w:rFonts w:ascii="Times New Roman" w:hAnsi="Times New Roman" w:cs="Times New Roman"/>
          <w:sz w:val="22"/>
          <w:szCs w:val="22"/>
        </w:rPr>
        <w:t xml:space="preserve"> </w:t>
      </w:r>
      <w:r w:rsidR="007C29BA" w:rsidRPr="00CA289F">
        <w:rPr>
          <w:rFonts w:ascii="Times New Roman" w:hAnsi="Times New Roman" w:cs="Times New Roman"/>
          <w:sz w:val="22"/>
          <w:szCs w:val="22"/>
        </w:rPr>
        <w:t xml:space="preserve">and </w:t>
      </w:r>
      <w:proofErr w:type="spellStart"/>
      <w:r w:rsidR="007C29BA" w:rsidRPr="00CA289F">
        <w:rPr>
          <w:rFonts w:ascii="Times New Roman" w:hAnsi="Times New Roman" w:cs="Times New Roman"/>
          <w:sz w:val="22"/>
          <w:szCs w:val="22"/>
        </w:rPr>
        <w:t>PCORnet</w:t>
      </w:r>
      <w:proofErr w:type="spellEnd"/>
      <w:r w:rsidRPr="00CA289F">
        <w:rPr>
          <w:rFonts w:ascii="Times New Roman" w:hAnsi="Times New Roman" w:cs="Times New Roman"/>
          <w:sz w:val="22"/>
          <w:szCs w:val="22"/>
        </w:rPr>
        <w:t xml:space="preserve"> CDM specification. </w:t>
      </w:r>
      <w:r w:rsidRPr="00CA289F">
        <w:rPr>
          <w:rStyle w:val="CommentReference"/>
          <w:rFonts w:ascii="Times New Roman" w:hAnsi="Times New Roman" w:cs="Times New Roman"/>
          <w:sz w:val="22"/>
          <w:szCs w:val="22"/>
        </w:rPr>
        <w:t>The mapping should provide sufficient information in order to design and develop ETL processes.</w:t>
      </w:r>
    </w:p>
    <w:p w14:paraId="77D001B9" w14:textId="77777777" w:rsidR="00C7202C" w:rsidRPr="00CA289F" w:rsidRDefault="00C7202C">
      <w:pPr>
        <w:pStyle w:val="Heading1"/>
        <w:rPr>
          <w:rFonts w:ascii="Times New Roman" w:hAnsi="Times New Roman" w:cs="Times New Roman"/>
          <w:sz w:val="24"/>
        </w:rPr>
      </w:pPr>
      <w:bookmarkStart w:id="3" w:name="_Toc450823065"/>
      <w:r w:rsidRPr="00CA289F">
        <w:rPr>
          <w:rFonts w:ascii="Times New Roman" w:hAnsi="Times New Roman" w:cs="Times New Roman"/>
        </w:rPr>
        <w:t>Source Data Mapping</w:t>
      </w:r>
      <w:bookmarkEnd w:id="3"/>
    </w:p>
    <w:p w14:paraId="01DF2074" w14:textId="77777777" w:rsidR="00C7202C" w:rsidRPr="00CA289F" w:rsidRDefault="00C7202C">
      <w:pPr>
        <w:spacing w:line="240" w:lineRule="auto"/>
        <w:rPr>
          <w:rFonts w:ascii="Times New Roman" w:hAnsi="Times New Roman" w:cs="Times New Roman"/>
          <w:sz w:val="24"/>
        </w:rPr>
      </w:pPr>
      <w:r w:rsidRPr="00CA289F">
        <w:rPr>
          <w:rFonts w:ascii="Times New Roman" w:hAnsi="Times New Roman" w:cs="Times New Roman"/>
          <w:sz w:val="22"/>
          <w:szCs w:val="22"/>
        </w:rPr>
        <w:t>This section describe</w:t>
      </w:r>
      <w:r w:rsidR="001F7541" w:rsidRPr="00CA289F">
        <w:rPr>
          <w:rFonts w:ascii="Times New Roman" w:hAnsi="Times New Roman" w:cs="Times New Roman"/>
          <w:sz w:val="22"/>
          <w:szCs w:val="22"/>
        </w:rPr>
        <w:t>s</w:t>
      </w:r>
      <w:r w:rsidRPr="00CA289F">
        <w:rPr>
          <w:rFonts w:ascii="Times New Roman" w:hAnsi="Times New Roman" w:cs="Times New Roman"/>
          <w:sz w:val="22"/>
          <w:szCs w:val="22"/>
        </w:rPr>
        <w:t xml:space="preserve"> mapping process and ETL conversions</w:t>
      </w:r>
      <w:r w:rsidR="0061702B" w:rsidRPr="00CA289F">
        <w:rPr>
          <w:rFonts w:ascii="Times New Roman" w:hAnsi="Times New Roman" w:cs="Times New Roman"/>
          <w:sz w:val="22"/>
          <w:szCs w:val="22"/>
        </w:rPr>
        <w:t xml:space="preserve"> for transforming data from</w:t>
      </w:r>
      <w:r w:rsidRPr="00CA289F">
        <w:rPr>
          <w:rFonts w:ascii="Times New Roman" w:hAnsi="Times New Roman" w:cs="Times New Roman"/>
          <w:sz w:val="22"/>
          <w:szCs w:val="22"/>
        </w:rPr>
        <w:t xml:space="preserve"> </w:t>
      </w:r>
      <w:r w:rsidR="0061702B" w:rsidRPr="00CA289F">
        <w:rPr>
          <w:rFonts w:ascii="Times New Roman" w:hAnsi="Times New Roman" w:cs="Times New Roman"/>
          <w:sz w:val="22"/>
          <w:szCs w:val="22"/>
        </w:rPr>
        <w:t xml:space="preserve">an </w:t>
      </w:r>
      <w:r w:rsidRPr="00CA289F">
        <w:rPr>
          <w:rFonts w:ascii="Times New Roman" w:hAnsi="Times New Roman" w:cs="Times New Roman"/>
          <w:sz w:val="22"/>
          <w:szCs w:val="22"/>
        </w:rPr>
        <w:t>OMOP C</w:t>
      </w:r>
      <w:r w:rsidR="00353CB8" w:rsidRPr="00CA289F">
        <w:rPr>
          <w:rFonts w:ascii="Times New Roman" w:hAnsi="Times New Roman" w:cs="Times New Roman"/>
          <w:sz w:val="22"/>
          <w:szCs w:val="22"/>
        </w:rPr>
        <w:t>DM</w:t>
      </w:r>
      <w:r w:rsidR="002E223B" w:rsidRPr="00CA289F">
        <w:rPr>
          <w:rFonts w:ascii="Times New Roman" w:hAnsi="Times New Roman" w:cs="Times New Roman"/>
          <w:sz w:val="22"/>
          <w:szCs w:val="22"/>
        </w:rPr>
        <w:t xml:space="preserve"> (source)</w:t>
      </w:r>
      <w:r w:rsidRPr="00CA289F">
        <w:rPr>
          <w:rFonts w:ascii="Times New Roman" w:hAnsi="Times New Roman" w:cs="Times New Roman"/>
          <w:sz w:val="22"/>
          <w:szCs w:val="22"/>
        </w:rPr>
        <w:t xml:space="preserve"> to</w:t>
      </w:r>
      <w:r w:rsidR="00353CB8" w:rsidRPr="00CA289F">
        <w:rPr>
          <w:rFonts w:ascii="Times New Roman" w:hAnsi="Times New Roman" w:cs="Times New Roman"/>
          <w:sz w:val="22"/>
          <w:szCs w:val="22"/>
        </w:rPr>
        <w:t xml:space="preserve"> a</w:t>
      </w:r>
      <w:r w:rsidRPr="00CA289F">
        <w:rPr>
          <w:rFonts w:ascii="Times New Roman" w:hAnsi="Times New Roman" w:cs="Times New Roman"/>
          <w:sz w:val="22"/>
          <w:szCs w:val="22"/>
        </w:rPr>
        <w:t xml:space="preserve"> </w:t>
      </w:r>
      <w:proofErr w:type="spellStart"/>
      <w:r w:rsidRPr="00CA289F">
        <w:rPr>
          <w:rFonts w:ascii="Times New Roman" w:hAnsi="Times New Roman" w:cs="Times New Roman"/>
          <w:sz w:val="22"/>
          <w:szCs w:val="22"/>
        </w:rPr>
        <w:t>PCORNet</w:t>
      </w:r>
      <w:proofErr w:type="spellEnd"/>
      <w:r w:rsidRPr="00CA289F">
        <w:rPr>
          <w:rFonts w:ascii="Times New Roman" w:hAnsi="Times New Roman" w:cs="Times New Roman"/>
          <w:sz w:val="22"/>
          <w:szCs w:val="22"/>
        </w:rPr>
        <w:t xml:space="preserve"> CDM</w:t>
      </w:r>
      <w:r w:rsidR="002E223B" w:rsidRPr="00CA289F">
        <w:rPr>
          <w:rFonts w:ascii="Times New Roman" w:hAnsi="Times New Roman" w:cs="Times New Roman"/>
          <w:sz w:val="22"/>
          <w:szCs w:val="22"/>
        </w:rPr>
        <w:t xml:space="preserve"> (destination)</w:t>
      </w:r>
      <w:r w:rsidRPr="00CA289F">
        <w:rPr>
          <w:rFonts w:ascii="Times New Roman" w:hAnsi="Times New Roman" w:cs="Times New Roman"/>
          <w:sz w:val="22"/>
          <w:szCs w:val="22"/>
        </w:rPr>
        <w:t xml:space="preserve">. </w:t>
      </w:r>
    </w:p>
    <w:p w14:paraId="67ECBA8F" w14:textId="77777777" w:rsidR="00C7202C" w:rsidRPr="00CA289F" w:rsidRDefault="00C7202C">
      <w:pPr>
        <w:pStyle w:val="Heading2"/>
        <w:rPr>
          <w:rFonts w:ascii="Times New Roman" w:hAnsi="Times New Roman" w:cs="Times New Roman"/>
          <w:sz w:val="24"/>
        </w:rPr>
      </w:pPr>
      <w:bookmarkStart w:id="4" w:name="_Toc450823066"/>
      <w:r w:rsidRPr="00CA289F">
        <w:rPr>
          <w:rFonts w:ascii="Times New Roman" w:hAnsi="Times New Roman" w:cs="Times New Roman"/>
        </w:rPr>
        <w:t>Data Mapping</w:t>
      </w:r>
      <w:bookmarkEnd w:id="4"/>
    </w:p>
    <w:p w14:paraId="7FBDF789" w14:textId="77777777" w:rsidR="00C7202C" w:rsidRPr="00CA289F" w:rsidRDefault="00C7202C">
      <w:pPr>
        <w:spacing w:line="240" w:lineRule="auto"/>
        <w:rPr>
          <w:rFonts w:ascii="Times New Roman" w:hAnsi="Times New Roman" w:cs="Times New Roman"/>
          <w:sz w:val="24"/>
        </w:rPr>
      </w:pPr>
      <w:r w:rsidRPr="00CA289F">
        <w:rPr>
          <w:rFonts w:ascii="Times New Roman" w:hAnsi="Times New Roman" w:cs="Times New Roman"/>
          <w:sz w:val="22"/>
          <w:szCs w:val="22"/>
        </w:rPr>
        <w:t xml:space="preserve">Data mapping expects source and target data to be stored in any </w:t>
      </w:r>
      <w:r w:rsidR="005832DE" w:rsidRPr="00CA289F">
        <w:rPr>
          <w:rFonts w:ascii="Times New Roman" w:hAnsi="Times New Roman" w:cs="Times New Roman"/>
          <w:sz w:val="22"/>
          <w:szCs w:val="22"/>
        </w:rPr>
        <w:t>conventional relational database system</w:t>
      </w:r>
      <w:r w:rsidRPr="00CA289F">
        <w:rPr>
          <w:rFonts w:ascii="Times New Roman" w:hAnsi="Times New Roman" w:cs="Times New Roman"/>
          <w:sz w:val="22"/>
          <w:szCs w:val="22"/>
        </w:rPr>
        <w:t xml:space="preserve"> per OMOP CDM v</w:t>
      </w:r>
      <w:r w:rsidR="00C420C4" w:rsidRPr="00CA289F">
        <w:rPr>
          <w:rFonts w:ascii="Times New Roman" w:hAnsi="Times New Roman" w:cs="Times New Roman"/>
          <w:sz w:val="22"/>
          <w:szCs w:val="22"/>
        </w:rPr>
        <w:t>5</w:t>
      </w:r>
      <w:r w:rsidRPr="00CA289F">
        <w:rPr>
          <w:rFonts w:ascii="Times New Roman" w:hAnsi="Times New Roman" w:cs="Times New Roman"/>
          <w:sz w:val="22"/>
          <w:szCs w:val="22"/>
        </w:rPr>
        <w:t xml:space="preserve"> and </w:t>
      </w:r>
      <w:proofErr w:type="spellStart"/>
      <w:r w:rsidRPr="00CA289F">
        <w:rPr>
          <w:rFonts w:ascii="Times New Roman" w:hAnsi="Times New Roman" w:cs="Times New Roman"/>
          <w:sz w:val="22"/>
          <w:szCs w:val="22"/>
        </w:rPr>
        <w:t>PCORNet</w:t>
      </w:r>
      <w:proofErr w:type="spellEnd"/>
      <w:r w:rsidRPr="00CA289F">
        <w:rPr>
          <w:rFonts w:ascii="Times New Roman" w:hAnsi="Times New Roman" w:cs="Times New Roman"/>
          <w:sz w:val="22"/>
          <w:szCs w:val="22"/>
        </w:rPr>
        <w:t xml:space="preserve"> CDM</w:t>
      </w:r>
      <w:r w:rsidR="00C420C4" w:rsidRPr="00CA289F">
        <w:rPr>
          <w:rFonts w:ascii="Times New Roman" w:hAnsi="Times New Roman" w:cs="Times New Roman"/>
          <w:sz w:val="22"/>
          <w:szCs w:val="22"/>
        </w:rPr>
        <w:t xml:space="preserve"> v1</w:t>
      </w:r>
      <w:r w:rsidRPr="00CA289F">
        <w:rPr>
          <w:rFonts w:ascii="Times New Roman" w:hAnsi="Times New Roman" w:cs="Times New Roman"/>
          <w:sz w:val="22"/>
          <w:szCs w:val="22"/>
        </w:rPr>
        <w:t xml:space="preserve"> specifications respectively.</w:t>
      </w:r>
    </w:p>
    <w:p w14:paraId="35CE2FB7" w14:textId="77777777" w:rsidR="00C7202C" w:rsidRPr="00CA289F" w:rsidRDefault="000B0671">
      <w:pPr>
        <w:pStyle w:val="Heading3"/>
        <w:rPr>
          <w:rFonts w:ascii="Times New Roman" w:hAnsi="Times New Roman" w:cs="Times New Roman"/>
        </w:rPr>
      </w:pPr>
      <w:bookmarkStart w:id="5" w:name="_Toc450823067"/>
      <w:r>
        <w:rPr>
          <w:rFonts w:ascii="Times New Roman" w:hAnsi="Times New Roman" w:cs="Times New Roman"/>
        </w:rPr>
        <w:t>Table</w:t>
      </w:r>
      <w:r w:rsidR="00C7202C" w:rsidRPr="00CA289F">
        <w:rPr>
          <w:rFonts w:ascii="Times New Roman" w:hAnsi="Times New Roman" w:cs="Times New Roman"/>
        </w:rPr>
        <w:t>: Demographic</w:t>
      </w:r>
      <w:bookmarkEnd w:id="5"/>
    </w:p>
    <w:p w14:paraId="42095D84" w14:textId="77777777" w:rsidR="00C7202C" w:rsidRPr="00CA289F" w:rsidRDefault="00C7202C">
      <w:pPr>
        <w:spacing w:after="0" w:line="240" w:lineRule="auto"/>
        <w:rPr>
          <w:rFonts w:ascii="Times New Roman" w:hAnsi="Times New Roman" w:cs="Times New Roman"/>
          <w:sz w:val="22"/>
          <w:szCs w:val="22"/>
        </w:rPr>
      </w:pPr>
      <w:r w:rsidRPr="00CA289F">
        <w:rPr>
          <w:rFonts w:ascii="Times New Roman" w:hAnsi="Times New Roman" w:cs="Times New Roman"/>
          <w:sz w:val="22"/>
          <w:szCs w:val="22"/>
        </w:rPr>
        <w:t>PCORI DEMOGRAPHIC table contains one record per patient.</w:t>
      </w:r>
      <w:r w:rsidR="002C3F3E" w:rsidRPr="00CA289F">
        <w:rPr>
          <w:rFonts w:ascii="Times New Roman" w:hAnsi="Times New Roman" w:cs="Times New Roman"/>
          <w:sz w:val="22"/>
          <w:szCs w:val="22"/>
        </w:rPr>
        <w:t xml:space="preserve"> </w:t>
      </w:r>
      <w:r w:rsidRPr="00CA289F">
        <w:rPr>
          <w:rFonts w:ascii="Times New Roman" w:hAnsi="Times New Roman" w:cs="Times New Roman"/>
          <w:sz w:val="22"/>
          <w:szCs w:val="22"/>
        </w:rPr>
        <w:t>Load Demographic data from OMOP Person table as described below.</w:t>
      </w:r>
    </w:p>
    <w:p w14:paraId="7C556937" w14:textId="77777777" w:rsidR="00C7202C" w:rsidRPr="00CA289F" w:rsidRDefault="00C7202C">
      <w:pPr>
        <w:autoSpaceDE w:val="0"/>
        <w:rPr>
          <w:rFonts w:ascii="Times New Roman" w:hAnsi="Times New Roman" w:cs="Times New Roman"/>
          <w:sz w:val="22"/>
          <w:szCs w:val="22"/>
        </w:rPr>
      </w:pPr>
      <w:r w:rsidRPr="00CA289F">
        <w:rPr>
          <w:rFonts w:ascii="Times New Roman" w:hAnsi="Times New Roman" w:cs="Times New Roman"/>
          <w:sz w:val="22"/>
          <w:szCs w:val="22"/>
        </w:rPr>
        <w:t xml:space="preserve">. </w:t>
      </w:r>
    </w:p>
    <w:p w14:paraId="73B26222" w14:textId="77777777" w:rsidR="00C7202C" w:rsidRPr="00CA289F" w:rsidRDefault="007C4770">
      <w:pPr>
        <w:spacing w:after="0"/>
        <w:rPr>
          <w:rFonts w:ascii="Times New Roman" w:hAnsi="Times New Roman" w:cs="Times New Roman"/>
          <w:b/>
          <w:bCs/>
          <w:sz w:val="22"/>
          <w:szCs w:val="22"/>
        </w:rPr>
      </w:pPr>
      <w:proofErr w:type="gramStart"/>
      <w:r>
        <w:rPr>
          <w:rFonts w:ascii="Times New Roman" w:hAnsi="Times New Roman" w:cs="Times New Roman"/>
          <w:sz w:val="22"/>
          <w:szCs w:val="22"/>
        </w:rPr>
        <w:t xml:space="preserve">Demographic </w:t>
      </w:r>
      <w:r w:rsidRPr="00CA289F">
        <w:rPr>
          <w:rFonts w:ascii="Times New Roman" w:hAnsi="Times New Roman" w:cs="Times New Roman"/>
          <w:sz w:val="22"/>
          <w:szCs w:val="22"/>
        </w:rPr>
        <w:t xml:space="preserve"> </w:t>
      </w:r>
      <w:r w:rsidR="00C7202C" w:rsidRPr="00CA289F">
        <w:rPr>
          <w:rFonts w:ascii="Times New Roman" w:hAnsi="Times New Roman" w:cs="Times New Roman"/>
          <w:sz w:val="22"/>
          <w:szCs w:val="22"/>
        </w:rPr>
        <w:t>field</w:t>
      </w:r>
      <w:proofErr w:type="gramEnd"/>
      <w:r w:rsidR="00C7202C" w:rsidRPr="00CA289F">
        <w:rPr>
          <w:rFonts w:ascii="Times New Roman" w:hAnsi="Times New Roman" w:cs="Times New Roman"/>
          <w:sz w:val="22"/>
          <w:szCs w:val="22"/>
        </w:rPr>
        <w:t xml:space="preserve"> mapping:</w:t>
      </w:r>
    </w:p>
    <w:tbl>
      <w:tblPr>
        <w:tblW w:w="0" w:type="auto"/>
        <w:tblInd w:w="-5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860"/>
        <w:gridCol w:w="2509"/>
        <w:gridCol w:w="2462"/>
        <w:gridCol w:w="3055"/>
      </w:tblGrid>
      <w:tr w:rsidR="00C7202C" w:rsidRPr="00CA289F" w14:paraId="679FCA65" w14:textId="77777777" w:rsidTr="007D12DD">
        <w:trPr>
          <w:cantSplit/>
          <w:tblHeader/>
        </w:trPr>
        <w:tc>
          <w:tcPr>
            <w:tcW w:w="1860" w:type="dxa"/>
            <w:shd w:val="clear" w:color="auto" w:fill="005172"/>
          </w:tcPr>
          <w:p w14:paraId="1D6B95A2" w14:textId="77777777" w:rsidR="00C7202C" w:rsidRPr="00CA289F" w:rsidRDefault="00C7202C">
            <w:pPr>
              <w:spacing w:after="0" w:line="240" w:lineRule="auto"/>
              <w:ind w:right="4"/>
              <w:rPr>
                <w:rFonts w:ascii="Times New Roman" w:hAnsi="Times New Roman" w:cs="Times New Roman"/>
                <w:b/>
                <w:bCs/>
                <w:szCs w:val="20"/>
              </w:rPr>
            </w:pPr>
            <w:r w:rsidRPr="00CA289F">
              <w:rPr>
                <w:rFonts w:ascii="Times New Roman" w:hAnsi="Times New Roman" w:cs="Times New Roman"/>
                <w:b/>
                <w:bCs/>
                <w:szCs w:val="20"/>
              </w:rPr>
              <w:t>Destination Field</w:t>
            </w:r>
          </w:p>
        </w:tc>
        <w:tc>
          <w:tcPr>
            <w:tcW w:w="2509" w:type="dxa"/>
            <w:shd w:val="clear" w:color="auto" w:fill="005172"/>
          </w:tcPr>
          <w:p w14:paraId="43583541"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Source Field</w:t>
            </w:r>
          </w:p>
        </w:tc>
        <w:tc>
          <w:tcPr>
            <w:tcW w:w="2462" w:type="dxa"/>
            <w:shd w:val="clear" w:color="auto" w:fill="005172"/>
          </w:tcPr>
          <w:p w14:paraId="29FFCA71"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Applied Rule</w:t>
            </w:r>
          </w:p>
        </w:tc>
        <w:tc>
          <w:tcPr>
            <w:tcW w:w="3055" w:type="dxa"/>
            <w:shd w:val="clear" w:color="auto" w:fill="005172"/>
          </w:tcPr>
          <w:p w14:paraId="550623FF" w14:textId="77777777" w:rsidR="00C7202C" w:rsidRPr="00CA289F" w:rsidRDefault="00C7202C">
            <w:pPr>
              <w:spacing w:line="240" w:lineRule="auto"/>
              <w:ind w:right="4"/>
              <w:rPr>
                <w:rFonts w:ascii="Times New Roman" w:hAnsi="Times New Roman" w:cs="Times New Roman"/>
              </w:rPr>
            </w:pPr>
            <w:r w:rsidRPr="00CA289F">
              <w:rPr>
                <w:rFonts w:ascii="Times New Roman" w:hAnsi="Times New Roman" w:cs="Times New Roman"/>
                <w:b/>
                <w:bCs/>
                <w:szCs w:val="20"/>
              </w:rPr>
              <w:t>Comment</w:t>
            </w:r>
          </w:p>
        </w:tc>
      </w:tr>
      <w:tr w:rsidR="00C7202C" w:rsidRPr="00CA289F" w14:paraId="39456A4D" w14:textId="77777777" w:rsidTr="007D12DD">
        <w:trPr>
          <w:cantSplit/>
        </w:trPr>
        <w:tc>
          <w:tcPr>
            <w:tcW w:w="1860" w:type="dxa"/>
            <w:shd w:val="clear" w:color="auto" w:fill="auto"/>
          </w:tcPr>
          <w:p w14:paraId="78247FF2"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PATID</w:t>
            </w:r>
          </w:p>
        </w:tc>
        <w:tc>
          <w:tcPr>
            <w:tcW w:w="2509" w:type="dxa"/>
            <w:shd w:val="clear" w:color="auto" w:fill="auto"/>
          </w:tcPr>
          <w:p w14:paraId="2B4D5F66"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Person.Person_id</w:t>
            </w:r>
            <w:proofErr w:type="spellEnd"/>
          </w:p>
        </w:tc>
        <w:tc>
          <w:tcPr>
            <w:tcW w:w="2462" w:type="dxa"/>
            <w:shd w:val="clear" w:color="auto" w:fill="auto"/>
          </w:tcPr>
          <w:p w14:paraId="5251A8E4" w14:textId="77777777" w:rsidR="00C7202C" w:rsidRPr="00CA289F" w:rsidRDefault="00C7202C">
            <w:pPr>
              <w:snapToGrid w:val="0"/>
              <w:spacing w:line="240" w:lineRule="auto"/>
              <w:ind w:right="4"/>
              <w:rPr>
                <w:rFonts w:ascii="Times New Roman" w:hAnsi="Times New Roman" w:cs="Times New Roman"/>
                <w:sz w:val="16"/>
                <w:szCs w:val="16"/>
              </w:rPr>
            </w:pPr>
          </w:p>
        </w:tc>
        <w:tc>
          <w:tcPr>
            <w:tcW w:w="3055" w:type="dxa"/>
            <w:shd w:val="clear" w:color="auto" w:fill="auto"/>
          </w:tcPr>
          <w:p w14:paraId="21C90EB1" w14:textId="77777777" w:rsidR="00C7202C" w:rsidRPr="00CA289F" w:rsidRDefault="0056614A">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Convert to text</w:t>
            </w:r>
          </w:p>
        </w:tc>
      </w:tr>
      <w:tr w:rsidR="00C7202C" w:rsidRPr="00CA289F" w14:paraId="26C7791E" w14:textId="77777777" w:rsidTr="007D12DD">
        <w:trPr>
          <w:cantSplit/>
        </w:trPr>
        <w:tc>
          <w:tcPr>
            <w:tcW w:w="1860" w:type="dxa"/>
            <w:shd w:val="clear" w:color="auto" w:fill="auto"/>
          </w:tcPr>
          <w:p w14:paraId="370BE92F"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lastRenderedPageBreak/>
              <w:t>BIRTH_DATE</w:t>
            </w:r>
          </w:p>
        </w:tc>
        <w:tc>
          <w:tcPr>
            <w:tcW w:w="2509" w:type="dxa"/>
            <w:shd w:val="clear" w:color="auto" w:fill="auto"/>
          </w:tcPr>
          <w:p w14:paraId="5EFD886A"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Use </w:t>
            </w:r>
            <w:proofErr w:type="spellStart"/>
            <w:r w:rsidRPr="00CA289F">
              <w:rPr>
                <w:rFonts w:ascii="Times New Roman" w:hAnsi="Times New Roman" w:cs="Times New Roman"/>
                <w:sz w:val="16"/>
                <w:szCs w:val="16"/>
              </w:rPr>
              <w:t>Person.year_of_birth</w:t>
            </w:r>
            <w:proofErr w:type="spellEnd"/>
            <w:r w:rsidRPr="00CA289F">
              <w:rPr>
                <w:rFonts w:ascii="Times New Roman" w:hAnsi="Times New Roman" w:cs="Times New Roman"/>
                <w:sz w:val="16"/>
                <w:szCs w:val="16"/>
              </w:rPr>
              <w:t xml:space="preserve">, </w:t>
            </w:r>
            <w:proofErr w:type="spellStart"/>
            <w:r w:rsidRPr="00CA289F">
              <w:rPr>
                <w:rFonts w:ascii="Times New Roman" w:hAnsi="Times New Roman" w:cs="Times New Roman"/>
                <w:sz w:val="16"/>
                <w:szCs w:val="16"/>
              </w:rPr>
              <w:t>month_of_birth</w:t>
            </w:r>
            <w:proofErr w:type="spellEnd"/>
            <w:r w:rsidRPr="00CA289F">
              <w:rPr>
                <w:rFonts w:ascii="Times New Roman" w:hAnsi="Times New Roman" w:cs="Times New Roman"/>
                <w:sz w:val="16"/>
                <w:szCs w:val="16"/>
              </w:rPr>
              <w:t xml:space="preserve"> and </w:t>
            </w:r>
            <w:proofErr w:type="spellStart"/>
            <w:r w:rsidRPr="00CA289F">
              <w:rPr>
                <w:rFonts w:ascii="Times New Roman" w:hAnsi="Times New Roman" w:cs="Times New Roman"/>
                <w:sz w:val="16"/>
                <w:szCs w:val="16"/>
              </w:rPr>
              <w:t>day_of_birth</w:t>
            </w:r>
            <w:proofErr w:type="spellEnd"/>
            <w:r w:rsidRPr="00CA289F">
              <w:rPr>
                <w:rFonts w:ascii="Times New Roman" w:hAnsi="Times New Roman" w:cs="Times New Roman"/>
                <w:sz w:val="16"/>
                <w:szCs w:val="16"/>
              </w:rPr>
              <w:t xml:space="preserve"> to construct date as text in 'YYYY-MM-DD' format. Substitute month and day (each) as </w:t>
            </w:r>
            <w:proofErr w:type="gramStart"/>
            <w:r w:rsidRPr="00CA289F">
              <w:rPr>
                <w:rFonts w:ascii="Times New Roman" w:hAnsi="Times New Roman" w:cs="Times New Roman"/>
                <w:sz w:val="16"/>
                <w:szCs w:val="16"/>
              </w:rPr>
              <w:t>'01'  if</w:t>
            </w:r>
            <w:proofErr w:type="gramEnd"/>
            <w:r w:rsidRPr="00CA289F">
              <w:rPr>
                <w:rFonts w:ascii="Times New Roman" w:hAnsi="Times New Roman" w:cs="Times New Roman"/>
                <w:sz w:val="16"/>
                <w:szCs w:val="16"/>
              </w:rPr>
              <w:t xml:space="preserve"> not available in the source.</w:t>
            </w:r>
          </w:p>
        </w:tc>
        <w:tc>
          <w:tcPr>
            <w:tcW w:w="2462" w:type="dxa"/>
            <w:shd w:val="clear" w:color="auto" w:fill="auto"/>
          </w:tcPr>
          <w:p w14:paraId="3F672A44"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Format date as text 'YYYY-MM-DD'. </w:t>
            </w:r>
          </w:p>
        </w:tc>
        <w:tc>
          <w:tcPr>
            <w:tcW w:w="3055" w:type="dxa"/>
            <w:shd w:val="clear" w:color="auto" w:fill="auto"/>
          </w:tcPr>
          <w:p w14:paraId="73CD51C9"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78F6DC93" w14:textId="77777777" w:rsidTr="007D12DD">
        <w:trPr>
          <w:cantSplit/>
        </w:trPr>
        <w:tc>
          <w:tcPr>
            <w:tcW w:w="1860" w:type="dxa"/>
            <w:shd w:val="clear" w:color="auto" w:fill="auto"/>
          </w:tcPr>
          <w:p w14:paraId="4D7E395B"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BIRTH_TIME</w:t>
            </w:r>
          </w:p>
        </w:tc>
        <w:tc>
          <w:tcPr>
            <w:tcW w:w="2509" w:type="dxa"/>
            <w:shd w:val="clear" w:color="auto" w:fill="auto"/>
          </w:tcPr>
          <w:p w14:paraId="7E6B4081" w14:textId="77777777" w:rsidR="00C7202C" w:rsidRPr="00CA289F" w:rsidRDefault="007953D2">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Person.</w:t>
            </w:r>
            <w:r w:rsidR="003C5AB5" w:rsidRPr="00CA289F">
              <w:rPr>
                <w:rFonts w:ascii="Times New Roman" w:hAnsi="Times New Roman" w:cs="Times New Roman"/>
                <w:sz w:val="16"/>
                <w:szCs w:val="16"/>
              </w:rPr>
              <w:t>time_of_birth</w:t>
            </w:r>
            <w:proofErr w:type="spellEnd"/>
          </w:p>
        </w:tc>
        <w:tc>
          <w:tcPr>
            <w:tcW w:w="2462" w:type="dxa"/>
            <w:shd w:val="clear" w:color="auto" w:fill="auto"/>
          </w:tcPr>
          <w:p w14:paraId="73969D01" w14:textId="77777777" w:rsidR="00C7202C" w:rsidRPr="00CA289F" w:rsidRDefault="0056614A">
            <w:pPr>
              <w:snapToGrid w:val="0"/>
              <w:spacing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Use NULL if not available</w:t>
            </w:r>
          </w:p>
        </w:tc>
        <w:tc>
          <w:tcPr>
            <w:tcW w:w="3055" w:type="dxa"/>
            <w:shd w:val="clear" w:color="auto" w:fill="auto"/>
          </w:tcPr>
          <w:p w14:paraId="74123136" w14:textId="77777777" w:rsidR="00C7202C" w:rsidRPr="00CA289F" w:rsidRDefault="003C5AB5" w:rsidP="00CE7BEB">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Convert to text</w:t>
            </w:r>
            <w:r w:rsidR="00CE7BEB" w:rsidRPr="00CA289F">
              <w:rPr>
                <w:rFonts w:ascii="Times New Roman" w:hAnsi="Times New Roman" w:cs="Times New Roman"/>
                <w:sz w:val="16"/>
                <w:szCs w:val="16"/>
              </w:rPr>
              <w:t xml:space="preserve"> format ‘HH:MI’ using 24-hour clock and zero-padding for hour and minute </w:t>
            </w:r>
            <w:r w:rsidRPr="00CA289F" w:rsidDel="0056614A">
              <w:rPr>
                <w:rFonts w:ascii="Times New Roman" w:hAnsi="Times New Roman" w:cs="Times New Roman"/>
                <w:sz w:val="16"/>
                <w:szCs w:val="16"/>
              </w:rPr>
              <w:t xml:space="preserve"> </w:t>
            </w:r>
          </w:p>
        </w:tc>
      </w:tr>
      <w:tr w:rsidR="00C7202C" w:rsidRPr="00CA289F" w14:paraId="3F18B138" w14:textId="77777777" w:rsidTr="007D12DD">
        <w:trPr>
          <w:cantSplit/>
        </w:trPr>
        <w:tc>
          <w:tcPr>
            <w:tcW w:w="1860" w:type="dxa"/>
            <w:shd w:val="clear" w:color="auto" w:fill="auto"/>
          </w:tcPr>
          <w:p w14:paraId="3178EC43"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SEX</w:t>
            </w:r>
          </w:p>
        </w:tc>
        <w:tc>
          <w:tcPr>
            <w:tcW w:w="2509" w:type="dxa"/>
            <w:shd w:val="clear" w:color="auto" w:fill="auto"/>
          </w:tcPr>
          <w:p w14:paraId="070C9FBC" w14:textId="77777777" w:rsidR="00C7202C" w:rsidRPr="00CA289F" w:rsidRDefault="007953D2">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Person.</w:t>
            </w:r>
            <w:r w:rsidR="000D1930" w:rsidRPr="00CA289F">
              <w:rPr>
                <w:rFonts w:ascii="Times New Roman" w:hAnsi="Times New Roman" w:cs="Times New Roman"/>
                <w:sz w:val="16"/>
                <w:szCs w:val="16"/>
              </w:rPr>
              <w:t>gender_concept_id</w:t>
            </w:r>
            <w:proofErr w:type="spellEnd"/>
          </w:p>
          <w:p w14:paraId="0A58972A" w14:textId="77777777" w:rsidR="00C7202C" w:rsidRPr="00CA289F" w:rsidRDefault="00C7202C">
            <w:pPr>
              <w:snapToGrid w:val="0"/>
              <w:spacing w:line="240" w:lineRule="auto"/>
              <w:ind w:right="4"/>
              <w:rPr>
                <w:rFonts w:ascii="Times New Roman" w:hAnsi="Times New Roman" w:cs="Times New Roman"/>
                <w:sz w:val="16"/>
                <w:szCs w:val="16"/>
              </w:rPr>
            </w:pPr>
          </w:p>
        </w:tc>
        <w:tc>
          <w:tcPr>
            <w:tcW w:w="2462" w:type="dxa"/>
            <w:shd w:val="clear" w:color="auto" w:fill="auto"/>
          </w:tcPr>
          <w:tbl>
            <w:tblPr>
              <w:tblW w:w="2140"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ayout w:type="fixed"/>
              <w:tblLook w:val="04A0" w:firstRow="1" w:lastRow="0" w:firstColumn="1" w:lastColumn="0" w:noHBand="0" w:noVBand="1"/>
            </w:tblPr>
            <w:tblGrid>
              <w:gridCol w:w="906"/>
              <w:gridCol w:w="1234"/>
            </w:tblGrid>
            <w:tr w:rsidR="000D1930" w:rsidRPr="00CA289F" w14:paraId="70B06B48" w14:textId="77777777" w:rsidTr="000D1930">
              <w:trPr>
                <w:trHeight w:val="288"/>
              </w:trPr>
              <w:tc>
                <w:tcPr>
                  <w:tcW w:w="2140" w:type="dxa"/>
                  <w:gridSpan w:val="2"/>
                  <w:shd w:val="clear" w:color="auto" w:fill="auto"/>
                  <w:noWrap/>
                  <w:vAlign w:val="bottom"/>
                  <w:hideMark/>
                </w:tcPr>
                <w:p w14:paraId="03ABCBA7" w14:textId="77777777" w:rsidR="000D1930" w:rsidRPr="00CA289F" w:rsidRDefault="000D1930" w:rsidP="000D1930">
                  <w:pPr>
                    <w:suppressAutoHyphens w:val="0"/>
                    <w:spacing w:before="0" w:after="0" w:line="240" w:lineRule="auto"/>
                    <w:jc w:val="center"/>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 xml:space="preserve">OMOP  to </w:t>
                  </w:r>
                  <w:proofErr w:type="spellStart"/>
                  <w:r w:rsidRPr="00CA289F">
                    <w:rPr>
                      <w:rFonts w:ascii="Times New Roman" w:hAnsi="Times New Roman" w:cs="Times New Roman"/>
                      <w:color w:val="000000"/>
                      <w:sz w:val="18"/>
                      <w:szCs w:val="18"/>
                      <w:lang w:eastAsia="en-US"/>
                    </w:rPr>
                    <w:t>PCORnet</w:t>
                  </w:r>
                  <w:proofErr w:type="spellEnd"/>
                </w:p>
              </w:tc>
            </w:tr>
            <w:tr w:rsidR="000D1930" w:rsidRPr="00CA289F" w14:paraId="1BA06BAF" w14:textId="77777777" w:rsidTr="00585C74">
              <w:trPr>
                <w:trHeight w:val="288"/>
              </w:trPr>
              <w:tc>
                <w:tcPr>
                  <w:tcW w:w="906" w:type="dxa"/>
                  <w:tcBorders>
                    <w:top w:val="single" w:sz="6" w:space="0" w:color="auto"/>
                    <w:bottom w:val="single" w:sz="6" w:space="0" w:color="auto"/>
                  </w:tcBorders>
                  <w:shd w:val="clear" w:color="auto" w:fill="E7E6E6"/>
                  <w:noWrap/>
                  <w:vAlign w:val="bottom"/>
                  <w:hideMark/>
                </w:tcPr>
                <w:p w14:paraId="3B108A0A" w14:textId="77777777" w:rsidR="000D1930" w:rsidRPr="00CA289F" w:rsidRDefault="000D1930"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44814664</w:t>
                  </w:r>
                </w:p>
              </w:tc>
              <w:tc>
                <w:tcPr>
                  <w:tcW w:w="1234" w:type="dxa"/>
                  <w:shd w:val="clear" w:color="auto" w:fill="auto"/>
                  <w:noWrap/>
                  <w:vAlign w:val="bottom"/>
                  <w:hideMark/>
                </w:tcPr>
                <w:p w14:paraId="048C763B" w14:textId="77777777" w:rsidR="000D1930" w:rsidRPr="00CA289F" w:rsidRDefault="000D1930" w:rsidP="000D193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A = Ambiguous</w:t>
                  </w:r>
                </w:p>
              </w:tc>
            </w:tr>
            <w:tr w:rsidR="000D1930" w:rsidRPr="00CA289F" w14:paraId="1057E7CE" w14:textId="77777777" w:rsidTr="00585C74">
              <w:trPr>
                <w:trHeight w:val="288"/>
              </w:trPr>
              <w:tc>
                <w:tcPr>
                  <w:tcW w:w="906" w:type="dxa"/>
                  <w:tcBorders>
                    <w:top w:val="single" w:sz="6" w:space="0" w:color="auto"/>
                    <w:bottom w:val="single" w:sz="6" w:space="0" w:color="auto"/>
                  </w:tcBorders>
                  <w:shd w:val="clear" w:color="auto" w:fill="E7E6E6"/>
                  <w:noWrap/>
                  <w:vAlign w:val="bottom"/>
                  <w:hideMark/>
                </w:tcPr>
                <w:p w14:paraId="744FDF87" w14:textId="77777777" w:rsidR="000D1930" w:rsidRPr="00CA289F" w:rsidRDefault="000D1930"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8532</w:t>
                  </w:r>
                </w:p>
              </w:tc>
              <w:tc>
                <w:tcPr>
                  <w:tcW w:w="1234" w:type="dxa"/>
                  <w:shd w:val="clear" w:color="auto" w:fill="auto"/>
                  <w:noWrap/>
                  <w:vAlign w:val="bottom"/>
                  <w:hideMark/>
                </w:tcPr>
                <w:p w14:paraId="373F3EC5" w14:textId="77777777" w:rsidR="000D1930" w:rsidRPr="00CA289F" w:rsidRDefault="000D1930" w:rsidP="000D193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F = Female</w:t>
                  </w:r>
                </w:p>
              </w:tc>
            </w:tr>
            <w:tr w:rsidR="000D1930" w:rsidRPr="00CA289F" w14:paraId="315FFD1F" w14:textId="77777777" w:rsidTr="00585C74">
              <w:trPr>
                <w:trHeight w:val="288"/>
              </w:trPr>
              <w:tc>
                <w:tcPr>
                  <w:tcW w:w="906" w:type="dxa"/>
                  <w:tcBorders>
                    <w:top w:val="single" w:sz="6" w:space="0" w:color="auto"/>
                    <w:bottom w:val="single" w:sz="6" w:space="0" w:color="auto"/>
                  </w:tcBorders>
                  <w:shd w:val="clear" w:color="auto" w:fill="E7E6E6"/>
                  <w:noWrap/>
                  <w:vAlign w:val="bottom"/>
                  <w:hideMark/>
                </w:tcPr>
                <w:p w14:paraId="17649451" w14:textId="77777777" w:rsidR="000D1930" w:rsidRPr="00CA289F" w:rsidRDefault="000D1930"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8507</w:t>
                  </w:r>
                </w:p>
              </w:tc>
              <w:tc>
                <w:tcPr>
                  <w:tcW w:w="1234" w:type="dxa"/>
                  <w:shd w:val="clear" w:color="auto" w:fill="auto"/>
                  <w:noWrap/>
                  <w:vAlign w:val="bottom"/>
                  <w:hideMark/>
                </w:tcPr>
                <w:p w14:paraId="089AB009" w14:textId="77777777" w:rsidR="000D1930" w:rsidRPr="00CA289F" w:rsidRDefault="000D1930" w:rsidP="000D193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M = Male</w:t>
                  </w:r>
                </w:p>
              </w:tc>
            </w:tr>
            <w:tr w:rsidR="000D1930" w:rsidRPr="00CA289F" w14:paraId="206CF459" w14:textId="77777777" w:rsidTr="00585C74">
              <w:trPr>
                <w:trHeight w:val="432"/>
              </w:trPr>
              <w:tc>
                <w:tcPr>
                  <w:tcW w:w="906" w:type="dxa"/>
                  <w:tcBorders>
                    <w:top w:val="single" w:sz="6" w:space="0" w:color="auto"/>
                    <w:bottom w:val="single" w:sz="6" w:space="0" w:color="auto"/>
                  </w:tcBorders>
                  <w:shd w:val="clear" w:color="auto" w:fill="E7E6E6"/>
                  <w:noWrap/>
                  <w:vAlign w:val="bottom"/>
                  <w:hideMark/>
                </w:tcPr>
                <w:p w14:paraId="4A7E5C69" w14:textId="77777777" w:rsidR="000D1930" w:rsidRPr="00CA289F" w:rsidRDefault="000D1930"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44814650</w:t>
                  </w:r>
                </w:p>
              </w:tc>
              <w:tc>
                <w:tcPr>
                  <w:tcW w:w="1234" w:type="dxa"/>
                  <w:shd w:val="clear" w:color="auto" w:fill="auto"/>
                  <w:vAlign w:val="bottom"/>
                  <w:hideMark/>
                </w:tcPr>
                <w:p w14:paraId="6CAC134A" w14:textId="77777777" w:rsidR="000D1930" w:rsidRPr="00CA289F" w:rsidRDefault="000D1930" w:rsidP="000D193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NI = No information</w:t>
                  </w:r>
                </w:p>
              </w:tc>
            </w:tr>
            <w:tr w:rsidR="000D1930" w:rsidRPr="00CA289F" w14:paraId="5477118F" w14:textId="77777777" w:rsidTr="00585C74">
              <w:trPr>
                <w:trHeight w:val="288"/>
              </w:trPr>
              <w:tc>
                <w:tcPr>
                  <w:tcW w:w="906" w:type="dxa"/>
                  <w:tcBorders>
                    <w:top w:val="single" w:sz="6" w:space="0" w:color="auto"/>
                    <w:bottom w:val="single" w:sz="6" w:space="0" w:color="auto"/>
                  </w:tcBorders>
                  <w:shd w:val="clear" w:color="auto" w:fill="E7E6E6"/>
                  <w:noWrap/>
                  <w:vAlign w:val="bottom"/>
                  <w:hideMark/>
                </w:tcPr>
                <w:p w14:paraId="0EE6B48E" w14:textId="77777777" w:rsidR="000D1930" w:rsidRPr="00CA289F" w:rsidRDefault="000D1930"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44814653</w:t>
                  </w:r>
                </w:p>
              </w:tc>
              <w:tc>
                <w:tcPr>
                  <w:tcW w:w="1234" w:type="dxa"/>
                  <w:shd w:val="clear" w:color="auto" w:fill="auto"/>
                  <w:noWrap/>
                  <w:vAlign w:val="bottom"/>
                  <w:hideMark/>
                </w:tcPr>
                <w:p w14:paraId="43A9643B" w14:textId="77777777" w:rsidR="000D1930" w:rsidRPr="00CA289F" w:rsidRDefault="000D1930" w:rsidP="000D193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UN = Unknown</w:t>
                  </w:r>
                </w:p>
              </w:tc>
            </w:tr>
            <w:tr w:rsidR="000D1930" w:rsidRPr="00CA289F" w14:paraId="3634674C" w14:textId="77777777" w:rsidTr="00585C74">
              <w:trPr>
                <w:trHeight w:val="288"/>
              </w:trPr>
              <w:tc>
                <w:tcPr>
                  <w:tcW w:w="906" w:type="dxa"/>
                  <w:tcBorders>
                    <w:top w:val="single" w:sz="6" w:space="0" w:color="auto"/>
                    <w:bottom w:val="single" w:sz="6" w:space="0" w:color="auto"/>
                  </w:tcBorders>
                  <w:shd w:val="clear" w:color="auto" w:fill="E7E6E6"/>
                  <w:noWrap/>
                  <w:vAlign w:val="bottom"/>
                  <w:hideMark/>
                </w:tcPr>
                <w:p w14:paraId="76E98AE4" w14:textId="77777777" w:rsidR="000D1930" w:rsidRPr="00CA289F" w:rsidRDefault="000D1930"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44814649</w:t>
                  </w:r>
                </w:p>
              </w:tc>
              <w:tc>
                <w:tcPr>
                  <w:tcW w:w="1234" w:type="dxa"/>
                  <w:shd w:val="clear" w:color="auto" w:fill="auto"/>
                  <w:noWrap/>
                  <w:vAlign w:val="bottom"/>
                  <w:hideMark/>
                </w:tcPr>
                <w:p w14:paraId="788234E7" w14:textId="77777777" w:rsidR="000D1930" w:rsidRPr="00CA289F" w:rsidRDefault="000D1930" w:rsidP="000D193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OT = Other</w:t>
                  </w:r>
                </w:p>
              </w:tc>
            </w:tr>
            <w:tr w:rsidR="00FA28E7" w:rsidRPr="00CA289F" w14:paraId="6FF73F81" w14:textId="77777777" w:rsidTr="00585C74">
              <w:trPr>
                <w:trHeight w:val="288"/>
              </w:trPr>
              <w:tc>
                <w:tcPr>
                  <w:tcW w:w="906" w:type="dxa"/>
                  <w:tcBorders>
                    <w:top w:val="single" w:sz="6" w:space="0" w:color="auto"/>
                    <w:bottom w:val="single" w:sz="2" w:space="0" w:color="auto"/>
                  </w:tcBorders>
                  <w:shd w:val="clear" w:color="auto" w:fill="E7E6E6"/>
                  <w:noWrap/>
                  <w:vAlign w:val="bottom"/>
                  <w:hideMark/>
                </w:tcPr>
                <w:p w14:paraId="136B9F4F" w14:textId="77777777" w:rsidR="00FA28E7" w:rsidRPr="00CA289F" w:rsidRDefault="00FA28E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0</w:t>
                  </w:r>
                </w:p>
              </w:tc>
              <w:tc>
                <w:tcPr>
                  <w:tcW w:w="1234" w:type="dxa"/>
                  <w:shd w:val="clear" w:color="auto" w:fill="auto"/>
                  <w:noWrap/>
                  <w:vAlign w:val="bottom"/>
                  <w:hideMark/>
                </w:tcPr>
                <w:p w14:paraId="22CB653B" w14:textId="77777777" w:rsidR="00FA28E7" w:rsidRPr="00CA289F" w:rsidRDefault="00C420C4" w:rsidP="000D193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NULL</w:t>
                  </w:r>
                </w:p>
              </w:tc>
            </w:tr>
          </w:tbl>
          <w:p w14:paraId="7B4C251B" w14:textId="77777777" w:rsidR="00C7202C" w:rsidRPr="00CA289F" w:rsidRDefault="00C7202C">
            <w:pPr>
              <w:snapToGrid w:val="0"/>
              <w:spacing w:after="0" w:line="240" w:lineRule="auto"/>
              <w:ind w:right="4"/>
              <w:rPr>
                <w:rFonts w:ascii="Times New Roman" w:hAnsi="Times New Roman" w:cs="Times New Roman"/>
                <w:sz w:val="16"/>
                <w:szCs w:val="16"/>
              </w:rPr>
            </w:pPr>
          </w:p>
        </w:tc>
        <w:tc>
          <w:tcPr>
            <w:tcW w:w="3055" w:type="dxa"/>
            <w:shd w:val="clear" w:color="auto" w:fill="auto"/>
          </w:tcPr>
          <w:tbl>
            <w:tblPr>
              <w:tblW w:w="2581"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ayout w:type="fixed"/>
              <w:tblLook w:val="04A0" w:firstRow="1" w:lastRow="0" w:firstColumn="1" w:lastColumn="0" w:noHBand="0" w:noVBand="1"/>
            </w:tblPr>
            <w:tblGrid>
              <w:gridCol w:w="906"/>
              <w:gridCol w:w="1675"/>
            </w:tblGrid>
            <w:tr w:rsidR="00E461B6" w:rsidRPr="00CA289F" w14:paraId="182F38B4" w14:textId="77777777" w:rsidTr="004C45B1">
              <w:trPr>
                <w:trHeight w:val="288"/>
              </w:trPr>
              <w:tc>
                <w:tcPr>
                  <w:tcW w:w="2581" w:type="dxa"/>
                  <w:gridSpan w:val="2"/>
                  <w:shd w:val="clear" w:color="auto" w:fill="auto"/>
                  <w:noWrap/>
                  <w:vAlign w:val="bottom"/>
                  <w:hideMark/>
                </w:tcPr>
                <w:p w14:paraId="333876B8" w14:textId="77777777" w:rsidR="00E461B6" w:rsidRPr="00CA289F" w:rsidRDefault="00E461B6" w:rsidP="00E461B6">
                  <w:pPr>
                    <w:suppressAutoHyphens w:val="0"/>
                    <w:spacing w:before="0" w:after="0" w:line="240" w:lineRule="auto"/>
                    <w:jc w:val="center"/>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OMOP  Concepts</w:t>
                  </w:r>
                </w:p>
              </w:tc>
            </w:tr>
            <w:tr w:rsidR="00E461B6" w:rsidRPr="00CA289F" w14:paraId="6C24385A" w14:textId="77777777" w:rsidTr="00585C74">
              <w:trPr>
                <w:trHeight w:val="288"/>
              </w:trPr>
              <w:tc>
                <w:tcPr>
                  <w:tcW w:w="906" w:type="dxa"/>
                  <w:tcBorders>
                    <w:top w:val="single" w:sz="6" w:space="0" w:color="auto"/>
                    <w:bottom w:val="single" w:sz="6" w:space="0" w:color="auto"/>
                  </w:tcBorders>
                  <w:shd w:val="clear" w:color="auto" w:fill="E7E6E6"/>
                  <w:noWrap/>
                  <w:vAlign w:val="bottom"/>
                  <w:hideMark/>
                </w:tcPr>
                <w:p w14:paraId="669F0C48" w14:textId="77777777" w:rsidR="00E461B6" w:rsidRPr="00CA289F" w:rsidRDefault="00E461B6"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44814664</w:t>
                  </w:r>
                </w:p>
              </w:tc>
              <w:tc>
                <w:tcPr>
                  <w:tcW w:w="1675" w:type="dxa"/>
                  <w:shd w:val="clear" w:color="auto" w:fill="auto"/>
                  <w:noWrap/>
                  <w:vAlign w:val="bottom"/>
                  <w:hideMark/>
                </w:tcPr>
                <w:p w14:paraId="7EA71D83" w14:textId="77777777" w:rsidR="00E461B6" w:rsidRPr="00CA289F" w:rsidRDefault="00E461B6" w:rsidP="000F7A1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color w:val="000000"/>
                      <w:sz w:val="16"/>
                      <w:szCs w:val="16"/>
                    </w:rPr>
                    <w:t>Ambiguous</w:t>
                  </w:r>
                </w:p>
              </w:tc>
            </w:tr>
            <w:tr w:rsidR="00E461B6" w:rsidRPr="00CA289F" w14:paraId="52993E23" w14:textId="77777777" w:rsidTr="00585C74">
              <w:trPr>
                <w:trHeight w:val="288"/>
              </w:trPr>
              <w:tc>
                <w:tcPr>
                  <w:tcW w:w="906" w:type="dxa"/>
                  <w:tcBorders>
                    <w:top w:val="single" w:sz="6" w:space="0" w:color="auto"/>
                    <w:bottom w:val="single" w:sz="6" w:space="0" w:color="auto"/>
                  </w:tcBorders>
                  <w:shd w:val="clear" w:color="auto" w:fill="E7E6E6"/>
                  <w:noWrap/>
                  <w:vAlign w:val="bottom"/>
                  <w:hideMark/>
                </w:tcPr>
                <w:p w14:paraId="4492C803" w14:textId="77777777" w:rsidR="00E461B6" w:rsidRPr="00CA289F" w:rsidRDefault="00E461B6"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8532</w:t>
                  </w:r>
                </w:p>
              </w:tc>
              <w:tc>
                <w:tcPr>
                  <w:tcW w:w="1675" w:type="dxa"/>
                  <w:shd w:val="clear" w:color="auto" w:fill="auto"/>
                  <w:noWrap/>
                  <w:vAlign w:val="bottom"/>
                  <w:hideMark/>
                </w:tcPr>
                <w:p w14:paraId="4E0FE38C" w14:textId="77777777" w:rsidR="00E461B6" w:rsidRPr="00CA289F" w:rsidRDefault="00E461B6" w:rsidP="000F7A1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color w:val="000000"/>
                      <w:sz w:val="16"/>
                      <w:szCs w:val="16"/>
                    </w:rPr>
                    <w:t>Female</w:t>
                  </w:r>
                </w:p>
              </w:tc>
            </w:tr>
            <w:tr w:rsidR="00E461B6" w:rsidRPr="00CA289F" w14:paraId="29E3D966" w14:textId="77777777" w:rsidTr="00585C74">
              <w:trPr>
                <w:trHeight w:val="288"/>
              </w:trPr>
              <w:tc>
                <w:tcPr>
                  <w:tcW w:w="906" w:type="dxa"/>
                  <w:tcBorders>
                    <w:top w:val="single" w:sz="6" w:space="0" w:color="auto"/>
                    <w:bottom w:val="single" w:sz="6" w:space="0" w:color="auto"/>
                  </w:tcBorders>
                  <w:shd w:val="clear" w:color="auto" w:fill="E7E6E6"/>
                  <w:noWrap/>
                  <w:vAlign w:val="bottom"/>
                  <w:hideMark/>
                </w:tcPr>
                <w:p w14:paraId="5BF19B1B" w14:textId="77777777" w:rsidR="00E461B6" w:rsidRPr="00CA289F" w:rsidRDefault="00E461B6"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8507</w:t>
                  </w:r>
                </w:p>
              </w:tc>
              <w:tc>
                <w:tcPr>
                  <w:tcW w:w="1675" w:type="dxa"/>
                  <w:shd w:val="clear" w:color="auto" w:fill="auto"/>
                  <w:noWrap/>
                  <w:vAlign w:val="bottom"/>
                  <w:hideMark/>
                </w:tcPr>
                <w:p w14:paraId="5ED84535" w14:textId="77777777" w:rsidR="00E461B6" w:rsidRPr="00CA289F" w:rsidRDefault="00E461B6" w:rsidP="000F7A1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color w:val="000000"/>
                      <w:sz w:val="16"/>
                      <w:szCs w:val="16"/>
                    </w:rPr>
                    <w:t>Male</w:t>
                  </w:r>
                </w:p>
              </w:tc>
            </w:tr>
            <w:tr w:rsidR="00E461B6" w:rsidRPr="00CA289F" w14:paraId="3CA000C5" w14:textId="77777777" w:rsidTr="00585C74">
              <w:trPr>
                <w:trHeight w:val="432"/>
              </w:trPr>
              <w:tc>
                <w:tcPr>
                  <w:tcW w:w="906" w:type="dxa"/>
                  <w:tcBorders>
                    <w:top w:val="single" w:sz="6" w:space="0" w:color="auto"/>
                    <w:bottom w:val="single" w:sz="6" w:space="0" w:color="auto"/>
                  </w:tcBorders>
                  <w:shd w:val="clear" w:color="auto" w:fill="E7E6E6"/>
                  <w:noWrap/>
                  <w:vAlign w:val="bottom"/>
                  <w:hideMark/>
                </w:tcPr>
                <w:p w14:paraId="2517DB0C" w14:textId="77777777" w:rsidR="00E461B6" w:rsidRPr="00CA289F" w:rsidRDefault="00E461B6"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44814650</w:t>
                  </w:r>
                </w:p>
              </w:tc>
              <w:tc>
                <w:tcPr>
                  <w:tcW w:w="1675" w:type="dxa"/>
                  <w:shd w:val="clear" w:color="auto" w:fill="auto"/>
                  <w:vAlign w:val="bottom"/>
                  <w:hideMark/>
                </w:tcPr>
                <w:p w14:paraId="1F3B2FA8" w14:textId="77777777" w:rsidR="00E461B6" w:rsidRPr="00CA289F" w:rsidRDefault="00E461B6" w:rsidP="000F7A1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color w:val="000000"/>
                      <w:sz w:val="16"/>
                      <w:szCs w:val="16"/>
                    </w:rPr>
                    <w:t>No Information</w:t>
                  </w:r>
                </w:p>
              </w:tc>
            </w:tr>
            <w:tr w:rsidR="00E461B6" w:rsidRPr="00CA289F" w14:paraId="0F740108" w14:textId="77777777" w:rsidTr="00585C74">
              <w:trPr>
                <w:trHeight w:val="288"/>
              </w:trPr>
              <w:tc>
                <w:tcPr>
                  <w:tcW w:w="906" w:type="dxa"/>
                  <w:tcBorders>
                    <w:top w:val="single" w:sz="6" w:space="0" w:color="auto"/>
                    <w:bottom w:val="single" w:sz="6" w:space="0" w:color="auto"/>
                  </w:tcBorders>
                  <w:shd w:val="clear" w:color="auto" w:fill="E7E6E6"/>
                  <w:noWrap/>
                  <w:vAlign w:val="bottom"/>
                  <w:hideMark/>
                </w:tcPr>
                <w:p w14:paraId="614A5D02" w14:textId="77777777" w:rsidR="00E461B6" w:rsidRPr="00CA289F" w:rsidRDefault="00E461B6"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44814653</w:t>
                  </w:r>
                </w:p>
              </w:tc>
              <w:tc>
                <w:tcPr>
                  <w:tcW w:w="1675" w:type="dxa"/>
                  <w:shd w:val="clear" w:color="auto" w:fill="auto"/>
                  <w:noWrap/>
                  <w:vAlign w:val="bottom"/>
                  <w:hideMark/>
                </w:tcPr>
                <w:p w14:paraId="7CDEEE97" w14:textId="77777777" w:rsidR="00E461B6" w:rsidRPr="00CA289F" w:rsidRDefault="00E461B6" w:rsidP="000F7A1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color w:val="000000"/>
                      <w:sz w:val="16"/>
                      <w:szCs w:val="16"/>
                    </w:rPr>
                    <w:t>Unknown</w:t>
                  </w:r>
                </w:p>
              </w:tc>
            </w:tr>
            <w:tr w:rsidR="00E461B6" w:rsidRPr="00CA289F" w14:paraId="2F74B52C" w14:textId="77777777" w:rsidTr="00585C74">
              <w:trPr>
                <w:trHeight w:val="288"/>
              </w:trPr>
              <w:tc>
                <w:tcPr>
                  <w:tcW w:w="906" w:type="dxa"/>
                  <w:tcBorders>
                    <w:top w:val="single" w:sz="6" w:space="0" w:color="auto"/>
                    <w:bottom w:val="single" w:sz="6" w:space="0" w:color="auto"/>
                  </w:tcBorders>
                  <w:shd w:val="clear" w:color="auto" w:fill="E7E6E6"/>
                  <w:noWrap/>
                  <w:vAlign w:val="bottom"/>
                  <w:hideMark/>
                </w:tcPr>
                <w:p w14:paraId="70585237" w14:textId="77777777" w:rsidR="00E461B6" w:rsidRPr="00CA289F" w:rsidRDefault="00E461B6"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44814649</w:t>
                  </w:r>
                </w:p>
              </w:tc>
              <w:tc>
                <w:tcPr>
                  <w:tcW w:w="1675" w:type="dxa"/>
                  <w:shd w:val="clear" w:color="auto" w:fill="auto"/>
                  <w:noWrap/>
                  <w:vAlign w:val="bottom"/>
                  <w:hideMark/>
                </w:tcPr>
                <w:p w14:paraId="0756FEAC" w14:textId="77777777" w:rsidR="00E461B6" w:rsidRPr="00CA289F" w:rsidRDefault="00E461B6" w:rsidP="000F7A1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color w:val="000000"/>
                      <w:sz w:val="16"/>
                      <w:szCs w:val="16"/>
                    </w:rPr>
                    <w:t>Other</w:t>
                  </w:r>
                </w:p>
              </w:tc>
            </w:tr>
            <w:tr w:rsidR="00FA28E7" w:rsidRPr="00CA289F" w14:paraId="5E420E34" w14:textId="77777777" w:rsidTr="00585C74">
              <w:trPr>
                <w:trHeight w:val="288"/>
              </w:trPr>
              <w:tc>
                <w:tcPr>
                  <w:tcW w:w="906" w:type="dxa"/>
                  <w:tcBorders>
                    <w:top w:val="single" w:sz="6" w:space="0" w:color="auto"/>
                    <w:bottom w:val="single" w:sz="2" w:space="0" w:color="auto"/>
                  </w:tcBorders>
                  <w:shd w:val="clear" w:color="auto" w:fill="E7E6E6"/>
                  <w:noWrap/>
                  <w:vAlign w:val="bottom"/>
                  <w:hideMark/>
                </w:tcPr>
                <w:p w14:paraId="2B5724AA" w14:textId="77777777" w:rsidR="00FA28E7" w:rsidRPr="00CA289F" w:rsidRDefault="00FA28E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0</w:t>
                  </w:r>
                </w:p>
              </w:tc>
              <w:tc>
                <w:tcPr>
                  <w:tcW w:w="1675" w:type="dxa"/>
                  <w:shd w:val="clear" w:color="auto" w:fill="auto"/>
                  <w:noWrap/>
                  <w:vAlign w:val="bottom"/>
                  <w:hideMark/>
                </w:tcPr>
                <w:p w14:paraId="492652C4" w14:textId="77777777" w:rsidR="00FA28E7" w:rsidRPr="00CA289F" w:rsidRDefault="00E912CF" w:rsidP="000F7A11">
                  <w:pPr>
                    <w:suppressAutoHyphens w:val="0"/>
                    <w:spacing w:before="0" w:after="0" w:line="240" w:lineRule="auto"/>
                    <w:rPr>
                      <w:rFonts w:ascii="Times New Roman" w:hAnsi="Times New Roman" w:cs="Times New Roman"/>
                      <w:color w:val="000000"/>
                      <w:sz w:val="16"/>
                      <w:szCs w:val="16"/>
                    </w:rPr>
                  </w:pPr>
                  <w:r w:rsidRPr="00CA289F">
                    <w:rPr>
                      <w:rFonts w:ascii="Times New Roman" w:hAnsi="Times New Roman" w:cs="Times New Roman"/>
                      <w:color w:val="000000"/>
                      <w:sz w:val="16"/>
                      <w:szCs w:val="16"/>
                    </w:rPr>
                    <w:t>Field does not exist in the source</w:t>
                  </w:r>
                </w:p>
              </w:tc>
            </w:tr>
          </w:tbl>
          <w:p w14:paraId="2727DB66"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19E02F82" w14:textId="77777777" w:rsidTr="007D12DD">
        <w:trPr>
          <w:cantSplit/>
        </w:trPr>
        <w:tc>
          <w:tcPr>
            <w:tcW w:w="1860" w:type="dxa"/>
            <w:shd w:val="clear" w:color="auto" w:fill="auto"/>
          </w:tcPr>
          <w:p w14:paraId="31539107"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HISPANIC</w:t>
            </w:r>
          </w:p>
        </w:tc>
        <w:tc>
          <w:tcPr>
            <w:tcW w:w="2509" w:type="dxa"/>
            <w:shd w:val="clear" w:color="auto" w:fill="auto"/>
          </w:tcPr>
          <w:p w14:paraId="6DEF91A8"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Derive from  </w:t>
            </w:r>
            <w:proofErr w:type="spellStart"/>
            <w:r w:rsidRPr="00CA289F">
              <w:rPr>
                <w:rFonts w:ascii="Times New Roman" w:hAnsi="Times New Roman" w:cs="Times New Roman"/>
                <w:sz w:val="16"/>
                <w:szCs w:val="16"/>
              </w:rPr>
              <w:t>Person.ethnicity_concept_id</w:t>
            </w:r>
            <w:proofErr w:type="spellEnd"/>
          </w:p>
        </w:tc>
        <w:tc>
          <w:tcPr>
            <w:tcW w:w="2462" w:type="dxa"/>
            <w:shd w:val="clear" w:color="auto" w:fill="auto"/>
          </w:tcPr>
          <w:tbl>
            <w:tblPr>
              <w:tblW w:w="2140" w:type="dxa"/>
              <w:tblLayout w:type="fixed"/>
              <w:tblLook w:val="04A0" w:firstRow="1" w:lastRow="0" w:firstColumn="1" w:lastColumn="0" w:noHBand="0" w:noVBand="1"/>
            </w:tblPr>
            <w:tblGrid>
              <w:gridCol w:w="901"/>
              <w:gridCol w:w="1239"/>
            </w:tblGrid>
            <w:tr w:rsidR="00E64BC7" w:rsidRPr="00CA289F" w14:paraId="7E891B68" w14:textId="77777777" w:rsidTr="00E64BC7">
              <w:trPr>
                <w:trHeight w:val="288"/>
              </w:trPr>
              <w:tc>
                <w:tcPr>
                  <w:tcW w:w="21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3CB40" w14:textId="77777777" w:rsidR="00E64BC7" w:rsidRPr="00CA289F" w:rsidRDefault="00E64BC7" w:rsidP="00E64BC7">
                  <w:pPr>
                    <w:suppressAutoHyphens w:val="0"/>
                    <w:spacing w:before="0" w:after="0" w:line="240" w:lineRule="auto"/>
                    <w:jc w:val="center"/>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 xml:space="preserve">OMOP  to </w:t>
                  </w:r>
                  <w:proofErr w:type="spellStart"/>
                  <w:r w:rsidRPr="00CA289F">
                    <w:rPr>
                      <w:rFonts w:ascii="Times New Roman" w:hAnsi="Times New Roman" w:cs="Times New Roman"/>
                      <w:color w:val="000000"/>
                      <w:sz w:val="18"/>
                      <w:szCs w:val="18"/>
                      <w:lang w:eastAsia="en-US"/>
                    </w:rPr>
                    <w:t>PCORnet</w:t>
                  </w:r>
                  <w:proofErr w:type="spellEnd"/>
                </w:p>
              </w:tc>
            </w:tr>
            <w:tr w:rsidR="00E64BC7" w:rsidRPr="00CA289F" w14:paraId="25216BE7" w14:textId="77777777" w:rsidTr="00E64BC7">
              <w:trPr>
                <w:trHeight w:val="288"/>
              </w:trPr>
              <w:tc>
                <w:tcPr>
                  <w:tcW w:w="901" w:type="dxa"/>
                  <w:tcBorders>
                    <w:top w:val="nil"/>
                    <w:left w:val="single" w:sz="4" w:space="0" w:color="auto"/>
                    <w:bottom w:val="single" w:sz="4" w:space="0" w:color="auto"/>
                    <w:right w:val="single" w:sz="4" w:space="0" w:color="auto"/>
                  </w:tcBorders>
                  <w:shd w:val="clear" w:color="000000" w:fill="EDEDED"/>
                  <w:noWrap/>
                  <w:vAlign w:val="bottom"/>
                  <w:hideMark/>
                </w:tcPr>
                <w:p w14:paraId="6CED57B8"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38003563</w:t>
                  </w:r>
                </w:p>
              </w:tc>
              <w:tc>
                <w:tcPr>
                  <w:tcW w:w="1239" w:type="dxa"/>
                  <w:tcBorders>
                    <w:top w:val="nil"/>
                    <w:left w:val="nil"/>
                    <w:bottom w:val="single" w:sz="4" w:space="0" w:color="auto"/>
                    <w:right w:val="single" w:sz="4" w:space="0" w:color="auto"/>
                  </w:tcBorders>
                  <w:shd w:val="clear" w:color="auto" w:fill="auto"/>
                  <w:noWrap/>
                  <w:vAlign w:val="bottom"/>
                  <w:hideMark/>
                </w:tcPr>
                <w:p w14:paraId="684B2042" w14:textId="77777777" w:rsidR="00E64BC7" w:rsidRPr="00CA289F" w:rsidRDefault="00E64BC7"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Y = Yes</w:t>
                  </w:r>
                </w:p>
              </w:tc>
            </w:tr>
            <w:tr w:rsidR="00E64BC7" w:rsidRPr="00CA289F" w14:paraId="2C6D3ECE" w14:textId="77777777" w:rsidTr="00E64BC7">
              <w:trPr>
                <w:trHeight w:val="288"/>
              </w:trPr>
              <w:tc>
                <w:tcPr>
                  <w:tcW w:w="901" w:type="dxa"/>
                  <w:tcBorders>
                    <w:top w:val="nil"/>
                    <w:left w:val="single" w:sz="4" w:space="0" w:color="auto"/>
                    <w:bottom w:val="single" w:sz="4" w:space="0" w:color="auto"/>
                    <w:right w:val="single" w:sz="4" w:space="0" w:color="auto"/>
                  </w:tcBorders>
                  <w:shd w:val="clear" w:color="000000" w:fill="EDEDED"/>
                  <w:noWrap/>
                  <w:vAlign w:val="bottom"/>
                  <w:hideMark/>
                </w:tcPr>
                <w:p w14:paraId="0E35544A"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38003564</w:t>
                  </w:r>
                </w:p>
              </w:tc>
              <w:tc>
                <w:tcPr>
                  <w:tcW w:w="1239" w:type="dxa"/>
                  <w:tcBorders>
                    <w:top w:val="nil"/>
                    <w:left w:val="nil"/>
                    <w:bottom w:val="single" w:sz="4" w:space="0" w:color="auto"/>
                    <w:right w:val="single" w:sz="4" w:space="0" w:color="auto"/>
                  </w:tcBorders>
                  <w:shd w:val="clear" w:color="auto" w:fill="auto"/>
                  <w:noWrap/>
                  <w:vAlign w:val="bottom"/>
                  <w:hideMark/>
                </w:tcPr>
                <w:p w14:paraId="2EEF466B" w14:textId="77777777" w:rsidR="00E64BC7" w:rsidRPr="00CA289F" w:rsidRDefault="00E64BC7"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 = No</w:t>
                  </w:r>
                </w:p>
              </w:tc>
            </w:tr>
            <w:tr w:rsidR="00E64BC7" w:rsidRPr="00CA289F" w14:paraId="15211ED9" w14:textId="77777777" w:rsidTr="00E64BC7">
              <w:trPr>
                <w:trHeight w:val="288"/>
              </w:trPr>
              <w:tc>
                <w:tcPr>
                  <w:tcW w:w="901" w:type="dxa"/>
                  <w:tcBorders>
                    <w:top w:val="nil"/>
                    <w:left w:val="single" w:sz="4" w:space="0" w:color="auto"/>
                    <w:bottom w:val="single" w:sz="4" w:space="0" w:color="auto"/>
                    <w:right w:val="single" w:sz="4" w:space="0" w:color="auto"/>
                  </w:tcBorders>
                  <w:shd w:val="clear" w:color="000000" w:fill="EDEDED"/>
                  <w:noWrap/>
                  <w:vAlign w:val="bottom"/>
                  <w:hideMark/>
                </w:tcPr>
                <w:p w14:paraId="760F26B2"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44814650</w:t>
                  </w:r>
                </w:p>
              </w:tc>
              <w:tc>
                <w:tcPr>
                  <w:tcW w:w="1239" w:type="dxa"/>
                  <w:tcBorders>
                    <w:top w:val="nil"/>
                    <w:left w:val="nil"/>
                    <w:bottom w:val="single" w:sz="4" w:space="0" w:color="auto"/>
                    <w:right w:val="single" w:sz="4" w:space="0" w:color="auto"/>
                  </w:tcBorders>
                  <w:shd w:val="clear" w:color="auto" w:fill="auto"/>
                  <w:noWrap/>
                  <w:vAlign w:val="bottom"/>
                  <w:hideMark/>
                </w:tcPr>
                <w:p w14:paraId="3E4C6DE7" w14:textId="77777777" w:rsidR="00E64BC7" w:rsidRPr="00CA289F" w:rsidRDefault="00E64BC7"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NI = No information</w:t>
                  </w:r>
                </w:p>
              </w:tc>
            </w:tr>
            <w:tr w:rsidR="00E64BC7" w:rsidRPr="00CA289F" w14:paraId="68DB0582" w14:textId="77777777" w:rsidTr="00E64BC7">
              <w:trPr>
                <w:trHeight w:val="288"/>
              </w:trPr>
              <w:tc>
                <w:tcPr>
                  <w:tcW w:w="901" w:type="dxa"/>
                  <w:tcBorders>
                    <w:top w:val="nil"/>
                    <w:left w:val="single" w:sz="4" w:space="0" w:color="auto"/>
                    <w:bottom w:val="single" w:sz="4" w:space="0" w:color="auto"/>
                    <w:right w:val="single" w:sz="4" w:space="0" w:color="auto"/>
                  </w:tcBorders>
                  <w:shd w:val="clear" w:color="000000" w:fill="EDEDED"/>
                  <w:noWrap/>
                  <w:vAlign w:val="bottom"/>
                  <w:hideMark/>
                </w:tcPr>
                <w:p w14:paraId="32A91BD6"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44814653</w:t>
                  </w:r>
                </w:p>
              </w:tc>
              <w:tc>
                <w:tcPr>
                  <w:tcW w:w="1239" w:type="dxa"/>
                  <w:tcBorders>
                    <w:top w:val="nil"/>
                    <w:left w:val="nil"/>
                    <w:bottom w:val="single" w:sz="4" w:space="0" w:color="auto"/>
                    <w:right w:val="single" w:sz="4" w:space="0" w:color="auto"/>
                  </w:tcBorders>
                  <w:shd w:val="clear" w:color="auto" w:fill="auto"/>
                  <w:noWrap/>
                  <w:vAlign w:val="bottom"/>
                  <w:hideMark/>
                </w:tcPr>
                <w:p w14:paraId="1C9DB2A4" w14:textId="77777777" w:rsidR="00E64BC7" w:rsidRPr="00CA289F" w:rsidRDefault="00E64BC7"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UN = Unknown</w:t>
                  </w:r>
                </w:p>
              </w:tc>
            </w:tr>
            <w:tr w:rsidR="00E64BC7" w:rsidRPr="00CA289F" w14:paraId="49B2683B" w14:textId="77777777" w:rsidTr="00E64BC7">
              <w:trPr>
                <w:trHeight w:val="288"/>
              </w:trPr>
              <w:tc>
                <w:tcPr>
                  <w:tcW w:w="901" w:type="dxa"/>
                  <w:tcBorders>
                    <w:top w:val="nil"/>
                    <w:left w:val="single" w:sz="4" w:space="0" w:color="auto"/>
                    <w:bottom w:val="single" w:sz="4" w:space="0" w:color="auto"/>
                    <w:right w:val="single" w:sz="4" w:space="0" w:color="auto"/>
                  </w:tcBorders>
                  <w:shd w:val="clear" w:color="000000" w:fill="EDEDED"/>
                  <w:noWrap/>
                  <w:vAlign w:val="bottom"/>
                  <w:hideMark/>
                </w:tcPr>
                <w:p w14:paraId="356F3474"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44814649</w:t>
                  </w:r>
                </w:p>
              </w:tc>
              <w:tc>
                <w:tcPr>
                  <w:tcW w:w="1239" w:type="dxa"/>
                  <w:tcBorders>
                    <w:top w:val="nil"/>
                    <w:left w:val="nil"/>
                    <w:bottom w:val="single" w:sz="4" w:space="0" w:color="auto"/>
                    <w:right w:val="single" w:sz="4" w:space="0" w:color="auto"/>
                  </w:tcBorders>
                  <w:shd w:val="clear" w:color="auto" w:fill="auto"/>
                  <w:noWrap/>
                  <w:vAlign w:val="bottom"/>
                  <w:hideMark/>
                </w:tcPr>
                <w:p w14:paraId="063C1305" w14:textId="77777777" w:rsidR="00E64BC7" w:rsidRPr="00CA289F" w:rsidRDefault="00E64BC7"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OT = Other</w:t>
                  </w:r>
                </w:p>
              </w:tc>
            </w:tr>
            <w:tr w:rsidR="00E64BC7" w:rsidRPr="00CA289F" w14:paraId="7276DCC7" w14:textId="77777777" w:rsidTr="00E64BC7">
              <w:trPr>
                <w:trHeight w:val="288"/>
              </w:trPr>
              <w:tc>
                <w:tcPr>
                  <w:tcW w:w="901" w:type="dxa"/>
                  <w:tcBorders>
                    <w:top w:val="nil"/>
                    <w:left w:val="single" w:sz="4" w:space="0" w:color="auto"/>
                    <w:bottom w:val="single" w:sz="4" w:space="0" w:color="auto"/>
                    <w:right w:val="single" w:sz="4" w:space="0" w:color="auto"/>
                  </w:tcBorders>
                  <w:shd w:val="clear" w:color="000000" w:fill="EDEDED"/>
                  <w:noWrap/>
                  <w:vAlign w:val="bottom"/>
                  <w:hideMark/>
                </w:tcPr>
                <w:p w14:paraId="5C5568DD"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0</w:t>
                  </w:r>
                </w:p>
              </w:tc>
              <w:tc>
                <w:tcPr>
                  <w:tcW w:w="1239" w:type="dxa"/>
                  <w:tcBorders>
                    <w:top w:val="nil"/>
                    <w:left w:val="nil"/>
                    <w:bottom w:val="single" w:sz="4" w:space="0" w:color="auto"/>
                    <w:right w:val="single" w:sz="4" w:space="0" w:color="auto"/>
                  </w:tcBorders>
                  <w:shd w:val="clear" w:color="auto" w:fill="auto"/>
                  <w:noWrap/>
                  <w:vAlign w:val="bottom"/>
                  <w:hideMark/>
                </w:tcPr>
                <w:p w14:paraId="53A4C06C" w14:textId="77777777" w:rsidR="00E64BC7" w:rsidRPr="00CA289F" w:rsidRDefault="00C420C4"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NULL</w:t>
                  </w:r>
                </w:p>
              </w:tc>
            </w:tr>
          </w:tbl>
          <w:p w14:paraId="5500AD8F" w14:textId="77777777" w:rsidR="00C7202C" w:rsidRPr="00CA289F" w:rsidRDefault="00C7202C">
            <w:pPr>
              <w:snapToGrid w:val="0"/>
              <w:spacing w:line="240" w:lineRule="auto"/>
              <w:rPr>
                <w:rFonts w:ascii="Times New Roman" w:hAnsi="Times New Roman" w:cs="Times New Roman"/>
                <w:sz w:val="16"/>
                <w:szCs w:val="16"/>
              </w:rPr>
            </w:pPr>
          </w:p>
        </w:tc>
        <w:tc>
          <w:tcPr>
            <w:tcW w:w="3055" w:type="dxa"/>
            <w:shd w:val="clear" w:color="auto" w:fill="auto"/>
          </w:tcPr>
          <w:tbl>
            <w:tblPr>
              <w:tblW w:w="2540" w:type="dxa"/>
              <w:tblLayout w:type="fixed"/>
              <w:tblLook w:val="04A0" w:firstRow="1" w:lastRow="0" w:firstColumn="1" w:lastColumn="0" w:noHBand="0" w:noVBand="1"/>
            </w:tblPr>
            <w:tblGrid>
              <w:gridCol w:w="869"/>
              <w:gridCol w:w="1671"/>
            </w:tblGrid>
            <w:tr w:rsidR="00E64BC7" w:rsidRPr="00CA289F" w14:paraId="61A8462B" w14:textId="77777777" w:rsidTr="00585C74">
              <w:trPr>
                <w:trHeight w:val="288"/>
              </w:trPr>
              <w:tc>
                <w:tcPr>
                  <w:tcW w:w="2540" w:type="dxa"/>
                  <w:gridSpan w:val="2"/>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160F3D1D" w14:textId="77777777" w:rsidR="00E64BC7" w:rsidRPr="00CA289F" w:rsidRDefault="00E64BC7" w:rsidP="00E64BC7">
                  <w:pPr>
                    <w:suppressAutoHyphens w:val="0"/>
                    <w:spacing w:before="0" w:after="0" w:line="240" w:lineRule="auto"/>
                    <w:jc w:val="center"/>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OMOP Concepts</w:t>
                  </w:r>
                </w:p>
              </w:tc>
            </w:tr>
            <w:tr w:rsidR="00E64BC7" w:rsidRPr="00CA289F" w14:paraId="709D5B17" w14:textId="77777777" w:rsidTr="00585C74">
              <w:trPr>
                <w:trHeight w:val="288"/>
              </w:trPr>
              <w:tc>
                <w:tcPr>
                  <w:tcW w:w="869" w:type="dxa"/>
                  <w:tcBorders>
                    <w:top w:val="nil"/>
                    <w:left w:val="single" w:sz="4" w:space="0" w:color="auto"/>
                    <w:bottom w:val="single" w:sz="4" w:space="0" w:color="auto"/>
                    <w:right w:val="single" w:sz="4" w:space="0" w:color="auto"/>
                  </w:tcBorders>
                  <w:shd w:val="clear" w:color="auto" w:fill="E7E6E6"/>
                  <w:noWrap/>
                  <w:vAlign w:val="bottom"/>
                  <w:hideMark/>
                </w:tcPr>
                <w:p w14:paraId="0F98C826"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38003563</w:t>
                  </w:r>
                </w:p>
              </w:tc>
              <w:tc>
                <w:tcPr>
                  <w:tcW w:w="1671" w:type="dxa"/>
                  <w:tcBorders>
                    <w:top w:val="nil"/>
                    <w:left w:val="nil"/>
                    <w:bottom w:val="single" w:sz="4" w:space="0" w:color="auto"/>
                    <w:right w:val="single" w:sz="4" w:space="0" w:color="auto"/>
                  </w:tcBorders>
                  <w:shd w:val="clear" w:color="auto" w:fill="auto"/>
                  <w:noWrap/>
                  <w:vAlign w:val="bottom"/>
                  <w:hideMark/>
                </w:tcPr>
                <w:p w14:paraId="73431C30" w14:textId="77777777" w:rsidR="00E64BC7" w:rsidRPr="00CA289F" w:rsidRDefault="00E64BC7"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Hispanic or Latino</w:t>
                  </w:r>
                </w:p>
              </w:tc>
            </w:tr>
            <w:tr w:rsidR="00E64BC7" w:rsidRPr="00CA289F" w14:paraId="56BAD2AB" w14:textId="77777777" w:rsidTr="00585C74">
              <w:trPr>
                <w:trHeight w:val="288"/>
              </w:trPr>
              <w:tc>
                <w:tcPr>
                  <w:tcW w:w="869" w:type="dxa"/>
                  <w:tcBorders>
                    <w:top w:val="nil"/>
                    <w:left w:val="single" w:sz="4" w:space="0" w:color="auto"/>
                    <w:bottom w:val="single" w:sz="4" w:space="0" w:color="auto"/>
                    <w:right w:val="single" w:sz="4" w:space="0" w:color="auto"/>
                  </w:tcBorders>
                  <w:shd w:val="clear" w:color="auto" w:fill="E7E6E6"/>
                  <w:noWrap/>
                  <w:vAlign w:val="bottom"/>
                  <w:hideMark/>
                </w:tcPr>
                <w:p w14:paraId="5FBC72B8"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38003564</w:t>
                  </w:r>
                </w:p>
              </w:tc>
              <w:tc>
                <w:tcPr>
                  <w:tcW w:w="1671" w:type="dxa"/>
                  <w:tcBorders>
                    <w:top w:val="nil"/>
                    <w:left w:val="nil"/>
                    <w:bottom w:val="single" w:sz="4" w:space="0" w:color="auto"/>
                    <w:right w:val="single" w:sz="4" w:space="0" w:color="auto"/>
                  </w:tcBorders>
                  <w:shd w:val="clear" w:color="auto" w:fill="auto"/>
                  <w:noWrap/>
                  <w:vAlign w:val="bottom"/>
                  <w:hideMark/>
                </w:tcPr>
                <w:p w14:paraId="5B89F64D" w14:textId="77777777" w:rsidR="00E64BC7" w:rsidRPr="00CA289F" w:rsidRDefault="00E64BC7"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Not Hispanic or Latino</w:t>
                  </w:r>
                </w:p>
              </w:tc>
            </w:tr>
            <w:tr w:rsidR="00E64BC7" w:rsidRPr="00CA289F" w14:paraId="53C00249" w14:textId="77777777" w:rsidTr="00585C74">
              <w:trPr>
                <w:trHeight w:val="288"/>
              </w:trPr>
              <w:tc>
                <w:tcPr>
                  <w:tcW w:w="869" w:type="dxa"/>
                  <w:tcBorders>
                    <w:top w:val="nil"/>
                    <w:left w:val="single" w:sz="4" w:space="0" w:color="auto"/>
                    <w:bottom w:val="single" w:sz="4" w:space="0" w:color="auto"/>
                    <w:right w:val="single" w:sz="4" w:space="0" w:color="auto"/>
                  </w:tcBorders>
                  <w:shd w:val="clear" w:color="auto" w:fill="E7E6E6"/>
                  <w:noWrap/>
                  <w:vAlign w:val="bottom"/>
                  <w:hideMark/>
                </w:tcPr>
                <w:p w14:paraId="5830DD23"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44814650</w:t>
                  </w:r>
                </w:p>
              </w:tc>
              <w:tc>
                <w:tcPr>
                  <w:tcW w:w="1671" w:type="dxa"/>
                  <w:tcBorders>
                    <w:top w:val="nil"/>
                    <w:left w:val="nil"/>
                    <w:bottom w:val="single" w:sz="4" w:space="0" w:color="auto"/>
                    <w:right w:val="single" w:sz="4" w:space="0" w:color="auto"/>
                  </w:tcBorders>
                  <w:shd w:val="clear" w:color="auto" w:fill="auto"/>
                  <w:noWrap/>
                  <w:vAlign w:val="bottom"/>
                  <w:hideMark/>
                </w:tcPr>
                <w:p w14:paraId="65A05A95" w14:textId="77777777" w:rsidR="00E64BC7" w:rsidRPr="00CA289F" w:rsidRDefault="00E64BC7"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No Information</w:t>
                  </w:r>
                </w:p>
              </w:tc>
            </w:tr>
            <w:tr w:rsidR="00E64BC7" w:rsidRPr="00CA289F" w14:paraId="7FD5D84F" w14:textId="77777777" w:rsidTr="00585C74">
              <w:trPr>
                <w:trHeight w:val="288"/>
              </w:trPr>
              <w:tc>
                <w:tcPr>
                  <w:tcW w:w="869" w:type="dxa"/>
                  <w:tcBorders>
                    <w:top w:val="nil"/>
                    <w:left w:val="single" w:sz="4" w:space="0" w:color="auto"/>
                    <w:bottom w:val="single" w:sz="4" w:space="0" w:color="auto"/>
                    <w:right w:val="single" w:sz="4" w:space="0" w:color="auto"/>
                  </w:tcBorders>
                  <w:shd w:val="clear" w:color="auto" w:fill="E7E6E6"/>
                  <w:noWrap/>
                  <w:vAlign w:val="bottom"/>
                  <w:hideMark/>
                </w:tcPr>
                <w:p w14:paraId="0824838A"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44814653</w:t>
                  </w:r>
                </w:p>
              </w:tc>
              <w:tc>
                <w:tcPr>
                  <w:tcW w:w="1671" w:type="dxa"/>
                  <w:tcBorders>
                    <w:top w:val="nil"/>
                    <w:left w:val="nil"/>
                    <w:bottom w:val="single" w:sz="4" w:space="0" w:color="auto"/>
                    <w:right w:val="single" w:sz="4" w:space="0" w:color="auto"/>
                  </w:tcBorders>
                  <w:shd w:val="clear" w:color="auto" w:fill="auto"/>
                  <w:noWrap/>
                  <w:vAlign w:val="bottom"/>
                  <w:hideMark/>
                </w:tcPr>
                <w:p w14:paraId="7BD6F083" w14:textId="77777777" w:rsidR="00E64BC7" w:rsidRPr="00CA289F" w:rsidRDefault="00E64BC7"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Unknown</w:t>
                  </w:r>
                </w:p>
              </w:tc>
            </w:tr>
            <w:tr w:rsidR="00E64BC7" w:rsidRPr="00CA289F" w14:paraId="4B10E1DB" w14:textId="77777777" w:rsidTr="00585C74">
              <w:trPr>
                <w:trHeight w:val="288"/>
              </w:trPr>
              <w:tc>
                <w:tcPr>
                  <w:tcW w:w="869" w:type="dxa"/>
                  <w:tcBorders>
                    <w:top w:val="nil"/>
                    <w:left w:val="single" w:sz="4" w:space="0" w:color="auto"/>
                    <w:bottom w:val="single" w:sz="4" w:space="0" w:color="auto"/>
                    <w:right w:val="single" w:sz="4" w:space="0" w:color="auto"/>
                  </w:tcBorders>
                  <w:shd w:val="clear" w:color="auto" w:fill="E7E6E6"/>
                  <w:noWrap/>
                  <w:vAlign w:val="bottom"/>
                  <w:hideMark/>
                </w:tcPr>
                <w:p w14:paraId="49D83F51"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44814649</w:t>
                  </w:r>
                </w:p>
              </w:tc>
              <w:tc>
                <w:tcPr>
                  <w:tcW w:w="1671" w:type="dxa"/>
                  <w:tcBorders>
                    <w:top w:val="nil"/>
                    <w:left w:val="nil"/>
                    <w:bottom w:val="single" w:sz="4" w:space="0" w:color="auto"/>
                    <w:right w:val="single" w:sz="4" w:space="0" w:color="auto"/>
                  </w:tcBorders>
                  <w:shd w:val="clear" w:color="auto" w:fill="auto"/>
                  <w:noWrap/>
                  <w:vAlign w:val="bottom"/>
                  <w:hideMark/>
                </w:tcPr>
                <w:p w14:paraId="0801E091" w14:textId="77777777" w:rsidR="00E64BC7" w:rsidRPr="00CA289F" w:rsidRDefault="00E64BC7"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Other</w:t>
                  </w:r>
                </w:p>
              </w:tc>
            </w:tr>
            <w:tr w:rsidR="00E64BC7" w:rsidRPr="00CA289F" w14:paraId="101B1FB1" w14:textId="77777777" w:rsidTr="00585C74">
              <w:trPr>
                <w:trHeight w:val="288"/>
              </w:trPr>
              <w:tc>
                <w:tcPr>
                  <w:tcW w:w="869" w:type="dxa"/>
                  <w:tcBorders>
                    <w:top w:val="nil"/>
                    <w:left w:val="single" w:sz="4" w:space="0" w:color="auto"/>
                    <w:bottom w:val="single" w:sz="4" w:space="0" w:color="auto"/>
                    <w:right w:val="single" w:sz="4" w:space="0" w:color="auto"/>
                  </w:tcBorders>
                  <w:shd w:val="clear" w:color="auto" w:fill="E7E6E6"/>
                  <w:noWrap/>
                  <w:vAlign w:val="bottom"/>
                  <w:hideMark/>
                </w:tcPr>
                <w:p w14:paraId="61B57DD3" w14:textId="77777777" w:rsidR="00E64BC7" w:rsidRPr="00CA289F" w:rsidRDefault="00E64BC7"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0</w:t>
                  </w:r>
                </w:p>
              </w:tc>
              <w:tc>
                <w:tcPr>
                  <w:tcW w:w="1671" w:type="dxa"/>
                  <w:tcBorders>
                    <w:top w:val="nil"/>
                    <w:left w:val="nil"/>
                    <w:bottom w:val="single" w:sz="4" w:space="0" w:color="auto"/>
                    <w:right w:val="single" w:sz="4" w:space="0" w:color="auto"/>
                  </w:tcBorders>
                  <w:shd w:val="clear" w:color="auto" w:fill="auto"/>
                  <w:noWrap/>
                  <w:vAlign w:val="bottom"/>
                  <w:hideMark/>
                </w:tcPr>
                <w:p w14:paraId="0AA8FDBE" w14:textId="77777777" w:rsidR="00E64BC7" w:rsidRPr="00CA289F" w:rsidRDefault="00E912CF" w:rsidP="00E64BC7">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Field does not exist in the source</w:t>
                  </w:r>
                </w:p>
              </w:tc>
            </w:tr>
          </w:tbl>
          <w:p w14:paraId="7B9B8F95" w14:textId="77777777" w:rsidR="00C7202C" w:rsidRPr="00CA289F" w:rsidRDefault="00C7202C">
            <w:pPr>
              <w:snapToGrid w:val="0"/>
              <w:spacing w:line="240" w:lineRule="auto"/>
              <w:ind w:right="4"/>
              <w:rPr>
                <w:rFonts w:ascii="Times New Roman" w:hAnsi="Times New Roman" w:cs="Times New Roman"/>
                <w:szCs w:val="20"/>
              </w:rPr>
            </w:pPr>
          </w:p>
        </w:tc>
      </w:tr>
      <w:tr w:rsidR="00C7202C" w:rsidRPr="00CA289F" w14:paraId="0F7E9219" w14:textId="77777777" w:rsidTr="007D12DD">
        <w:trPr>
          <w:cantSplit/>
        </w:trPr>
        <w:tc>
          <w:tcPr>
            <w:tcW w:w="1860" w:type="dxa"/>
            <w:shd w:val="clear" w:color="auto" w:fill="auto"/>
          </w:tcPr>
          <w:p w14:paraId="488B42C0"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RACE</w:t>
            </w:r>
          </w:p>
        </w:tc>
        <w:tc>
          <w:tcPr>
            <w:tcW w:w="2509" w:type="dxa"/>
            <w:shd w:val="clear" w:color="auto" w:fill="auto"/>
          </w:tcPr>
          <w:p w14:paraId="218CA641"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Derive from </w:t>
            </w:r>
            <w:proofErr w:type="spellStart"/>
            <w:r w:rsidR="007953D2" w:rsidRPr="00CA289F">
              <w:rPr>
                <w:rFonts w:ascii="Times New Roman" w:hAnsi="Times New Roman" w:cs="Times New Roman"/>
                <w:sz w:val="16"/>
                <w:szCs w:val="16"/>
              </w:rPr>
              <w:t>Person.</w:t>
            </w:r>
            <w:r w:rsidRPr="00CA289F">
              <w:rPr>
                <w:rFonts w:ascii="Times New Roman" w:hAnsi="Times New Roman" w:cs="Times New Roman"/>
                <w:sz w:val="16"/>
                <w:szCs w:val="16"/>
              </w:rPr>
              <w:t>Race_Concept_id</w:t>
            </w:r>
            <w:proofErr w:type="spellEnd"/>
          </w:p>
          <w:p w14:paraId="2BD2D1AC" w14:textId="77777777" w:rsidR="00C7202C" w:rsidRPr="00CA289F" w:rsidRDefault="00C7202C">
            <w:pPr>
              <w:snapToGrid w:val="0"/>
              <w:spacing w:line="240" w:lineRule="auto"/>
              <w:ind w:right="4"/>
              <w:rPr>
                <w:rFonts w:ascii="Times New Roman" w:hAnsi="Times New Roman" w:cs="Times New Roman"/>
                <w:sz w:val="16"/>
                <w:szCs w:val="16"/>
              </w:rPr>
            </w:pPr>
          </w:p>
          <w:p w14:paraId="51C286F4" w14:textId="77777777" w:rsidR="00C7202C" w:rsidRPr="00CA289F" w:rsidRDefault="00C7202C">
            <w:pPr>
              <w:snapToGrid w:val="0"/>
              <w:spacing w:line="240" w:lineRule="auto"/>
              <w:ind w:right="4"/>
              <w:rPr>
                <w:rFonts w:ascii="Times New Roman" w:hAnsi="Times New Roman" w:cs="Times New Roman"/>
                <w:sz w:val="16"/>
                <w:szCs w:val="16"/>
              </w:rPr>
            </w:pPr>
          </w:p>
          <w:p w14:paraId="2EC025D1" w14:textId="77777777" w:rsidR="00C7202C" w:rsidRPr="00CA289F" w:rsidRDefault="00C7202C">
            <w:pPr>
              <w:snapToGrid w:val="0"/>
              <w:spacing w:line="240" w:lineRule="auto"/>
              <w:ind w:right="4"/>
              <w:rPr>
                <w:rFonts w:ascii="Times New Roman" w:hAnsi="Times New Roman" w:cs="Times New Roman"/>
                <w:sz w:val="16"/>
                <w:szCs w:val="16"/>
              </w:rPr>
            </w:pPr>
          </w:p>
        </w:tc>
        <w:tc>
          <w:tcPr>
            <w:tcW w:w="2462" w:type="dxa"/>
            <w:shd w:val="clear" w:color="auto" w:fill="auto"/>
          </w:tcPr>
          <w:p w14:paraId="1C77A157" w14:textId="77777777" w:rsidR="00C7202C" w:rsidRPr="00CA289F" w:rsidRDefault="00C7202C">
            <w:pPr>
              <w:snapToGrid w:val="0"/>
              <w:spacing w:line="240" w:lineRule="auto"/>
              <w:ind w:right="4"/>
              <w:rPr>
                <w:rFonts w:ascii="Times New Roman" w:hAnsi="Times New Roman" w:cs="Times New Roman"/>
                <w:sz w:val="16"/>
                <w:szCs w:val="16"/>
              </w:rPr>
            </w:pPr>
          </w:p>
        </w:tc>
        <w:tc>
          <w:tcPr>
            <w:tcW w:w="3055" w:type="dxa"/>
            <w:shd w:val="clear" w:color="auto" w:fill="auto"/>
          </w:tcPr>
          <w:p w14:paraId="347534FD" w14:textId="77777777" w:rsidR="00C7202C" w:rsidRPr="00CA289F" w:rsidRDefault="00276C9E">
            <w:pPr>
              <w:autoSpaceDE w:val="0"/>
              <w:spacing w:line="202" w:lineRule="exact"/>
              <w:rPr>
                <w:rFonts w:ascii="Times New Roman" w:hAnsi="Times New Roman" w:cs="Times New Roman"/>
                <w:sz w:val="16"/>
                <w:szCs w:val="16"/>
              </w:rPr>
            </w:pPr>
            <w:r w:rsidRPr="00CA289F">
              <w:rPr>
                <w:rFonts w:ascii="Times New Roman" w:hAnsi="Times New Roman" w:cs="Times New Roman"/>
                <w:sz w:val="16"/>
                <w:szCs w:val="16"/>
              </w:rPr>
              <w:t xml:space="preserve">The mapping for Race from OMOP to </w:t>
            </w:r>
            <w:proofErr w:type="spellStart"/>
            <w:r w:rsidRPr="00CA289F">
              <w:rPr>
                <w:rFonts w:ascii="Times New Roman" w:hAnsi="Times New Roman" w:cs="Times New Roman"/>
                <w:sz w:val="16"/>
                <w:szCs w:val="16"/>
              </w:rPr>
              <w:t>PCORnet</w:t>
            </w:r>
            <w:proofErr w:type="spellEnd"/>
            <w:r w:rsidRPr="00CA289F">
              <w:rPr>
                <w:rFonts w:ascii="Times New Roman" w:hAnsi="Times New Roman" w:cs="Times New Roman"/>
                <w:sz w:val="16"/>
                <w:szCs w:val="16"/>
              </w:rPr>
              <w:t xml:space="preserve"> is given in a table below.</w:t>
            </w:r>
          </w:p>
        </w:tc>
      </w:tr>
      <w:tr w:rsidR="00C7202C" w:rsidRPr="00CA289F" w14:paraId="0514AAF1" w14:textId="77777777" w:rsidTr="007D12DD">
        <w:trPr>
          <w:cantSplit/>
        </w:trPr>
        <w:tc>
          <w:tcPr>
            <w:tcW w:w="1860" w:type="dxa"/>
            <w:shd w:val="clear" w:color="auto" w:fill="auto"/>
          </w:tcPr>
          <w:p w14:paraId="05B787CD"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BIOBANK_FLAG</w:t>
            </w:r>
          </w:p>
        </w:tc>
        <w:tc>
          <w:tcPr>
            <w:tcW w:w="2509" w:type="dxa"/>
            <w:shd w:val="clear" w:color="auto" w:fill="auto"/>
          </w:tcPr>
          <w:p w14:paraId="6CE17838" w14:textId="77777777" w:rsidR="00C7202C" w:rsidRPr="00CA289F" w:rsidRDefault="00276C9E">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Observation.</w:t>
            </w:r>
            <w:r w:rsidR="00DD3F03" w:rsidRPr="00CA289F">
              <w:rPr>
                <w:rFonts w:ascii="Times New Roman" w:hAnsi="Times New Roman" w:cs="Times New Roman"/>
                <w:sz w:val="16"/>
                <w:szCs w:val="16"/>
              </w:rPr>
              <w:t>value_as_concept_id</w:t>
            </w:r>
            <w:proofErr w:type="spellEnd"/>
          </w:p>
          <w:p w14:paraId="20CDF7C1" w14:textId="77777777" w:rsidR="00DD3F03" w:rsidRPr="00CA289F" w:rsidRDefault="00DD3F03">
            <w:pPr>
              <w:snapToGrid w:val="0"/>
              <w:spacing w:line="240" w:lineRule="auto"/>
              <w:ind w:right="4"/>
              <w:rPr>
                <w:rFonts w:ascii="Times New Roman" w:hAnsi="Times New Roman" w:cs="Times New Roman"/>
                <w:sz w:val="16"/>
                <w:szCs w:val="16"/>
              </w:rPr>
            </w:pPr>
          </w:p>
        </w:tc>
        <w:tc>
          <w:tcPr>
            <w:tcW w:w="2462" w:type="dxa"/>
            <w:shd w:val="clear" w:color="auto" w:fill="auto"/>
          </w:tcPr>
          <w:p w14:paraId="18A660E3" w14:textId="77777777" w:rsidR="006110A3" w:rsidRDefault="006110A3" w:rsidP="008478D9">
            <w:pPr>
              <w:suppressAutoHyphens w:val="0"/>
              <w:spacing w:before="0" w:after="0" w:line="240" w:lineRule="auto"/>
              <w:rPr>
                <w:rFonts w:ascii="Times New Roman" w:hAnsi="Times New Roman" w:cs="Times New Roman"/>
                <w:sz w:val="16"/>
                <w:szCs w:val="16"/>
                <w:lang w:eastAsia="en-US"/>
              </w:rPr>
            </w:pPr>
            <w:r>
              <w:rPr>
                <w:rFonts w:ascii="Times New Roman" w:hAnsi="Times New Roman" w:cs="Times New Roman"/>
                <w:sz w:val="16"/>
                <w:szCs w:val="16"/>
                <w:lang w:eastAsia="en-US"/>
              </w:rPr>
              <w:t>If at least one record in Specimen table for the patient exist or</w:t>
            </w:r>
          </w:p>
          <w:p w14:paraId="41DF99AA" w14:textId="77777777" w:rsidR="00DD3F03" w:rsidRPr="00CA289F" w:rsidRDefault="006110A3" w:rsidP="008478D9">
            <w:pPr>
              <w:suppressAutoHyphens w:val="0"/>
              <w:spacing w:before="0" w:after="0" w:line="240" w:lineRule="auto"/>
              <w:rPr>
                <w:rFonts w:ascii="Times New Roman" w:hAnsi="Times New Roman" w:cs="Times New Roman"/>
                <w:sz w:val="16"/>
                <w:szCs w:val="16"/>
              </w:rPr>
            </w:pPr>
            <w:r>
              <w:rPr>
                <w:rFonts w:ascii="Times New Roman" w:hAnsi="Times New Roman" w:cs="Times New Roman"/>
                <w:sz w:val="16"/>
                <w:szCs w:val="16"/>
                <w:lang w:eastAsia="en-US"/>
              </w:rPr>
              <w:t xml:space="preserve"> </w:t>
            </w:r>
            <w:r w:rsidR="00DD3F03" w:rsidRPr="00CA289F">
              <w:rPr>
                <w:rFonts w:ascii="Times New Roman" w:hAnsi="Times New Roman" w:cs="Times New Roman"/>
                <w:sz w:val="16"/>
                <w:szCs w:val="16"/>
                <w:lang w:eastAsia="en-US"/>
              </w:rPr>
              <w:t xml:space="preserve"> in the Observation table </w:t>
            </w:r>
            <w:proofErr w:type="spellStart"/>
            <w:r w:rsidR="00DD3F03" w:rsidRPr="00CA289F">
              <w:rPr>
                <w:rFonts w:ascii="Times New Roman" w:hAnsi="Times New Roman" w:cs="Times New Roman"/>
                <w:sz w:val="16"/>
                <w:szCs w:val="16"/>
                <w:lang w:eastAsia="en-US"/>
              </w:rPr>
              <w:t>observation_concept_id</w:t>
            </w:r>
            <w:proofErr w:type="spellEnd"/>
            <w:r w:rsidR="00DD3F03" w:rsidRPr="00CA289F">
              <w:rPr>
                <w:rFonts w:ascii="Times New Roman" w:hAnsi="Times New Roman" w:cs="Times New Roman"/>
                <w:sz w:val="16"/>
                <w:szCs w:val="16"/>
                <w:lang w:eastAsia="en-US"/>
              </w:rPr>
              <w:t xml:space="preserve"> is </w:t>
            </w:r>
            <w:r w:rsidR="00DD3F03" w:rsidRPr="00CA289F">
              <w:rPr>
                <w:rFonts w:ascii="Times New Roman" w:hAnsi="Times New Roman" w:cs="Times New Roman"/>
                <w:color w:val="333333"/>
                <w:sz w:val="16"/>
                <w:szCs w:val="16"/>
              </w:rPr>
              <w:t>4001345 (</w:t>
            </w:r>
            <w:r w:rsidR="00DD3F03" w:rsidRPr="00CA289F">
              <w:rPr>
                <w:rFonts w:ascii="Times New Roman" w:hAnsi="Times New Roman" w:cs="Times New Roman"/>
                <w:sz w:val="16"/>
                <w:szCs w:val="16"/>
              </w:rPr>
              <w:t>Biobank flag)</w:t>
            </w:r>
            <w:r>
              <w:rPr>
                <w:rFonts w:ascii="Times New Roman" w:hAnsi="Times New Roman" w:cs="Times New Roman"/>
                <w:sz w:val="16"/>
                <w:szCs w:val="16"/>
              </w:rPr>
              <w:t xml:space="preserve"> with</w:t>
            </w:r>
          </w:p>
          <w:p w14:paraId="3A16E740" w14:textId="77777777" w:rsidR="00DD3F03" w:rsidRPr="00CA289F" w:rsidRDefault="008478D9" w:rsidP="008478D9">
            <w:pPr>
              <w:suppressAutoHyphens w:val="0"/>
              <w:spacing w:before="0" w:after="0" w:line="240" w:lineRule="auto"/>
              <w:rPr>
                <w:rFonts w:ascii="Times New Roman" w:hAnsi="Times New Roman" w:cs="Times New Roman"/>
                <w:color w:val="333333"/>
                <w:sz w:val="16"/>
                <w:szCs w:val="16"/>
              </w:rPr>
            </w:pPr>
            <w:r w:rsidRPr="00CA289F">
              <w:rPr>
                <w:rFonts w:ascii="Times New Roman" w:hAnsi="Times New Roman" w:cs="Times New Roman"/>
                <w:sz w:val="16"/>
                <w:szCs w:val="16"/>
                <w:lang w:eastAsia="en-US"/>
              </w:rPr>
              <w:t xml:space="preserve"> </w:t>
            </w:r>
            <w:r w:rsidR="00DD3F03" w:rsidRPr="00CA289F">
              <w:rPr>
                <w:rFonts w:ascii="Times New Roman" w:hAnsi="Times New Roman" w:cs="Times New Roman"/>
                <w:sz w:val="16"/>
                <w:szCs w:val="16"/>
                <w:lang w:eastAsia="en-US"/>
              </w:rPr>
              <w:t xml:space="preserve"> </w:t>
            </w:r>
            <w:proofErr w:type="spellStart"/>
            <w:r w:rsidR="00DD3F03" w:rsidRPr="00CA289F">
              <w:rPr>
                <w:rFonts w:ascii="Times New Roman" w:hAnsi="Times New Roman" w:cs="Times New Roman"/>
                <w:sz w:val="16"/>
                <w:szCs w:val="16"/>
                <w:lang w:eastAsia="en-US"/>
              </w:rPr>
              <w:t>value_as_concept_id</w:t>
            </w:r>
            <w:proofErr w:type="spellEnd"/>
            <w:r w:rsidR="00DD3F03" w:rsidRPr="00CA289F">
              <w:rPr>
                <w:rFonts w:ascii="Times New Roman" w:hAnsi="Times New Roman" w:cs="Times New Roman"/>
                <w:sz w:val="16"/>
                <w:szCs w:val="16"/>
                <w:lang w:eastAsia="en-US"/>
              </w:rPr>
              <w:t xml:space="preserve"> = </w:t>
            </w:r>
            <w:r w:rsidR="00DD3F03" w:rsidRPr="00CA289F">
              <w:rPr>
                <w:rFonts w:ascii="Times New Roman" w:hAnsi="Times New Roman" w:cs="Times New Roman"/>
                <w:color w:val="333333"/>
                <w:sz w:val="16"/>
                <w:szCs w:val="16"/>
              </w:rPr>
              <w:t xml:space="preserve">4188539 (Yes) then </w:t>
            </w:r>
            <w:r w:rsidR="006110A3">
              <w:rPr>
                <w:rFonts w:ascii="Times New Roman" w:hAnsi="Times New Roman" w:cs="Times New Roman"/>
                <w:color w:val="333333"/>
                <w:sz w:val="16"/>
                <w:szCs w:val="16"/>
              </w:rPr>
              <w:t xml:space="preserve">set </w:t>
            </w:r>
            <w:proofErr w:type="spellStart"/>
            <w:r w:rsidR="006110A3">
              <w:rPr>
                <w:rFonts w:ascii="Times New Roman" w:hAnsi="Times New Roman" w:cs="Times New Roman"/>
                <w:color w:val="333333"/>
                <w:sz w:val="16"/>
                <w:szCs w:val="16"/>
              </w:rPr>
              <w:t>biobank_flag</w:t>
            </w:r>
            <w:proofErr w:type="spellEnd"/>
            <w:r w:rsidR="006110A3">
              <w:rPr>
                <w:rFonts w:ascii="Times New Roman" w:hAnsi="Times New Roman" w:cs="Times New Roman"/>
                <w:color w:val="333333"/>
                <w:sz w:val="16"/>
                <w:szCs w:val="16"/>
              </w:rPr>
              <w:t xml:space="preserve"> as </w:t>
            </w:r>
            <w:r w:rsidR="00DD3F03" w:rsidRPr="00CA289F">
              <w:rPr>
                <w:rFonts w:ascii="Times New Roman" w:hAnsi="Times New Roman" w:cs="Times New Roman"/>
                <w:color w:val="333333"/>
                <w:sz w:val="16"/>
                <w:szCs w:val="16"/>
              </w:rPr>
              <w:t xml:space="preserve">‘Y’ </w:t>
            </w:r>
          </w:p>
          <w:p w14:paraId="1BB24996" w14:textId="77777777" w:rsidR="00C7202C" w:rsidRPr="00CA289F" w:rsidRDefault="00DD3F03" w:rsidP="008478D9">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color w:val="333333"/>
                <w:sz w:val="16"/>
                <w:szCs w:val="16"/>
              </w:rPr>
              <w:t>else ‘N’</w:t>
            </w:r>
          </w:p>
        </w:tc>
        <w:tc>
          <w:tcPr>
            <w:tcW w:w="3055" w:type="dxa"/>
            <w:shd w:val="clear" w:color="auto" w:fill="auto"/>
          </w:tcPr>
          <w:p w14:paraId="21BDAFF9" w14:textId="77777777" w:rsidR="00C7202C" w:rsidRPr="00CA289F" w:rsidRDefault="00DD3F03">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The allowable values are ‘Y’ or ‘N’.  The absence of a record indicates that there are no biobank specimens. </w:t>
            </w:r>
          </w:p>
        </w:tc>
      </w:tr>
      <w:tr w:rsidR="00C7202C" w:rsidRPr="00CA289F" w14:paraId="785CFC48" w14:textId="77777777" w:rsidTr="007D12DD">
        <w:trPr>
          <w:cantSplit/>
        </w:trPr>
        <w:tc>
          <w:tcPr>
            <w:tcW w:w="1860" w:type="dxa"/>
            <w:shd w:val="clear" w:color="auto" w:fill="auto"/>
          </w:tcPr>
          <w:p w14:paraId="04EE9DF8"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RAW_SEX</w:t>
            </w:r>
          </w:p>
        </w:tc>
        <w:tc>
          <w:tcPr>
            <w:tcW w:w="2509" w:type="dxa"/>
            <w:shd w:val="clear" w:color="auto" w:fill="auto"/>
          </w:tcPr>
          <w:p w14:paraId="512EF255" w14:textId="77777777" w:rsidR="00C7202C" w:rsidRPr="00CA289F" w:rsidRDefault="00C7202C">
            <w:pPr>
              <w:snapToGrid w:val="0"/>
              <w:spacing w:after="0"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Person.gender_source_value</w:t>
            </w:r>
            <w:proofErr w:type="spellEnd"/>
          </w:p>
        </w:tc>
        <w:tc>
          <w:tcPr>
            <w:tcW w:w="2462" w:type="dxa"/>
            <w:shd w:val="clear" w:color="auto" w:fill="auto"/>
          </w:tcPr>
          <w:p w14:paraId="11138C69" w14:textId="77777777" w:rsidR="00C7202C" w:rsidRPr="00CA289F" w:rsidRDefault="00C7202C">
            <w:pPr>
              <w:snapToGrid w:val="0"/>
              <w:spacing w:line="240" w:lineRule="auto"/>
              <w:ind w:right="4"/>
              <w:rPr>
                <w:rFonts w:ascii="Times New Roman" w:hAnsi="Times New Roman" w:cs="Times New Roman"/>
                <w:sz w:val="16"/>
                <w:szCs w:val="16"/>
              </w:rPr>
            </w:pPr>
          </w:p>
        </w:tc>
        <w:tc>
          <w:tcPr>
            <w:tcW w:w="3055" w:type="dxa"/>
            <w:shd w:val="clear" w:color="auto" w:fill="auto"/>
          </w:tcPr>
          <w:p w14:paraId="35FE5057" w14:textId="77777777" w:rsidR="00C7202C" w:rsidRPr="00CA289F" w:rsidRDefault="00C7202C">
            <w:pPr>
              <w:snapToGrid w:val="0"/>
              <w:spacing w:line="240" w:lineRule="auto"/>
              <w:ind w:right="4"/>
              <w:rPr>
                <w:rFonts w:ascii="Times New Roman" w:hAnsi="Times New Roman" w:cs="Times New Roman"/>
              </w:rPr>
            </w:pPr>
          </w:p>
        </w:tc>
      </w:tr>
      <w:tr w:rsidR="00C7202C" w:rsidRPr="00CA289F" w14:paraId="56CFE481" w14:textId="77777777" w:rsidTr="007D12DD">
        <w:trPr>
          <w:cantSplit/>
        </w:trPr>
        <w:tc>
          <w:tcPr>
            <w:tcW w:w="1860" w:type="dxa"/>
            <w:shd w:val="clear" w:color="auto" w:fill="auto"/>
          </w:tcPr>
          <w:p w14:paraId="22475ED4"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RAW_ HISPANIC</w:t>
            </w:r>
          </w:p>
        </w:tc>
        <w:tc>
          <w:tcPr>
            <w:tcW w:w="2509" w:type="dxa"/>
            <w:shd w:val="clear" w:color="auto" w:fill="auto"/>
          </w:tcPr>
          <w:p w14:paraId="270DAA7B"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Person.ethnicity_source_value</w:t>
            </w:r>
            <w:proofErr w:type="spellEnd"/>
          </w:p>
        </w:tc>
        <w:tc>
          <w:tcPr>
            <w:tcW w:w="2462" w:type="dxa"/>
            <w:shd w:val="clear" w:color="auto" w:fill="auto"/>
          </w:tcPr>
          <w:p w14:paraId="525204C1" w14:textId="77777777" w:rsidR="00C7202C" w:rsidRPr="00CA289F" w:rsidRDefault="00C7202C">
            <w:pPr>
              <w:snapToGrid w:val="0"/>
              <w:spacing w:line="240" w:lineRule="auto"/>
              <w:ind w:right="4"/>
              <w:rPr>
                <w:rFonts w:ascii="Times New Roman" w:hAnsi="Times New Roman" w:cs="Times New Roman"/>
                <w:sz w:val="16"/>
                <w:szCs w:val="16"/>
              </w:rPr>
            </w:pPr>
          </w:p>
        </w:tc>
        <w:tc>
          <w:tcPr>
            <w:tcW w:w="3055" w:type="dxa"/>
            <w:shd w:val="clear" w:color="auto" w:fill="auto"/>
          </w:tcPr>
          <w:p w14:paraId="2F8D3250" w14:textId="77777777" w:rsidR="00C7202C" w:rsidRPr="00CA289F" w:rsidRDefault="00C7202C">
            <w:pPr>
              <w:snapToGrid w:val="0"/>
              <w:spacing w:line="240" w:lineRule="auto"/>
              <w:ind w:right="4"/>
              <w:rPr>
                <w:rFonts w:ascii="Times New Roman" w:hAnsi="Times New Roman" w:cs="Times New Roman"/>
              </w:rPr>
            </w:pPr>
          </w:p>
        </w:tc>
      </w:tr>
      <w:tr w:rsidR="00C7202C" w:rsidRPr="00CA289F" w14:paraId="12F0ED47" w14:textId="77777777" w:rsidTr="007D12DD">
        <w:trPr>
          <w:cantSplit/>
        </w:trPr>
        <w:tc>
          <w:tcPr>
            <w:tcW w:w="1860" w:type="dxa"/>
            <w:shd w:val="clear" w:color="auto" w:fill="auto"/>
          </w:tcPr>
          <w:p w14:paraId="007E009C"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RAW_RACE</w:t>
            </w:r>
          </w:p>
        </w:tc>
        <w:tc>
          <w:tcPr>
            <w:tcW w:w="2509" w:type="dxa"/>
            <w:shd w:val="clear" w:color="auto" w:fill="auto"/>
          </w:tcPr>
          <w:p w14:paraId="7CEA08AE"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Person.race_source_value</w:t>
            </w:r>
            <w:proofErr w:type="spellEnd"/>
          </w:p>
        </w:tc>
        <w:tc>
          <w:tcPr>
            <w:tcW w:w="2462" w:type="dxa"/>
            <w:shd w:val="clear" w:color="auto" w:fill="auto"/>
          </w:tcPr>
          <w:p w14:paraId="395BFB44" w14:textId="77777777" w:rsidR="00C7202C" w:rsidRPr="00CA289F" w:rsidRDefault="00C7202C">
            <w:pPr>
              <w:snapToGrid w:val="0"/>
              <w:spacing w:line="240" w:lineRule="auto"/>
              <w:ind w:right="4"/>
              <w:rPr>
                <w:rFonts w:ascii="Times New Roman" w:hAnsi="Times New Roman" w:cs="Times New Roman"/>
                <w:sz w:val="16"/>
                <w:szCs w:val="16"/>
              </w:rPr>
            </w:pPr>
          </w:p>
        </w:tc>
        <w:tc>
          <w:tcPr>
            <w:tcW w:w="3055" w:type="dxa"/>
            <w:shd w:val="clear" w:color="auto" w:fill="auto"/>
          </w:tcPr>
          <w:p w14:paraId="18C32F0E" w14:textId="77777777" w:rsidR="00C7202C" w:rsidRPr="00CA289F" w:rsidRDefault="00C7202C">
            <w:pPr>
              <w:snapToGrid w:val="0"/>
              <w:spacing w:line="240" w:lineRule="auto"/>
              <w:ind w:right="4"/>
              <w:rPr>
                <w:rFonts w:ascii="Times New Roman" w:hAnsi="Times New Roman" w:cs="Times New Roman"/>
              </w:rPr>
            </w:pPr>
          </w:p>
        </w:tc>
      </w:tr>
    </w:tbl>
    <w:p w14:paraId="3FCB7151" w14:textId="77777777" w:rsidR="00C7202C" w:rsidRPr="00CA289F" w:rsidRDefault="00C7202C">
      <w:pPr>
        <w:rPr>
          <w:rFonts w:ascii="Times New Roman" w:hAnsi="Times New Roman" w:cs="Times New Roman"/>
          <w:sz w:val="18"/>
        </w:rPr>
      </w:pPr>
    </w:p>
    <w:p w14:paraId="7AC716ED" w14:textId="77777777" w:rsidR="00276C9E" w:rsidRPr="00CA289F" w:rsidRDefault="00276C9E">
      <w:pPr>
        <w:rPr>
          <w:rFonts w:ascii="Times New Roman" w:hAnsi="Times New Roman" w:cs="Times New Roman"/>
          <w:sz w:val="18"/>
        </w:rPr>
      </w:pPr>
      <w:r w:rsidRPr="00CA289F">
        <w:rPr>
          <w:rFonts w:ascii="Times New Roman" w:hAnsi="Times New Roman" w:cs="Times New Roman"/>
          <w:sz w:val="18"/>
        </w:rPr>
        <w:t xml:space="preserve">OMOP to </w:t>
      </w:r>
      <w:proofErr w:type="spellStart"/>
      <w:r w:rsidRPr="00CA289F">
        <w:rPr>
          <w:rFonts w:ascii="Times New Roman" w:hAnsi="Times New Roman" w:cs="Times New Roman"/>
          <w:sz w:val="18"/>
        </w:rPr>
        <w:t>PCORnet</w:t>
      </w:r>
      <w:proofErr w:type="spellEnd"/>
      <w:r w:rsidRPr="00CA289F">
        <w:rPr>
          <w:rFonts w:ascii="Times New Roman" w:hAnsi="Times New Roman" w:cs="Times New Roman"/>
          <w:sz w:val="18"/>
        </w:rPr>
        <w:t xml:space="preserve"> Race Mapping</w:t>
      </w:r>
    </w:p>
    <w:tbl>
      <w:tblPr>
        <w:tblW w:w="8388" w:type="dxa"/>
        <w:tblInd w:w="720" w:type="dxa"/>
        <w:tblLook w:val="04A0" w:firstRow="1" w:lastRow="0" w:firstColumn="1" w:lastColumn="0" w:noHBand="0" w:noVBand="1"/>
      </w:tblPr>
      <w:tblGrid>
        <w:gridCol w:w="1098"/>
        <w:gridCol w:w="3420"/>
        <w:gridCol w:w="3870"/>
      </w:tblGrid>
      <w:tr w:rsidR="00276C9E" w:rsidRPr="00CA289F" w14:paraId="0F856112" w14:textId="77777777" w:rsidTr="00FA0C01">
        <w:trPr>
          <w:cantSplit/>
          <w:trHeight w:val="288"/>
          <w:tblHeader/>
        </w:trPr>
        <w:tc>
          <w:tcPr>
            <w:tcW w:w="4518"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42C76E85" w14:textId="77777777" w:rsidR="00276C9E" w:rsidRPr="00CA289F" w:rsidRDefault="00276C9E" w:rsidP="00276C9E">
            <w:pPr>
              <w:suppressAutoHyphens w:val="0"/>
              <w:spacing w:before="0" w:after="0" w:line="240" w:lineRule="auto"/>
              <w:jc w:val="center"/>
              <w:rPr>
                <w:rFonts w:ascii="Times New Roman" w:hAnsi="Times New Roman" w:cs="Times New Roman"/>
                <w:b/>
                <w:bCs/>
                <w:color w:val="000000"/>
                <w:sz w:val="18"/>
                <w:szCs w:val="18"/>
                <w:lang w:eastAsia="en-US"/>
              </w:rPr>
            </w:pPr>
            <w:r w:rsidRPr="00CA289F">
              <w:rPr>
                <w:rFonts w:ascii="Times New Roman" w:hAnsi="Times New Roman" w:cs="Times New Roman"/>
                <w:b/>
                <w:bCs/>
                <w:color w:val="000000"/>
                <w:sz w:val="18"/>
                <w:szCs w:val="18"/>
                <w:lang w:eastAsia="en-US"/>
              </w:rPr>
              <w:lastRenderedPageBreak/>
              <w:t>OMOP</w:t>
            </w:r>
          </w:p>
        </w:tc>
        <w:tc>
          <w:tcPr>
            <w:tcW w:w="3870" w:type="dxa"/>
            <w:tcBorders>
              <w:top w:val="single" w:sz="4" w:space="0" w:color="auto"/>
              <w:left w:val="single" w:sz="12" w:space="0" w:color="auto"/>
              <w:bottom w:val="single" w:sz="4" w:space="0" w:color="auto"/>
              <w:right w:val="single" w:sz="4" w:space="0" w:color="auto"/>
            </w:tcBorders>
            <w:shd w:val="clear" w:color="auto" w:fill="auto"/>
            <w:vAlign w:val="bottom"/>
            <w:hideMark/>
          </w:tcPr>
          <w:p w14:paraId="77E7B7DC" w14:textId="77777777" w:rsidR="00276C9E" w:rsidRPr="00CA289F" w:rsidRDefault="00276C9E" w:rsidP="00276C9E">
            <w:pPr>
              <w:suppressAutoHyphens w:val="0"/>
              <w:spacing w:before="0" w:after="0" w:line="240" w:lineRule="auto"/>
              <w:rPr>
                <w:rFonts w:ascii="Times New Roman" w:hAnsi="Times New Roman" w:cs="Times New Roman"/>
                <w:b/>
                <w:bCs/>
                <w:color w:val="000000"/>
                <w:sz w:val="18"/>
                <w:szCs w:val="18"/>
                <w:lang w:eastAsia="en-US"/>
              </w:rPr>
            </w:pPr>
            <w:proofErr w:type="spellStart"/>
            <w:r w:rsidRPr="00CA289F">
              <w:rPr>
                <w:rFonts w:ascii="Times New Roman" w:hAnsi="Times New Roman" w:cs="Times New Roman"/>
                <w:b/>
                <w:bCs/>
                <w:color w:val="000000"/>
                <w:sz w:val="18"/>
                <w:szCs w:val="18"/>
                <w:lang w:eastAsia="en-US"/>
              </w:rPr>
              <w:t>PCORnet</w:t>
            </w:r>
            <w:proofErr w:type="spellEnd"/>
          </w:p>
        </w:tc>
      </w:tr>
      <w:tr w:rsidR="00276C9E" w:rsidRPr="00CA289F" w14:paraId="3AC70C4D" w14:textId="77777777" w:rsidTr="00FA0C01">
        <w:trPr>
          <w:cantSplit/>
          <w:trHeight w:val="288"/>
          <w:tblHeader/>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0AE9A39E" w14:textId="77777777" w:rsidR="00276C9E" w:rsidRPr="00CA289F" w:rsidRDefault="00276C9E" w:rsidP="00276C9E">
            <w:pPr>
              <w:suppressAutoHyphens w:val="0"/>
              <w:spacing w:before="0" w:after="0" w:line="240" w:lineRule="auto"/>
              <w:rPr>
                <w:rFonts w:ascii="Times New Roman" w:hAnsi="Times New Roman" w:cs="Times New Roman"/>
                <w:b/>
                <w:bCs/>
                <w:color w:val="000000"/>
                <w:sz w:val="18"/>
                <w:szCs w:val="18"/>
                <w:lang w:eastAsia="en-US"/>
              </w:rPr>
            </w:pPr>
            <w:r w:rsidRPr="00CA289F">
              <w:rPr>
                <w:rFonts w:ascii="Times New Roman" w:hAnsi="Times New Roman" w:cs="Times New Roman"/>
                <w:b/>
                <w:bCs/>
                <w:color w:val="000000"/>
                <w:sz w:val="18"/>
                <w:szCs w:val="18"/>
                <w:lang w:eastAsia="en-US"/>
              </w:rPr>
              <w:t>concept</w:t>
            </w:r>
          </w:p>
        </w:tc>
        <w:tc>
          <w:tcPr>
            <w:tcW w:w="3420" w:type="dxa"/>
            <w:tcBorders>
              <w:top w:val="nil"/>
              <w:left w:val="nil"/>
              <w:bottom w:val="single" w:sz="4" w:space="0" w:color="auto"/>
              <w:right w:val="nil"/>
            </w:tcBorders>
            <w:shd w:val="clear" w:color="auto" w:fill="auto"/>
            <w:vAlign w:val="bottom"/>
            <w:hideMark/>
          </w:tcPr>
          <w:p w14:paraId="4036A117" w14:textId="77777777" w:rsidR="00276C9E" w:rsidRPr="00CA289F" w:rsidRDefault="00276C9E" w:rsidP="00276C9E">
            <w:pPr>
              <w:suppressAutoHyphens w:val="0"/>
              <w:spacing w:before="0" w:after="0" w:line="240" w:lineRule="auto"/>
              <w:rPr>
                <w:rFonts w:ascii="Times New Roman" w:hAnsi="Times New Roman" w:cs="Times New Roman"/>
                <w:b/>
                <w:bCs/>
                <w:color w:val="000000"/>
                <w:sz w:val="18"/>
                <w:szCs w:val="18"/>
                <w:lang w:eastAsia="en-US"/>
              </w:rPr>
            </w:pPr>
            <w:r w:rsidRPr="00CA289F">
              <w:rPr>
                <w:rFonts w:ascii="Times New Roman" w:hAnsi="Times New Roman" w:cs="Times New Roman"/>
                <w:b/>
                <w:bCs/>
                <w:color w:val="000000"/>
                <w:sz w:val="18"/>
                <w:szCs w:val="18"/>
                <w:lang w:eastAsia="en-US"/>
              </w:rPr>
              <w:t>description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0ACECE25" w14:textId="77777777" w:rsidR="00276C9E" w:rsidRPr="00CA289F" w:rsidRDefault="00276C9E" w:rsidP="00276C9E">
            <w:pPr>
              <w:suppressAutoHyphens w:val="0"/>
              <w:spacing w:before="0" w:after="0" w:line="240" w:lineRule="auto"/>
              <w:rPr>
                <w:rFonts w:ascii="Times New Roman" w:hAnsi="Times New Roman" w:cs="Times New Roman"/>
                <w:b/>
                <w:bCs/>
                <w:color w:val="000000"/>
                <w:sz w:val="18"/>
                <w:szCs w:val="18"/>
                <w:lang w:eastAsia="en-US"/>
              </w:rPr>
            </w:pPr>
            <w:r w:rsidRPr="00CA289F">
              <w:rPr>
                <w:rFonts w:ascii="Times New Roman" w:hAnsi="Times New Roman" w:cs="Times New Roman"/>
                <w:b/>
                <w:bCs/>
                <w:color w:val="000000"/>
                <w:sz w:val="18"/>
                <w:szCs w:val="18"/>
                <w:lang w:eastAsia="en-US"/>
              </w:rPr>
              <w:t>Value</w:t>
            </w:r>
          </w:p>
        </w:tc>
      </w:tr>
      <w:tr w:rsidR="007E72F3" w:rsidRPr="00CA289F" w14:paraId="56E63B9F"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012FBBEB"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38003600</w:t>
            </w:r>
          </w:p>
        </w:tc>
        <w:tc>
          <w:tcPr>
            <w:tcW w:w="3420" w:type="dxa"/>
            <w:tcBorders>
              <w:top w:val="nil"/>
              <w:left w:val="nil"/>
              <w:bottom w:val="single" w:sz="4" w:space="0" w:color="auto"/>
              <w:right w:val="nil"/>
            </w:tcBorders>
            <w:shd w:val="clear" w:color="auto" w:fill="auto"/>
            <w:vAlign w:val="bottom"/>
            <w:hideMark/>
          </w:tcPr>
          <w:p w14:paraId="1F48E6F6"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African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4AD134DF"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5FA7F481"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598A146F"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38003599</w:t>
            </w:r>
          </w:p>
        </w:tc>
        <w:tc>
          <w:tcPr>
            <w:tcW w:w="3420" w:type="dxa"/>
            <w:tcBorders>
              <w:top w:val="nil"/>
              <w:left w:val="nil"/>
              <w:bottom w:val="single" w:sz="4" w:space="0" w:color="auto"/>
              <w:right w:val="nil"/>
            </w:tcBorders>
            <w:shd w:val="clear" w:color="auto" w:fill="auto"/>
            <w:vAlign w:val="bottom"/>
            <w:hideMark/>
          </w:tcPr>
          <w:p w14:paraId="213EBFB7"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African American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7F4D9DB4"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55B7BB9F"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495BEB47"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38003573</w:t>
            </w:r>
          </w:p>
        </w:tc>
        <w:tc>
          <w:tcPr>
            <w:tcW w:w="3420" w:type="dxa"/>
            <w:tcBorders>
              <w:top w:val="nil"/>
              <w:left w:val="nil"/>
              <w:bottom w:val="single" w:sz="4" w:space="0" w:color="auto"/>
              <w:right w:val="nil"/>
            </w:tcBorders>
            <w:shd w:val="clear" w:color="auto" w:fill="auto"/>
            <w:vAlign w:val="bottom"/>
            <w:hideMark/>
          </w:tcPr>
          <w:p w14:paraId="665DEAA4"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Alaska Native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3BFF8C57"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01 = American Indian or Alaska Native</w:t>
            </w:r>
          </w:p>
        </w:tc>
      </w:tr>
      <w:tr w:rsidR="007E72F3" w:rsidRPr="00CA289F" w14:paraId="0E9390F4"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04A5B0AF"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38003572</w:t>
            </w:r>
          </w:p>
        </w:tc>
        <w:tc>
          <w:tcPr>
            <w:tcW w:w="3420" w:type="dxa"/>
            <w:tcBorders>
              <w:top w:val="nil"/>
              <w:left w:val="nil"/>
              <w:bottom w:val="single" w:sz="4" w:space="0" w:color="auto"/>
              <w:right w:val="nil"/>
            </w:tcBorders>
            <w:shd w:val="clear" w:color="auto" w:fill="auto"/>
            <w:vAlign w:val="bottom"/>
            <w:hideMark/>
          </w:tcPr>
          <w:p w14:paraId="6377EEF5"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American Indian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0B170E7D"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01 = American Indian or Alaska Native</w:t>
            </w:r>
          </w:p>
        </w:tc>
      </w:tr>
      <w:tr w:rsidR="007E72F3" w:rsidRPr="00CA289F" w14:paraId="6242936E"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4E2C9551"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8657</w:t>
            </w:r>
          </w:p>
        </w:tc>
        <w:tc>
          <w:tcPr>
            <w:tcW w:w="3420" w:type="dxa"/>
            <w:tcBorders>
              <w:top w:val="nil"/>
              <w:left w:val="nil"/>
              <w:bottom w:val="single" w:sz="4" w:space="0" w:color="auto"/>
              <w:right w:val="nil"/>
            </w:tcBorders>
            <w:shd w:val="clear" w:color="auto" w:fill="auto"/>
            <w:vAlign w:val="bottom"/>
            <w:hideMark/>
          </w:tcPr>
          <w:p w14:paraId="1F691281"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American Indian or Alaska Native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1CF79CAE"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01 = American Indian or Alaska Native</w:t>
            </w:r>
          </w:p>
        </w:tc>
      </w:tr>
      <w:tr w:rsidR="007E72F3" w:rsidRPr="00CA289F" w14:paraId="134864A4"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2F1EC318"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38003616</w:t>
            </w:r>
          </w:p>
        </w:tc>
        <w:tc>
          <w:tcPr>
            <w:tcW w:w="3420" w:type="dxa"/>
            <w:tcBorders>
              <w:top w:val="nil"/>
              <w:left w:val="nil"/>
              <w:bottom w:val="single" w:sz="4" w:space="0" w:color="auto"/>
              <w:right w:val="nil"/>
            </w:tcBorders>
            <w:shd w:val="clear" w:color="auto" w:fill="auto"/>
            <w:vAlign w:val="bottom"/>
            <w:hideMark/>
          </w:tcPr>
          <w:p w14:paraId="4A2F4B48"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Arab</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1367E1A6"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05 = White</w:t>
            </w:r>
          </w:p>
        </w:tc>
      </w:tr>
      <w:tr w:rsidR="007E72F3" w:rsidRPr="00CA289F" w14:paraId="105DAAC4"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5B49980E"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8515</w:t>
            </w:r>
          </w:p>
        </w:tc>
        <w:tc>
          <w:tcPr>
            <w:tcW w:w="3420" w:type="dxa"/>
            <w:tcBorders>
              <w:top w:val="nil"/>
              <w:left w:val="nil"/>
              <w:bottom w:val="single" w:sz="4" w:space="0" w:color="auto"/>
              <w:right w:val="nil"/>
            </w:tcBorders>
            <w:shd w:val="clear" w:color="auto" w:fill="auto"/>
            <w:vAlign w:val="bottom"/>
            <w:hideMark/>
          </w:tcPr>
          <w:p w14:paraId="315B3EEF"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Asian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148A153E"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1865F260"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746CE05D"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38003574</w:t>
            </w:r>
          </w:p>
        </w:tc>
        <w:tc>
          <w:tcPr>
            <w:tcW w:w="3420" w:type="dxa"/>
            <w:tcBorders>
              <w:top w:val="nil"/>
              <w:left w:val="nil"/>
              <w:bottom w:val="single" w:sz="4" w:space="0" w:color="auto"/>
              <w:right w:val="nil"/>
            </w:tcBorders>
            <w:shd w:val="clear" w:color="auto" w:fill="auto"/>
            <w:vAlign w:val="bottom"/>
            <w:hideMark/>
          </w:tcPr>
          <w:p w14:paraId="0FE854B6"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Asian Indian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5F068695"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7FD93791"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1A10041A"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38003601</w:t>
            </w:r>
          </w:p>
        </w:tc>
        <w:tc>
          <w:tcPr>
            <w:tcW w:w="3420" w:type="dxa"/>
            <w:tcBorders>
              <w:top w:val="nil"/>
              <w:left w:val="nil"/>
              <w:bottom w:val="single" w:sz="4" w:space="0" w:color="auto"/>
              <w:right w:val="nil"/>
            </w:tcBorders>
            <w:shd w:val="clear" w:color="auto" w:fill="auto"/>
            <w:vAlign w:val="bottom"/>
            <w:hideMark/>
          </w:tcPr>
          <w:p w14:paraId="737A07E6"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Bahamian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2B8DF413"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10996C19"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4B35BE7F"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38003575</w:t>
            </w:r>
          </w:p>
        </w:tc>
        <w:tc>
          <w:tcPr>
            <w:tcW w:w="3420" w:type="dxa"/>
            <w:tcBorders>
              <w:top w:val="nil"/>
              <w:left w:val="nil"/>
              <w:bottom w:val="single" w:sz="4" w:space="0" w:color="auto"/>
              <w:right w:val="nil"/>
            </w:tcBorders>
            <w:shd w:val="clear" w:color="auto" w:fill="auto"/>
            <w:vAlign w:val="bottom"/>
            <w:hideMark/>
          </w:tcPr>
          <w:p w14:paraId="67D9DBAF"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Bangladeshi</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2BCDC8B4"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402CB654"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68D4B23A"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38003602</w:t>
            </w:r>
          </w:p>
        </w:tc>
        <w:tc>
          <w:tcPr>
            <w:tcW w:w="3420" w:type="dxa"/>
            <w:tcBorders>
              <w:top w:val="nil"/>
              <w:left w:val="nil"/>
              <w:bottom w:val="single" w:sz="4" w:space="0" w:color="auto"/>
              <w:right w:val="nil"/>
            </w:tcBorders>
            <w:shd w:val="clear" w:color="auto" w:fill="auto"/>
            <w:vAlign w:val="bottom"/>
            <w:hideMark/>
          </w:tcPr>
          <w:p w14:paraId="42C64F49"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Barbadian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4CDC72CB"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21C0B95F"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0E5B9387"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38003576</w:t>
            </w:r>
          </w:p>
        </w:tc>
        <w:tc>
          <w:tcPr>
            <w:tcW w:w="3420" w:type="dxa"/>
            <w:tcBorders>
              <w:top w:val="nil"/>
              <w:left w:val="nil"/>
              <w:bottom w:val="single" w:sz="4" w:space="0" w:color="auto"/>
              <w:right w:val="nil"/>
            </w:tcBorders>
            <w:shd w:val="clear" w:color="auto" w:fill="auto"/>
            <w:vAlign w:val="bottom"/>
            <w:hideMark/>
          </w:tcPr>
          <w:p w14:paraId="6A3761CE"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Bhutanese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69B00BC7"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441D6B70"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79943073"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38003598</w:t>
            </w:r>
          </w:p>
        </w:tc>
        <w:tc>
          <w:tcPr>
            <w:tcW w:w="3420" w:type="dxa"/>
            <w:tcBorders>
              <w:top w:val="nil"/>
              <w:left w:val="nil"/>
              <w:bottom w:val="single" w:sz="4" w:space="0" w:color="auto"/>
              <w:right w:val="nil"/>
            </w:tcBorders>
            <w:shd w:val="clear" w:color="auto" w:fill="auto"/>
            <w:vAlign w:val="bottom"/>
            <w:hideMark/>
          </w:tcPr>
          <w:p w14:paraId="45139BCC"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Black</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1C4CA9DE"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32C5E54D"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37AF6D99"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8516</w:t>
            </w:r>
          </w:p>
        </w:tc>
        <w:tc>
          <w:tcPr>
            <w:tcW w:w="3420" w:type="dxa"/>
            <w:tcBorders>
              <w:top w:val="nil"/>
              <w:left w:val="nil"/>
              <w:bottom w:val="single" w:sz="4" w:space="0" w:color="auto"/>
              <w:right w:val="nil"/>
            </w:tcBorders>
            <w:shd w:val="clear" w:color="auto" w:fill="auto"/>
            <w:vAlign w:val="bottom"/>
            <w:hideMark/>
          </w:tcPr>
          <w:p w14:paraId="600C4C1D"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Black or African American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52D0E3F4"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7884C8EE"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6CFA96C2"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38003577</w:t>
            </w:r>
          </w:p>
        </w:tc>
        <w:tc>
          <w:tcPr>
            <w:tcW w:w="3420" w:type="dxa"/>
            <w:tcBorders>
              <w:top w:val="nil"/>
              <w:left w:val="nil"/>
              <w:bottom w:val="single" w:sz="4" w:space="0" w:color="auto"/>
              <w:right w:val="nil"/>
            </w:tcBorders>
            <w:shd w:val="clear" w:color="auto" w:fill="auto"/>
            <w:vAlign w:val="bottom"/>
            <w:hideMark/>
          </w:tcPr>
          <w:p w14:paraId="64767DDF"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Burmese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30C7B558"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64488C5C"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191D5C1B"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38003578</w:t>
            </w:r>
          </w:p>
        </w:tc>
        <w:tc>
          <w:tcPr>
            <w:tcW w:w="3420" w:type="dxa"/>
            <w:tcBorders>
              <w:top w:val="nil"/>
              <w:left w:val="nil"/>
              <w:bottom w:val="single" w:sz="4" w:space="0" w:color="auto"/>
              <w:right w:val="nil"/>
            </w:tcBorders>
            <w:shd w:val="clear" w:color="auto" w:fill="auto"/>
            <w:vAlign w:val="bottom"/>
            <w:hideMark/>
          </w:tcPr>
          <w:p w14:paraId="16634536"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Cambodian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7962F471"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74F29804"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4E3D8242"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38003579</w:t>
            </w:r>
          </w:p>
        </w:tc>
        <w:tc>
          <w:tcPr>
            <w:tcW w:w="3420" w:type="dxa"/>
            <w:tcBorders>
              <w:top w:val="nil"/>
              <w:left w:val="nil"/>
              <w:bottom w:val="single" w:sz="4" w:space="0" w:color="auto"/>
              <w:right w:val="nil"/>
            </w:tcBorders>
            <w:shd w:val="clear" w:color="auto" w:fill="auto"/>
            <w:vAlign w:val="bottom"/>
            <w:hideMark/>
          </w:tcPr>
          <w:p w14:paraId="28BAF9D7"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Chinese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280F7B1C"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447AB9B7"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19BED029"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38003604</w:t>
            </w:r>
          </w:p>
        </w:tc>
        <w:tc>
          <w:tcPr>
            <w:tcW w:w="3420" w:type="dxa"/>
            <w:tcBorders>
              <w:top w:val="nil"/>
              <w:left w:val="nil"/>
              <w:bottom w:val="single" w:sz="4" w:space="0" w:color="auto"/>
              <w:right w:val="nil"/>
            </w:tcBorders>
            <w:shd w:val="clear" w:color="auto" w:fill="auto"/>
            <w:vAlign w:val="bottom"/>
            <w:hideMark/>
          </w:tcPr>
          <w:p w14:paraId="48446E5D"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Dominica Islander</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044ACBD7"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332575E1"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33338DAE"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38003603</w:t>
            </w:r>
          </w:p>
        </w:tc>
        <w:tc>
          <w:tcPr>
            <w:tcW w:w="3420" w:type="dxa"/>
            <w:tcBorders>
              <w:top w:val="nil"/>
              <w:left w:val="nil"/>
              <w:bottom w:val="single" w:sz="4" w:space="0" w:color="auto"/>
              <w:right w:val="nil"/>
            </w:tcBorders>
            <w:shd w:val="clear" w:color="auto" w:fill="auto"/>
            <w:vAlign w:val="bottom"/>
            <w:hideMark/>
          </w:tcPr>
          <w:p w14:paraId="5BCF0AC6"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Dominican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30DD4178"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1138174C"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3F28180C"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38003614</w:t>
            </w:r>
          </w:p>
        </w:tc>
        <w:tc>
          <w:tcPr>
            <w:tcW w:w="3420" w:type="dxa"/>
            <w:tcBorders>
              <w:top w:val="nil"/>
              <w:left w:val="nil"/>
              <w:bottom w:val="single" w:sz="4" w:space="0" w:color="auto"/>
              <w:right w:val="nil"/>
            </w:tcBorders>
            <w:shd w:val="clear" w:color="auto" w:fill="auto"/>
            <w:vAlign w:val="bottom"/>
            <w:hideMark/>
          </w:tcPr>
          <w:p w14:paraId="002F6000"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European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34829919"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05 = White</w:t>
            </w:r>
          </w:p>
        </w:tc>
      </w:tr>
      <w:tr w:rsidR="007E72F3" w:rsidRPr="00CA289F" w14:paraId="44A9D5DD"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2FE27DDA"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38003581</w:t>
            </w:r>
          </w:p>
        </w:tc>
        <w:tc>
          <w:tcPr>
            <w:tcW w:w="3420" w:type="dxa"/>
            <w:tcBorders>
              <w:top w:val="nil"/>
              <w:left w:val="nil"/>
              <w:bottom w:val="single" w:sz="4" w:space="0" w:color="auto"/>
              <w:right w:val="nil"/>
            </w:tcBorders>
            <w:shd w:val="clear" w:color="auto" w:fill="auto"/>
            <w:vAlign w:val="bottom"/>
            <w:hideMark/>
          </w:tcPr>
          <w:p w14:paraId="1F02D35D"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Filipino</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4A734EFB"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42556023"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427E6197"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38003605</w:t>
            </w:r>
          </w:p>
        </w:tc>
        <w:tc>
          <w:tcPr>
            <w:tcW w:w="3420" w:type="dxa"/>
            <w:tcBorders>
              <w:top w:val="nil"/>
              <w:left w:val="nil"/>
              <w:bottom w:val="single" w:sz="4" w:space="0" w:color="auto"/>
              <w:right w:val="nil"/>
            </w:tcBorders>
            <w:shd w:val="clear" w:color="auto" w:fill="auto"/>
            <w:vAlign w:val="bottom"/>
            <w:hideMark/>
          </w:tcPr>
          <w:p w14:paraId="0572C3B0"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Haitian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1EC9E4A5"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1DB9B158"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60560285"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38003582</w:t>
            </w:r>
          </w:p>
        </w:tc>
        <w:tc>
          <w:tcPr>
            <w:tcW w:w="3420" w:type="dxa"/>
            <w:tcBorders>
              <w:top w:val="nil"/>
              <w:left w:val="nil"/>
              <w:bottom w:val="single" w:sz="4" w:space="0" w:color="auto"/>
              <w:right w:val="nil"/>
            </w:tcBorders>
            <w:shd w:val="clear" w:color="auto" w:fill="auto"/>
            <w:vAlign w:val="bottom"/>
            <w:hideMark/>
          </w:tcPr>
          <w:p w14:paraId="5EAB800E"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Hmong</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745C8DD2"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50228A07"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77D540C7"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38003583</w:t>
            </w:r>
          </w:p>
        </w:tc>
        <w:tc>
          <w:tcPr>
            <w:tcW w:w="3420" w:type="dxa"/>
            <w:tcBorders>
              <w:top w:val="nil"/>
              <w:left w:val="nil"/>
              <w:bottom w:val="single" w:sz="4" w:space="0" w:color="auto"/>
              <w:right w:val="nil"/>
            </w:tcBorders>
            <w:shd w:val="clear" w:color="auto" w:fill="auto"/>
            <w:vAlign w:val="bottom"/>
            <w:hideMark/>
          </w:tcPr>
          <w:p w14:paraId="4B22FAE4"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Indonesian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17FFEC8D"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5EB995FE"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58162035"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38003593</w:t>
            </w:r>
          </w:p>
        </w:tc>
        <w:tc>
          <w:tcPr>
            <w:tcW w:w="3420" w:type="dxa"/>
            <w:tcBorders>
              <w:top w:val="nil"/>
              <w:left w:val="nil"/>
              <w:bottom w:val="single" w:sz="4" w:space="0" w:color="auto"/>
              <w:right w:val="nil"/>
            </w:tcBorders>
            <w:shd w:val="clear" w:color="auto" w:fill="auto"/>
            <w:vAlign w:val="bottom"/>
            <w:hideMark/>
          </w:tcPr>
          <w:p w14:paraId="63DE8025"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 xml:space="preserve">Iwo </w:t>
            </w:r>
            <w:proofErr w:type="spellStart"/>
            <w:r w:rsidRPr="00CA289F">
              <w:rPr>
                <w:rFonts w:ascii="Times New Roman" w:hAnsi="Times New Roman" w:cs="Times New Roman"/>
                <w:color w:val="000000"/>
                <w:sz w:val="18"/>
                <w:szCs w:val="18"/>
                <w:lang w:eastAsia="en-US"/>
              </w:rPr>
              <w:t>Jiman</w:t>
            </w:r>
            <w:proofErr w:type="spellEnd"/>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69E7050C"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00CDE8FF"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10BC1C0D"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38003606</w:t>
            </w:r>
          </w:p>
        </w:tc>
        <w:tc>
          <w:tcPr>
            <w:tcW w:w="3420" w:type="dxa"/>
            <w:tcBorders>
              <w:top w:val="nil"/>
              <w:left w:val="nil"/>
              <w:bottom w:val="single" w:sz="4" w:space="0" w:color="auto"/>
              <w:right w:val="nil"/>
            </w:tcBorders>
            <w:shd w:val="clear" w:color="auto" w:fill="auto"/>
            <w:vAlign w:val="bottom"/>
            <w:hideMark/>
          </w:tcPr>
          <w:p w14:paraId="1B8CCBFB"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Jamaican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037A2AF0"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39DC5E7E"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76702DC3"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38003584</w:t>
            </w:r>
          </w:p>
        </w:tc>
        <w:tc>
          <w:tcPr>
            <w:tcW w:w="3420" w:type="dxa"/>
            <w:tcBorders>
              <w:top w:val="nil"/>
              <w:left w:val="nil"/>
              <w:bottom w:val="single" w:sz="4" w:space="0" w:color="auto"/>
              <w:right w:val="nil"/>
            </w:tcBorders>
            <w:shd w:val="clear" w:color="auto" w:fill="auto"/>
            <w:vAlign w:val="bottom"/>
            <w:hideMark/>
          </w:tcPr>
          <w:p w14:paraId="48989BB5"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Japanese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219A5C87"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70124ED6"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5621CB22"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38003585</w:t>
            </w:r>
          </w:p>
        </w:tc>
        <w:tc>
          <w:tcPr>
            <w:tcW w:w="3420" w:type="dxa"/>
            <w:tcBorders>
              <w:top w:val="nil"/>
              <w:left w:val="nil"/>
              <w:bottom w:val="single" w:sz="4" w:space="0" w:color="auto"/>
              <w:right w:val="nil"/>
            </w:tcBorders>
            <w:shd w:val="clear" w:color="auto" w:fill="auto"/>
            <w:vAlign w:val="bottom"/>
            <w:hideMark/>
          </w:tcPr>
          <w:p w14:paraId="697ABC81"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Korean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249E82F2"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4ABEE73E"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0967482E"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38003586</w:t>
            </w:r>
          </w:p>
        </w:tc>
        <w:tc>
          <w:tcPr>
            <w:tcW w:w="3420" w:type="dxa"/>
            <w:tcBorders>
              <w:top w:val="nil"/>
              <w:left w:val="nil"/>
              <w:bottom w:val="single" w:sz="4" w:space="0" w:color="auto"/>
              <w:right w:val="nil"/>
            </w:tcBorders>
            <w:shd w:val="clear" w:color="auto" w:fill="auto"/>
            <w:vAlign w:val="bottom"/>
            <w:hideMark/>
          </w:tcPr>
          <w:p w14:paraId="5A48B77E"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Laotian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32B4521D"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6C9DBB03"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18BA2505"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38003597</w:t>
            </w:r>
          </w:p>
        </w:tc>
        <w:tc>
          <w:tcPr>
            <w:tcW w:w="3420" w:type="dxa"/>
            <w:tcBorders>
              <w:top w:val="nil"/>
              <w:left w:val="nil"/>
              <w:bottom w:val="single" w:sz="4" w:space="0" w:color="auto"/>
              <w:right w:val="nil"/>
            </w:tcBorders>
            <w:shd w:val="clear" w:color="auto" w:fill="auto"/>
            <w:vAlign w:val="bottom"/>
            <w:hideMark/>
          </w:tcPr>
          <w:p w14:paraId="382AEF15"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Madagascar</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6222D04B"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1C2639AF"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7A1C6643"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38003587</w:t>
            </w:r>
          </w:p>
        </w:tc>
        <w:tc>
          <w:tcPr>
            <w:tcW w:w="3420" w:type="dxa"/>
            <w:tcBorders>
              <w:top w:val="nil"/>
              <w:left w:val="nil"/>
              <w:bottom w:val="single" w:sz="4" w:space="0" w:color="auto"/>
              <w:right w:val="nil"/>
            </w:tcBorders>
            <w:shd w:val="clear" w:color="auto" w:fill="auto"/>
            <w:vAlign w:val="bottom"/>
            <w:hideMark/>
          </w:tcPr>
          <w:p w14:paraId="2E8C0211"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Malaysian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4C38050A"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1BBE7DE5"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017FBB61"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38003594</w:t>
            </w:r>
          </w:p>
        </w:tc>
        <w:tc>
          <w:tcPr>
            <w:tcW w:w="3420" w:type="dxa"/>
            <w:tcBorders>
              <w:top w:val="nil"/>
              <w:left w:val="nil"/>
              <w:bottom w:val="single" w:sz="4" w:space="0" w:color="auto"/>
              <w:right w:val="nil"/>
            </w:tcBorders>
            <w:shd w:val="clear" w:color="auto" w:fill="auto"/>
            <w:vAlign w:val="bottom"/>
            <w:hideMark/>
          </w:tcPr>
          <w:p w14:paraId="1C4432AF"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Maldivian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7F59311F"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4DB416B9"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75F06D37"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38003612</w:t>
            </w:r>
          </w:p>
        </w:tc>
        <w:tc>
          <w:tcPr>
            <w:tcW w:w="3420" w:type="dxa"/>
            <w:tcBorders>
              <w:top w:val="nil"/>
              <w:left w:val="nil"/>
              <w:bottom w:val="single" w:sz="4" w:space="0" w:color="auto"/>
              <w:right w:val="nil"/>
            </w:tcBorders>
            <w:shd w:val="clear" w:color="auto" w:fill="auto"/>
            <w:vAlign w:val="bottom"/>
            <w:hideMark/>
          </w:tcPr>
          <w:p w14:paraId="239ACB92"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Melanesian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04806BCC"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 xml:space="preserve">04 = Native Hawaiian or </w:t>
            </w:r>
            <w:proofErr w:type="spellStart"/>
            <w:r w:rsidRPr="00CA289F">
              <w:rPr>
                <w:rFonts w:ascii="Times New Roman" w:hAnsi="Times New Roman" w:cs="Times New Roman"/>
                <w:color w:val="000000"/>
                <w:sz w:val="18"/>
                <w:szCs w:val="18"/>
              </w:rPr>
              <w:t>OtherPacific</w:t>
            </w:r>
            <w:proofErr w:type="spellEnd"/>
            <w:r w:rsidRPr="00CA289F">
              <w:rPr>
                <w:rFonts w:ascii="Times New Roman" w:hAnsi="Times New Roman" w:cs="Times New Roman"/>
                <w:color w:val="000000"/>
                <w:sz w:val="18"/>
                <w:szCs w:val="18"/>
              </w:rPr>
              <w:t xml:space="preserve"> Islander</w:t>
            </w:r>
          </w:p>
        </w:tc>
      </w:tr>
      <w:tr w:rsidR="007E72F3" w:rsidRPr="00CA289F" w14:paraId="2EA2E3E5"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10D89818"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38003611</w:t>
            </w:r>
          </w:p>
        </w:tc>
        <w:tc>
          <w:tcPr>
            <w:tcW w:w="3420" w:type="dxa"/>
            <w:tcBorders>
              <w:top w:val="nil"/>
              <w:left w:val="nil"/>
              <w:bottom w:val="single" w:sz="4" w:space="0" w:color="auto"/>
              <w:right w:val="nil"/>
            </w:tcBorders>
            <w:shd w:val="clear" w:color="auto" w:fill="auto"/>
            <w:vAlign w:val="bottom"/>
            <w:hideMark/>
          </w:tcPr>
          <w:p w14:paraId="604F7EDF"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Micronesian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64C32D04"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 xml:space="preserve">04 = Native Hawaiian or </w:t>
            </w:r>
            <w:proofErr w:type="spellStart"/>
            <w:r w:rsidRPr="00CA289F">
              <w:rPr>
                <w:rFonts w:ascii="Times New Roman" w:hAnsi="Times New Roman" w:cs="Times New Roman"/>
                <w:color w:val="000000"/>
                <w:sz w:val="18"/>
                <w:szCs w:val="18"/>
              </w:rPr>
              <w:t>OtherPacific</w:t>
            </w:r>
            <w:proofErr w:type="spellEnd"/>
            <w:r w:rsidRPr="00CA289F">
              <w:rPr>
                <w:rFonts w:ascii="Times New Roman" w:hAnsi="Times New Roman" w:cs="Times New Roman"/>
                <w:color w:val="000000"/>
                <w:sz w:val="18"/>
                <w:szCs w:val="18"/>
              </w:rPr>
              <w:t xml:space="preserve"> Islander</w:t>
            </w:r>
          </w:p>
        </w:tc>
      </w:tr>
      <w:tr w:rsidR="007E72F3" w:rsidRPr="00CA289F" w14:paraId="1238462A"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3A0DA22E"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38003615</w:t>
            </w:r>
          </w:p>
        </w:tc>
        <w:tc>
          <w:tcPr>
            <w:tcW w:w="3420" w:type="dxa"/>
            <w:tcBorders>
              <w:top w:val="nil"/>
              <w:left w:val="nil"/>
              <w:bottom w:val="single" w:sz="4" w:space="0" w:color="auto"/>
              <w:right w:val="nil"/>
            </w:tcBorders>
            <w:shd w:val="clear" w:color="auto" w:fill="auto"/>
            <w:vAlign w:val="bottom"/>
            <w:hideMark/>
          </w:tcPr>
          <w:p w14:paraId="38139E52"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Middle Eastern or North African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63AD80EF"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05 = White</w:t>
            </w:r>
          </w:p>
        </w:tc>
      </w:tr>
      <w:tr w:rsidR="007E72F3" w:rsidRPr="00CA289F" w14:paraId="342E49E9"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13E87DF8"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8557</w:t>
            </w:r>
          </w:p>
        </w:tc>
        <w:tc>
          <w:tcPr>
            <w:tcW w:w="3420" w:type="dxa"/>
            <w:tcBorders>
              <w:top w:val="nil"/>
              <w:left w:val="nil"/>
              <w:bottom w:val="single" w:sz="4" w:space="0" w:color="auto"/>
              <w:right w:val="nil"/>
            </w:tcBorders>
            <w:shd w:val="clear" w:color="auto" w:fill="auto"/>
            <w:vAlign w:val="bottom"/>
            <w:hideMark/>
          </w:tcPr>
          <w:p w14:paraId="59355C39"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Native Hawaiian or Other Pacific Islander</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6F1FDB55"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 xml:space="preserve">04 = Native Hawaiian or </w:t>
            </w:r>
            <w:proofErr w:type="spellStart"/>
            <w:r w:rsidRPr="00CA289F">
              <w:rPr>
                <w:rFonts w:ascii="Times New Roman" w:hAnsi="Times New Roman" w:cs="Times New Roman"/>
                <w:color w:val="000000"/>
                <w:sz w:val="18"/>
                <w:szCs w:val="18"/>
              </w:rPr>
              <w:t>OtherPacific</w:t>
            </w:r>
            <w:proofErr w:type="spellEnd"/>
            <w:r w:rsidRPr="00CA289F">
              <w:rPr>
                <w:rFonts w:ascii="Times New Roman" w:hAnsi="Times New Roman" w:cs="Times New Roman"/>
                <w:color w:val="000000"/>
                <w:sz w:val="18"/>
                <w:szCs w:val="18"/>
              </w:rPr>
              <w:t xml:space="preserve"> Islander</w:t>
            </w:r>
          </w:p>
        </w:tc>
      </w:tr>
      <w:tr w:rsidR="007E72F3" w:rsidRPr="00CA289F" w14:paraId="2642D94A"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6ED63733"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38003595</w:t>
            </w:r>
          </w:p>
        </w:tc>
        <w:tc>
          <w:tcPr>
            <w:tcW w:w="3420" w:type="dxa"/>
            <w:tcBorders>
              <w:top w:val="nil"/>
              <w:left w:val="nil"/>
              <w:bottom w:val="single" w:sz="4" w:space="0" w:color="auto"/>
              <w:right w:val="nil"/>
            </w:tcBorders>
            <w:shd w:val="clear" w:color="auto" w:fill="auto"/>
            <w:vAlign w:val="bottom"/>
            <w:hideMark/>
          </w:tcPr>
          <w:p w14:paraId="2B108B47"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Nepalese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34BBDE10"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320D2D28"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6D96BEAD"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38003588</w:t>
            </w:r>
          </w:p>
        </w:tc>
        <w:tc>
          <w:tcPr>
            <w:tcW w:w="3420" w:type="dxa"/>
            <w:tcBorders>
              <w:top w:val="nil"/>
              <w:left w:val="nil"/>
              <w:bottom w:val="single" w:sz="4" w:space="0" w:color="auto"/>
              <w:right w:val="nil"/>
            </w:tcBorders>
            <w:shd w:val="clear" w:color="auto" w:fill="auto"/>
            <w:vAlign w:val="bottom"/>
            <w:hideMark/>
          </w:tcPr>
          <w:p w14:paraId="4B1DE809"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Okinawan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555B7E68"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4C10FDCF"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3E8A150C"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38003613</w:t>
            </w:r>
          </w:p>
        </w:tc>
        <w:tc>
          <w:tcPr>
            <w:tcW w:w="3420" w:type="dxa"/>
            <w:tcBorders>
              <w:top w:val="nil"/>
              <w:left w:val="nil"/>
              <w:bottom w:val="single" w:sz="4" w:space="0" w:color="auto"/>
              <w:right w:val="nil"/>
            </w:tcBorders>
            <w:shd w:val="clear" w:color="auto" w:fill="auto"/>
            <w:vAlign w:val="bottom"/>
            <w:hideMark/>
          </w:tcPr>
          <w:p w14:paraId="52564C11"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Other Pacific Islander</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53B118CB"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 xml:space="preserve">04 = Native Hawaiian or </w:t>
            </w:r>
            <w:proofErr w:type="spellStart"/>
            <w:r w:rsidRPr="00CA289F">
              <w:rPr>
                <w:rFonts w:ascii="Times New Roman" w:hAnsi="Times New Roman" w:cs="Times New Roman"/>
                <w:color w:val="000000"/>
                <w:sz w:val="18"/>
                <w:szCs w:val="18"/>
              </w:rPr>
              <w:t>OtherPacific</w:t>
            </w:r>
            <w:proofErr w:type="spellEnd"/>
            <w:r w:rsidRPr="00CA289F">
              <w:rPr>
                <w:rFonts w:ascii="Times New Roman" w:hAnsi="Times New Roman" w:cs="Times New Roman"/>
                <w:color w:val="000000"/>
                <w:sz w:val="18"/>
                <w:szCs w:val="18"/>
              </w:rPr>
              <w:t xml:space="preserve"> Islander</w:t>
            </w:r>
          </w:p>
        </w:tc>
      </w:tr>
      <w:tr w:rsidR="007E72F3" w:rsidRPr="00CA289F" w14:paraId="31DD3644"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42E5D4C7"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38003589</w:t>
            </w:r>
          </w:p>
        </w:tc>
        <w:tc>
          <w:tcPr>
            <w:tcW w:w="3420" w:type="dxa"/>
            <w:tcBorders>
              <w:top w:val="nil"/>
              <w:left w:val="nil"/>
              <w:bottom w:val="single" w:sz="4" w:space="0" w:color="auto"/>
              <w:right w:val="nil"/>
            </w:tcBorders>
            <w:shd w:val="clear" w:color="auto" w:fill="auto"/>
            <w:vAlign w:val="bottom"/>
            <w:hideMark/>
          </w:tcPr>
          <w:p w14:paraId="0620A353"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Pakistani</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2D265024"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36ED8128"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0E77A998"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38003610</w:t>
            </w:r>
          </w:p>
        </w:tc>
        <w:tc>
          <w:tcPr>
            <w:tcW w:w="3420" w:type="dxa"/>
            <w:tcBorders>
              <w:top w:val="nil"/>
              <w:left w:val="nil"/>
              <w:bottom w:val="single" w:sz="4" w:space="0" w:color="auto"/>
              <w:right w:val="nil"/>
            </w:tcBorders>
            <w:shd w:val="clear" w:color="auto" w:fill="auto"/>
            <w:vAlign w:val="bottom"/>
            <w:hideMark/>
          </w:tcPr>
          <w:p w14:paraId="1FB1EC5C"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Polynesian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07C54B7C"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 xml:space="preserve">04 = Native Hawaiian or </w:t>
            </w:r>
            <w:proofErr w:type="spellStart"/>
            <w:r w:rsidRPr="00CA289F">
              <w:rPr>
                <w:rFonts w:ascii="Times New Roman" w:hAnsi="Times New Roman" w:cs="Times New Roman"/>
                <w:color w:val="000000"/>
                <w:sz w:val="18"/>
                <w:szCs w:val="18"/>
              </w:rPr>
              <w:t>OtherPacific</w:t>
            </w:r>
            <w:proofErr w:type="spellEnd"/>
            <w:r w:rsidRPr="00CA289F">
              <w:rPr>
                <w:rFonts w:ascii="Times New Roman" w:hAnsi="Times New Roman" w:cs="Times New Roman"/>
                <w:color w:val="000000"/>
                <w:sz w:val="18"/>
                <w:szCs w:val="18"/>
              </w:rPr>
              <w:t xml:space="preserve"> Islander</w:t>
            </w:r>
          </w:p>
        </w:tc>
      </w:tr>
      <w:tr w:rsidR="007E72F3" w:rsidRPr="00CA289F" w14:paraId="1A1F5ACF"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50809C58"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lastRenderedPageBreak/>
              <w:t>38003596</w:t>
            </w:r>
          </w:p>
        </w:tc>
        <w:tc>
          <w:tcPr>
            <w:tcW w:w="3420" w:type="dxa"/>
            <w:tcBorders>
              <w:top w:val="nil"/>
              <w:left w:val="nil"/>
              <w:bottom w:val="single" w:sz="4" w:space="0" w:color="auto"/>
              <w:right w:val="nil"/>
            </w:tcBorders>
            <w:shd w:val="clear" w:color="auto" w:fill="auto"/>
            <w:vAlign w:val="bottom"/>
            <w:hideMark/>
          </w:tcPr>
          <w:p w14:paraId="70FABA60"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Singaporean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5DCCEFFB"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2B249A41"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3FEB7CE2"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38003590</w:t>
            </w:r>
          </w:p>
        </w:tc>
        <w:tc>
          <w:tcPr>
            <w:tcW w:w="3420" w:type="dxa"/>
            <w:tcBorders>
              <w:top w:val="nil"/>
              <w:left w:val="nil"/>
              <w:bottom w:val="single" w:sz="4" w:space="0" w:color="auto"/>
              <w:right w:val="nil"/>
            </w:tcBorders>
            <w:shd w:val="clear" w:color="auto" w:fill="auto"/>
            <w:vAlign w:val="bottom"/>
            <w:hideMark/>
          </w:tcPr>
          <w:p w14:paraId="4822C118"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Sri Lankan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78568B22"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0CD8C51E"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363E6FAE"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38003580</w:t>
            </w:r>
          </w:p>
        </w:tc>
        <w:tc>
          <w:tcPr>
            <w:tcW w:w="3420" w:type="dxa"/>
            <w:tcBorders>
              <w:top w:val="nil"/>
              <w:left w:val="nil"/>
              <w:bottom w:val="single" w:sz="4" w:space="0" w:color="auto"/>
              <w:right w:val="nil"/>
            </w:tcBorders>
            <w:shd w:val="clear" w:color="auto" w:fill="auto"/>
            <w:vAlign w:val="bottom"/>
            <w:hideMark/>
          </w:tcPr>
          <w:p w14:paraId="144F254E"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Taiwanese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3B56D290"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0A71A21E"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730ECB77"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38003591</w:t>
            </w:r>
          </w:p>
        </w:tc>
        <w:tc>
          <w:tcPr>
            <w:tcW w:w="3420" w:type="dxa"/>
            <w:tcBorders>
              <w:top w:val="nil"/>
              <w:left w:val="nil"/>
              <w:bottom w:val="single" w:sz="4" w:space="0" w:color="auto"/>
              <w:right w:val="nil"/>
            </w:tcBorders>
            <w:shd w:val="clear" w:color="auto" w:fill="auto"/>
            <w:vAlign w:val="bottom"/>
            <w:hideMark/>
          </w:tcPr>
          <w:p w14:paraId="19A07D95"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Thai</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3CFE7F97"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23DA4DDE"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44651FB5"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38003607</w:t>
            </w:r>
          </w:p>
        </w:tc>
        <w:tc>
          <w:tcPr>
            <w:tcW w:w="3420" w:type="dxa"/>
            <w:tcBorders>
              <w:top w:val="nil"/>
              <w:left w:val="nil"/>
              <w:bottom w:val="single" w:sz="4" w:space="0" w:color="auto"/>
              <w:right w:val="nil"/>
            </w:tcBorders>
            <w:shd w:val="clear" w:color="auto" w:fill="auto"/>
            <w:vAlign w:val="bottom"/>
            <w:hideMark/>
          </w:tcPr>
          <w:p w14:paraId="767E2F2E"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proofErr w:type="spellStart"/>
            <w:r w:rsidRPr="00CA289F">
              <w:rPr>
                <w:rFonts w:ascii="Times New Roman" w:hAnsi="Times New Roman" w:cs="Times New Roman"/>
                <w:color w:val="000000"/>
                <w:sz w:val="18"/>
                <w:szCs w:val="18"/>
                <w:lang w:eastAsia="en-US"/>
              </w:rPr>
              <w:t>Tobagoan</w:t>
            </w:r>
            <w:proofErr w:type="spellEnd"/>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61E4DC0A"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6178EECF"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08E9F626"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38003608</w:t>
            </w:r>
          </w:p>
        </w:tc>
        <w:tc>
          <w:tcPr>
            <w:tcW w:w="3420" w:type="dxa"/>
            <w:tcBorders>
              <w:top w:val="nil"/>
              <w:left w:val="nil"/>
              <w:bottom w:val="single" w:sz="4" w:space="0" w:color="auto"/>
              <w:right w:val="nil"/>
            </w:tcBorders>
            <w:shd w:val="clear" w:color="auto" w:fill="auto"/>
            <w:vAlign w:val="bottom"/>
            <w:hideMark/>
          </w:tcPr>
          <w:p w14:paraId="1294C1A3"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Trinidadian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6FD535AC"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1EF626D3"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776E679E"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38003592</w:t>
            </w:r>
          </w:p>
        </w:tc>
        <w:tc>
          <w:tcPr>
            <w:tcW w:w="3420" w:type="dxa"/>
            <w:tcBorders>
              <w:top w:val="nil"/>
              <w:left w:val="nil"/>
              <w:bottom w:val="single" w:sz="4" w:space="0" w:color="auto"/>
              <w:right w:val="nil"/>
            </w:tcBorders>
            <w:shd w:val="clear" w:color="auto" w:fill="auto"/>
            <w:vAlign w:val="bottom"/>
            <w:hideMark/>
          </w:tcPr>
          <w:p w14:paraId="618A123B"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Vietnamese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08EA48C3"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02 = Asian</w:t>
            </w:r>
          </w:p>
        </w:tc>
      </w:tr>
      <w:tr w:rsidR="007E72F3" w:rsidRPr="00CA289F" w14:paraId="1937480C"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643C3927"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38003609</w:t>
            </w:r>
          </w:p>
        </w:tc>
        <w:tc>
          <w:tcPr>
            <w:tcW w:w="3420" w:type="dxa"/>
            <w:tcBorders>
              <w:top w:val="nil"/>
              <w:left w:val="nil"/>
              <w:bottom w:val="single" w:sz="4" w:space="0" w:color="auto"/>
              <w:right w:val="nil"/>
            </w:tcBorders>
            <w:shd w:val="clear" w:color="auto" w:fill="auto"/>
            <w:vAlign w:val="bottom"/>
            <w:hideMark/>
          </w:tcPr>
          <w:p w14:paraId="75697876"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West Indian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6A3F4B43"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03 = Black or African American</w:t>
            </w:r>
          </w:p>
        </w:tc>
      </w:tr>
      <w:tr w:rsidR="007E72F3" w:rsidRPr="00CA289F" w14:paraId="6F6052BE"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78D3ADC0"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8527</w:t>
            </w:r>
          </w:p>
        </w:tc>
        <w:tc>
          <w:tcPr>
            <w:tcW w:w="3420" w:type="dxa"/>
            <w:tcBorders>
              <w:top w:val="nil"/>
              <w:left w:val="nil"/>
              <w:bottom w:val="single" w:sz="4" w:space="0" w:color="auto"/>
              <w:right w:val="nil"/>
            </w:tcBorders>
            <w:shd w:val="clear" w:color="auto" w:fill="auto"/>
            <w:vAlign w:val="bottom"/>
            <w:hideMark/>
          </w:tcPr>
          <w:p w14:paraId="6BBDA432"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White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6550FF55"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05 = White</w:t>
            </w:r>
          </w:p>
        </w:tc>
      </w:tr>
      <w:tr w:rsidR="007E72F3" w:rsidRPr="00CA289F" w14:paraId="3DF57329"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5D532E52"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44814659</w:t>
            </w:r>
          </w:p>
        </w:tc>
        <w:tc>
          <w:tcPr>
            <w:tcW w:w="3420" w:type="dxa"/>
            <w:tcBorders>
              <w:top w:val="nil"/>
              <w:left w:val="nil"/>
              <w:bottom w:val="single" w:sz="4" w:space="0" w:color="auto"/>
              <w:right w:val="nil"/>
            </w:tcBorders>
            <w:shd w:val="clear" w:color="auto" w:fill="auto"/>
            <w:vAlign w:val="bottom"/>
            <w:hideMark/>
          </w:tcPr>
          <w:p w14:paraId="5B24DDD3"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Multiple Race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305EBFEB" w14:textId="77777777" w:rsidR="007E72F3" w:rsidRPr="00CA289F" w:rsidRDefault="007E72F3" w:rsidP="00D86DC2">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w:t>
            </w:r>
            <w:r w:rsidR="00D86DC2" w:rsidRPr="00CA289F">
              <w:rPr>
                <w:rFonts w:ascii="Times New Roman" w:hAnsi="Times New Roman" w:cs="Times New Roman"/>
                <w:color w:val="000000"/>
                <w:sz w:val="18"/>
                <w:szCs w:val="18"/>
              </w:rPr>
              <w:t>6</w:t>
            </w:r>
            <w:r w:rsidRPr="00CA289F">
              <w:rPr>
                <w:rFonts w:ascii="Times New Roman" w:hAnsi="Times New Roman" w:cs="Times New Roman"/>
                <w:color w:val="000000"/>
                <w:sz w:val="18"/>
                <w:szCs w:val="18"/>
              </w:rPr>
              <w:t xml:space="preserve"> = </w:t>
            </w:r>
            <w:r w:rsidR="00D86DC2" w:rsidRPr="00CA289F">
              <w:rPr>
                <w:rFonts w:ascii="Times New Roman" w:hAnsi="Times New Roman" w:cs="Times New Roman"/>
                <w:color w:val="000000"/>
                <w:sz w:val="18"/>
                <w:szCs w:val="18"/>
              </w:rPr>
              <w:t>Multiple Race</w:t>
            </w:r>
          </w:p>
        </w:tc>
      </w:tr>
      <w:tr w:rsidR="007E72F3" w:rsidRPr="00CA289F" w14:paraId="4C6E21C4"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0C4FCF1A"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44814660</w:t>
            </w:r>
          </w:p>
        </w:tc>
        <w:tc>
          <w:tcPr>
            <w:tcW w:w="3420" w:type="dxa"/>
            <w:tcBorders>
              <w:top w:val="nil"/>
              <w:left w:val="nil"/>
              <w:bottom w:val="single" w:sz="4" w:space="0" w:color="auto"/>
              <w:right w:val="nil"/>
            </w:tcBorders>
            <w:shd w:val="clear" w:color="auto" w:fill="auto"/>
            <w:vAlign w:val="bottom"/>
            <w:hideMark/>
          </w:tcPr>
          <w:p w14:paraId="6CC8DECD"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Refuse to answer</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71184DD0"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07 = Refuse to answer</w:t>
            </w:r>
          </w:p>
        </w:tc>
      </w:tr>
      <w:tr w:rsidR="007E72F3" w:rsidRPr="00CA289F" w14:paraId="2BB5D828"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38124A20"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44814650</w:t>
            </w:r>
          </w:p>
        </w:tc>
        <w:tc>
          <w:tcPr>
            <w:tcW w:w="3420" w:type="dxa"/>
            <w:tcBorders>
              <w:top w:val="nil"/>
              <w:left w:val="nil"/>
              <w:bottom w:val="single" w:sz="4" w:space="0" w:color="auto"/>
              <w:right w:val="nil"/>
            </w:tcBorders>
            <w:shd w:val="clear" w:color="auto" w:fill="auto"/>
            <w:vAlign w:val="bottom"/>
            <w:hideMark/>
          </w:tcPr>
          <w:p w14:paraId="30B27303"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No Information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48F2F535"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NI = No information</w:t>
            </w:r>
          </w:p>
        </w:tc>
      </w:tr>
      <w:tr w:rsidR="007E72F3" w:rsidRPr="00CA289F" w14:paraId="6F0AC883"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7A325191"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44814653</w:t>
            </w:r>
          </w:p>
        </w:tc>
        <w:tc>
          <w:tcPr>
            <w:tcW w:w="3420" w:type="dxa"/>
            <w:tcBorders>
              <w:top w:val="nil"/>
              <w:left w:val="nil"/>
              <w:bottom w:val="single" w:sz="4" w:space="0" w:color="auto"/>
              <w:right w:val="nil"/>
            </w:tcBorders>
            <w:shd w:val="clear" w:color="auto" w:fill="auto"/>
            <w:vAlign w:val="bottom"/>
            <w:hideMark/>
          </w:tcPr>
          <w:p w14:paraId="77701C1C"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Unknown</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22F368DE"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UN = Unknown</w:t>
            </w:r>
          </w:p>
        </w:tc>
      </w:tr>
      <w:tr w:rsidR="007E72F3" w:rsidRPr="00CA289F" w14:paraId="725315EE"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0BBB4ED1"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44814649</w:t>
            </w:r>
          </w:p>
        </w:tc>
        <w:tc>
          <w:tcPr>
            <w:tcW w:w="3420" w:type="dxa"/>
            <w:tcBorders>
              <w:top w:val="nil"/>
              <w:left w:val="nil"/>
              <w:bottom w:val="single" w:sz="4" w:space="0" w:color="auto"/>
              <w:right w:val="nil"/>
            </w:tcBorders>
            <w:shd w:val="clear" w:color="auto" w:fill="auto"/>
            <w:vAlign w:val="bottom"/>
            <w:hideMark/>
          </w:tcPr>
          <w:p w14:paraId="2BCB59E8"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Other</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3344D2AD" w14:textId="77777777" w:rsidR="007E72F3" w:rsidRPr="00CA289F" w:rsidRDefault="007E72F3"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OT = Other</w:t>
            </w:r>
          </w:p>
        </w:tc>
      </w:tr>
      <w:tr w:rsidR="007E72F3" w:rsidRPr="00CA289F" w14:paraId="1FD9822A" w14:textId="77777777" w:rsidTr="00FA0C01">
        <w:trPr>
          <w:cantSplit/>
          <w:trHeight w:val="288"/>
        </w:trPr>
        <w:tc>
          <w:tcPr>
            <w:tcW w:w="1098" w:type="dxa"/>
            <w:tcBorders>
              <w:top w:val="nil"/>
              <w:left w:val="single" w:sz="4" w:space="0" w:color="auto"/>
              <w:bottom w:val="single" w:sz="4" w:space="0" w:color="auto"/>
              <w:right w:val="single" w:sz="4" w:space="0" w:color="auto"/>
            </w:tcBorders>
            <w:shd w:val="clear" w:color="auto" w:fill="auto"/>
            <w:vAlign w:val="bottom"/>
            <w:hideMark/>
          </w:tcPr>
          <w:p w14:paraId="787D388E" w14:textId="77777777" w:rsidR="007E72F3" w:rsidRPr="00CA289F" w:rsidRDefault="007E72F3" w:rsidP="00276C9E">
            <w:pPr>
              <w:suppressAutoHyphens w:val="0"/>
              <w:spacing w:before="0" w:after="0" w:line="240" w:lineRule="auto"/>
              <w:jc w:val="right"/>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0</w:t>
            </w:r>
          </w:p>
        </w:tc>
        <w:tc>
          <w:tcPr>
            <w:tcW w:w="3420" w:type="dxa"/>
            <w:tcBorders>
              <w:top w:val="nil"/>
              <w:left w:val="nil"/>
              <w:bottom w:val="single" w:sz="4" w:space="0" w:color="auto"/>
              <w:right w:val="nil"/>
            </w:tcBorders>
            <w:shd w:val="clear" w:color="auto" w:fill="auto"/>
            <w:vAlign w:val="bottom"/>
            <w:hideMark/>
          </w:tcPr>
          <w:p w14:paraId="76EF8B68" w14:textId="77777777" w:rsidR="007E72F3" w:rsidRPr="00CA289F" w:rsidRDefault="00E912CF"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Field does not exist in the source</w:t>
            </w:r>
          </w:p>
        </w:tc>
        <w:tc>
          <w:tcPr>
            <w:tcW w:w="3870" w:type="dxa"/>
            <w:tcBorders>
              <w:top w:val="nil"/>
              <w:left w:val="single" w:sz="12" w:space="0" w:color="auto"/>
              <w:bottom w:val="single" w:sz="4" w:space="0" w:color="auto"/>
              <w:right w:val="single" w:sz="4" w:space="0" w:color="auto"/>
            </w:tcBorders>
            <w:shd w:val="clear" w:color="auto" w:fill="auto"/>
            <w:vAlign w:val="bottom"/>
            <w:hideMark/>
          </w:tcPr>
          <w:p w14:paraId="5EC3FD4E" w14:textId="77777777" w:rsidR="007E72F3" w:rsidRPr="00CA289F" w:rsidRDefault="003C5AB5" w:rsidP="00276C9E">
            <w:pPr>
              <w:suppressAutoHyphens w:val="0"/>
              <w:spacing w:before="0" w:after="0" w:line="240" w:lineRule="auto"/>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rPr>
              <w:t>NULL</w:t>
            </w:r>
          </w:p>
        </w:tc>
      </w:tr>
    </w:tbl>
    <w:p w14:paraId="76633D27" w14:textId="77777777" w:rsidR="00276C9E" w:rsidRPr="00CA289F" w:rsidRDefault="00276C9E">
      <w:pPr>
        <w:rPr>
          <w:rFonts w:ascii="Times New Roman" w:hAnsi="Times New Roman" w:cs="Times New Roman"/>
          <w:sz w:val="18"/>
        </w:rPr>
      </w:pPr>
    </w:p>
    <w:p w14:paraId="582DEE56" w14:textId="77777777" w:rsidR="00C7202C" w:rsidRPr="00CA289F" w:rsidRDefault="000B0671">
      <w:pPr>
        <w:pStyle w:val="Heading3"/>
        <w:rPr>
          <w:rFonts w:ascii="Times New Roman" w:hAnsi="Times New Roman" w:cs="Times New Roman"/>
          <w:sz w:val="22"/>
          <w:szCs w:val="22"/>
        </w:rPr>
      </w:pPr>
      <w:bookmarkStart w:id="6" w:name="_Toc450823068"/>
      <w:r>
        <w:rPr>
          <w:rFonts w:ascii="Times New Roman" w:hAnsi="Times New Roman" w:cs="Times New Roman"/>
        </w:rPr>
        <w:t>Table</w:t>
      </w:r>
      <w:r w:rsidR="00C7202C" w:rsidRPr="00CA289F">
        <w:rPr>
          <w:rFonts w:ascii="Times New Roman" w:hAnsi="Times New Roman" w:cs="Times New Roman"/>
        </w:rPr>
        <w:t>: Enrollment</w:t>
      </w:r>
      <w:bookmarkEnd w:id="6"/>
    </w:p>
    <w:p w14:paraId="751D4C1B" w14:textId="77777777" w:rsidR="00C7202C" w:rsidRPr="00CA289F" w:rsidRDefault="00C7202C">
      <w:pPr>
        <w:spacing w:line="240" w:lineRule="auto"/>
        <w:ind w:right="4"/>
        <w:rPr>
          <w:rFonts w:ascii="Times New Roman" w:hAnsi="Times New Roman" w:cs="Times New Roman"/>
          <w:sz w:val="22"/>
          <w:szCs w:val="22"/>
        </w:rPr>
      </w:pPr>
      <w:r w:rsidRPr="00CA289F">
        <w:rPr>
          <w:rFonts w:ascii="Times New Roman" w:hAnsi="Times New Roman" w:cs="Times New Roman"/>
          <w:sz w:val="22"/>
          <w:szCs w:val="22"/>
        </w:rPr>
        <w:t>The ENROLLMENT table has a start/stop structure that contains records for continuous enrollment periods.</w:t>
      </w:r>
    </w:p>
    <w:p w14:paraId="7FFD931A" w14:textId="77777777" w:rsidR="00C7202C" w:rsidRPr="00CA289F" w:rsidRDefault="00C7202C">
      <w:pPr>
        <w:autoSpaceDE w:val="0"/>
        <w:rPr>
          <w:rFonts w:ascii="Times New Roman" w:hAnsi="Times New Roman" w:cs="Times New Roman"/>
          <w:sz w:val="22"/>
          <w:szCs w:val="22"/>
        </w:rPr>
      </w:pPr>
      <w:r w:rsidRPr="00CA289F">
        <w:rPr>
          <w:rFonts w:ascii="Times New Roman" w:hAnsi="Times New Roman" w:cs="Times New Roman"/>
          <w:sz w:val="22"/>
          <w:szCs w:val="22"/>
        </w:rPr>
        <w:t>“Enrollment” is an insurance-based concept that defines a period during which all medically-attended events are expected to be observed. For partners that do not have enrollment information for some of their patients, other approaches for identifying periods during which complete medical capture is expected can be used.</w:t>
      </w:r>
    </w:p>
    <w:p w14:paraId="3E0150D8" w14:textId="77777777" w:rsidR="00C7202C" w:rsidRPr="00CA289F" w:rsidRDefault="00C7202C">
      <w:pPr>
        <w:autoSpaceDE w:val="0"/>
        <w:rPr>
          <w:rFonts w:ascii="Times New Roman" w:hAnsi="Times New Roman" w:cs="Times New Roman"/>
          <w:sz w:val="22"/>
          <w:szCs w:val="22"/>
        </w:rPr>
      </w:pPr>
      <w:r w:rsidRPr="00CA289F">
        <w:rPr>
          <w:rFonts w:ascii="Times New Roman" w:hAnsi="Times New Roman" w:cs="Times New Roman"/>
          <w:sz w:val="22"/>
          <w:szCs w:val="22"/>
        </w:rPr>
        <w:t>This table is designed to identify periods during which a person is expected to have complete data capture. Members with medical coverage, drug coverage, or both should be included.</w:t>
      </w:r>
    </w:p>
    <w:p w14:paraId="538746CF" w14:textId="77777777" w:rsidR="00C7202C" w:rsidRPr="00CA289F" w:rsidRDefault="00C7202C">
      <w:pPr>
        <w:autoSpaceDE w:val="0"/>
        <w:rPr>
          <w:rFonts w:ascii="Times New Roman" w:hAnsi="Times New Roman" w:cs="Times New Roman"/>
          <w:sz w:val="22"/>
          <w:szCs w:val="22"/>
        </w:rPr>
      </w:pPr>
      <w:r w:rsidRPr="00CA289F">
        <w:rPr>
          <w:rFonts w:ascii="Times New Roman" w:hAnsi="Times New Roman" w:cs="Times New Roman"/>
          <w:sz w:val="22"/>
          <w:szCs w:val="22"/>
        </w:rPr>
        <w:t>A record is expected to represent a unique combination of PATID, ENR_START_DATE</w:t>
      </w:r>
      <w:r w:rsidR="00356F16" w:rsidRPr="00CA289F">
        <w:rPr>
          <w:rFonts w:ascii="Times New Roman" w:hAnsi="Times New Roman" w:cs="Times New Roman"/>
          <w:sz w:val="22"/>
          <w:szCs w:val="22"/>
        </w:rPr>
        <w:t>.</w:t>
      </w:r>
    </w:p>
    <w:p w14:paraId="07B452F6" w14:textId="77777777" w:rsidR="001E2E29" w:rsidRPr="00CA289F" w:rsidRDefault="001E2E29" w:rsidP="007D12DD">
      <w:pPr>
        <w:autoSpaceDE w:val="0"/>
        <w:rPr>
          <w:rFonts w:ascii="Times New Roman" w:hAnsi="Times New Roman" w:cs="Times New Roman"/>
          <w:i/>
          <w:sz w:val="22"/>
          <w:szCs w:val="22"/>
        </w:rPr>
      </w:pPr>
      <w:r w:rsidRPr="00CA289F">
        <w:rPr>
          <w:rFonts w:ascii="Times New Roman" w:hAnsi="Times New Roman" w:cs="Times New Roman"/>
          <w:i/>
          <w:sz w:val="22"/>
          <w:szCs w:val="22"/>
        </w:rPr>
        <w:t>Currently OMOP CDM is using the earliest and latest encounter dates</w:t>
      </w:r>
      <w:r w:rsidR="00DE3FE3" w:rsidRPr="00CA289F">
        <w:rPr>
          <w:rFonts w:ascii="Times New Roman" w:hAnsi="Times New Roman" w:cs="Times New Roman"/>
          <w:i/>
          <w:sz w:val="22"/>
          <w:szCs w:val="22"/>
        </w:rPr>
        <w:t xml:space="preserve"> (‘E’)</w:t>
      </w:r>
      <w:r w:rsidRPr="00CA289F">
        <w:rPr>
          <w:rFonts w:ascii="Times New Roman" w:hAnsi="Times New Roman" w:cs="Times New Roman"/>
          <w:i/>
          <w:sz w:val="22"/>
          <w:szCs w:val="22"/>
        </w:rPr>
        <w:t xml:space="preserve">, which is in violation of the </w:t>
      </w:r>
      <w:proofErr w:type="spellStart"/>
      <w:r w:rsidRPr="00CA289F">
        <w:rPr>
          <w:rFonts w:ascii="Times New Roman" w:hAnsi="Times New Roman" w:cs="Times New Roman"/>
          <w:i/>
          <w:sz w:val="22"/>
          <w:szCs w:val="22"/>
        </w:rPr>
        <w:t>PCORnet</w:t>
      </w:r>
      <w:proofErr w:type="spellEnd"/>
      <w:r w:rsidRPr="00CA289F">
        <w:rPr>
          <w:rFonts w:ascii="Times New Roman" w:hAnsi="Times New Roman" w:cs="Times New Roman"/>
          <w:i/>
          <w:sz w:val="22"/>
          <w:szCs w:val="22"/>
        </w:rPr>
        <w:t xml:space="preserve"> requirement.  This is to be discussed with </w:t>
      </w:r>
      <w:proofErr w:type="spellStart"/>
      <w:r w:rsidRPr="00CA289F">
        <w:rPr>
          <w:rFonts w:ascii="Times New Roman" w:hAnsi="Times New Roman" w:cs="Times New Roman"/>
          <w:i/>
          <w:sz w:val="22"/>
          <w:szCs w:val="22"/>
        </w:rPr>
        <w:t>PCORnet</w:t>
      </w:r>
      <w:proofErr w:type="spellEnd"/>
      <w:r w:rsidRPr="00CA289F">
        <w:rPr>
          <w:rFonts w:ascii="Times New Roman" w:hAnsi="Times New Roman" w:cs="Times New Roman"/>
          <w:i/>
          <w:sz w:val="22"/>
          <w:szCs w:val="22"/>
        </w:rPr>
        <w:t>.</w:t>
      </w:r>
    </w:p>
    <w:p w14:paraId="2BDF6017" w14:textId="77777777" w:rsidR="00C7202C" w:rsidRPr="00CA289F" w:rsidRDefault="007C4770" w:rsidP="007C4770">
      <w:pPr>
        <w:spacing w:after="0" w:line="240" w:lineRule="auto"/>
        <w:ind w:right="4"/>
        <w:rPr>
          <w:rFonts w:ascii="Times New Roman" w:hAnsi="Times New Roman" w:cs="Times New Roman"/>
          <w:b/>
          <w:bCs/>
          <w:sz w:val="22"/>
          <w:szCs w:val="22"/>
        </w:rPr>
      </w:pPr>
      <w:r>
        <w:rPr>
          <w:rFonts w:ascii="Times New Roman" w:hAnsi="Times New Roman" w:cs="Times New Roman"/>
          <w:sz w:val="22"/>
          <w:szCs w:val="22"/>
        </w:rPr>
        <w:t xml:space="preserve">Enrollment </w:t>
      </w:r>
      <w:r w:rsidR="00C7202C" w:rsidRPr="00CA289F">
        <w:rPr>
          <w:rFonts w:ascii="Times New Roman" w:hAnsi="Times New Roman" w:cs="Times New Roman"/>
          <w:sz w:val="22"/>
          <w:szCs w:val="22"/>
        </w:rPr>
        <w:t>field mapping:</w:t>
      </w:r>
    </w:p>
    <w:tbl>
      <w:tblPr>
        <w:tblW w:w="0" w:type="auto"/>
        <w:tblInd w:w="-55" w:type="dxa"/>
        <w:tblLayout w:type="fixed"/>
        <w:tblLook w:val="0000" w:firstRow="0" w:lastRow="0" w:firstColumn="0" w:lastColumn="0" w:noHBand="0" w:noVBand="0"/>
      </w:tblPr>
      <w:tblGrid>
        <w:gridCol w:w="1585"/>
        <w:gridCol w:w="1656"/>
        <w:gridCol w:w="4353"/>
        <w:gridCol w:w="2294"/>
      </w:tblGrid>
      <w:tr w:rsidR="00C7202C" w:rsidRPr="00CA289F" w14:paraId="649FFA6C" w14:textId="77777777" w:rsidTr="00C445C7">
        <w:trPr>
          <w:cantSplit/>
          <w:tblHeader/>
        </w:trPr>
        <w:tc>
          <w:tcPr>
            <w:tcW w:w="1585" w:type="dxa"/>
            <w:tcBorders>
              <w:top w:val="single" w:sz="4" w:space="0" w:color="808080"/>
              <w:left w:val="single" w:sz="4" w:space="0" w:color="808080"/>
              <w:bottom w:val="single" w:sz="4" w:space="0" w:color="808080"/>
            </w:tcBorders>
            <w:shd w:val="clear" w:color="auto" w:fill="005172"/>
          </w:tcPr>
          <w:p w14:paraId="33761917" w14:textId="77777777" w:rsidR="00C7202C" w:rsidRPr="00CA289F" w:rsidRDefault="00C7202C" w:rsidP="007C4770">
            <w:pPr>
              <w:spacing w:after="0" w:line="240" w:lineRule="auto"/>
              <w:ind w:right="4"/>
              <w:rPr>
                <w:rFonts w:ascii="Times New Roman" w:hAnsi="Times New Roman" w:cs="Times New Roman"/>
                <w:b/>
                <w:bCs/>
                <w:szCs w:val="20"/>
              </w:rPr>
            </w:pPr>
            <w:r w:rsidRPr="00CA289F">
              <w:rPr>
                <w:rFonts w:ascii="Times New Roman" w:hAnsi="Times New Roman" w:cs="Times New Roman"/>
                <w:b/>
                <w:bCs/>
                <w:szCs w:val="20"/>
              </w:rPr>
              <w:t>Destination Field</w:t>
            </w:r>
          </w:p>
        </w:tc>
        <w:tc>
          <w:tcPr>
            <w:tcW w:w="1656" w:type="dxa"/>
            <w:tcBorders>
              <w:top w:val="single" w:sz="4" w:space="0" w:color="808080"/>
              <w:left w:val="single" w:sz="4" w:space="0" w:color="808080"/>
              <w:bottom w:val="single" w:sz="4" w:space="0" w:color="808080"/>
            </w:tcBorders>
            <w:shd w:val="clear" w:color="auto" w:fill="005172"/>
          </w:tcPr>
          <w:p w14:paraId="54AD4CD0"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Source Field</w:t>
            </w:r>
          </w:p>
        </w:tc>
        <w:tc>
          <w:tcPr>
            <w:tcW w:w="4353" w:type="dxa"/>
            <w:tcBorders>
              <w:top w:val="single" w:sz="4" w:space="0" w:color="808080"/>
              <w:left w:val="single" w:sz="4" w:space="0" w:color="808080"/>
              <w:bottom w:val="single" w:sz="4" w:space="0" w:color="808080"/>
            </w:tcBorders>
            <w:shd w:val="clear" w:color="auto" w:fill="005172"/>
          </w:tcPr>
          <w:p w14:paraId="1768B004"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Applied Rule</w:t>
            </w:r>
          </w:p>
        </w:tc>
        <w:tc>
          <w:tcPr>
            <w:tcW w:w="2294" w:type="dxa"/>
            <w:tcBorders>
              <w:top w:val="single" w:sz="4" w:space="0" w:color="808080"/>
              <w:left w:val="single" w:sz="4" w:space="0" w:color="808080"/>
              <w:bottom w:val="single" w:sz="4" w:space="0" w:color="808080"/>
              <w:right w:val="single" w:sz="4" w:space="0" w:color="808080"/>
            </w:tcBorders>
            <w:shd w:val="clear" w:color="auto" w:fill="005172"/>
          </w:tcPr>
          <w:p w14:paraId="263544E0" w14:textId="77777777" w:rsidR="00C7202C" w:rsidRPr="00CA289F" w:rsidRDefault="00C7202C">
            <w:pPr>
              <w:spacing w:line="240" w:lineRule="auto"/>
              <w:ind w:right="4"/>
              <w:rPr>
                <w:rFonts w:ascii="Times New Roman" w:hAnsi="Times New Roman" w:cs="Times New Roman"/>
              </w:rPr>
            </w:pPr>
            <w:r w:rsidRPr="00CA289F">
              <w:rPr>
                <w:rFonts w:ascii="Times New Roman" w:hAnsi="Times New Roman" w:cs="Times New Roman"/>
                <w:b/>
                <w:bCs/>
                <w:szCs w:val="20"/>
              </w:rPr>
              <w:t>Comment</w:t>
            </w:r>
          </w:p>
        </w:tc>
      </w:tr>
      <w:tr w:rsidR="00C7202C" w:rsidRPr="00CA289F" w14:paraId="6EC4EBDC" w14:textId="77777777" w:rsidTr="00C445C7">
        <w:trPr>
          <w:cantSplit/>
        </w:trPr>
        <w:tc>
          <w:tcPr>
            <w:tcW w:w="1585" w:type="dxa"/>
            <w:tcBorders>
              <w:top w:val="single" w:sz="4" w:space="0" w:color="808080"/>
              <w:left w:val="single" w:sz="4" w:space="0" w:color="808080"/>
              <w:bottom w:val="single" w:sz="4" w:space="0" w:color="808080"/>
            </w:tcBorders>
            <w:shd w:val="clear" w:color="auto" w:fill="auto"/>
          </w:tcPr>
          <w:p w14:paraId="6856F226"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PATID</w:t>
            </w:r>
          </w:p>
        </w:tc>
        <w:tc>
          <w:tcPr>
            <w:tcW w:w="1656" w:type="dxa"/>
            <w:tcBorders>
              <w:top w:val="single" w:sz="4" w:space="0" w:color="808080"/>
              <w:left w:val="single" w:sz="4" w:space="0" w:color="808080"/>
              <w:bottom w:val="single" w:sz="4" w:space="0" w:color="808080"/>
            </w:tcBorders>
            <w:shd w:val="clear" w:color="auto" w:fill="auto"/>
          </w:tcPr>
          <w:p w14:paraId="6A9491BD" w14:textId="77777777" w:rsidR="00C7202C" w:rsidRPr="00CA289F" w:rsidRDefault="007953D2" w:rsidP="00C043F5">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Observation_Period.</w:t>
            </w:r>
            <w:r w:rsidR="00C043F5" w:rsidRPr="00CA289F">
              <w:rPr>
                <w:rFonts w:ascii="Times New Roman" w:hAnsi="Times New Roman" w:cs="Times New Roman"/>
                <w:sz w:val="16"/>
                <w:szCs w:val="16"/>
              </w:rPr>
              <w:t>p</w:t>
            </w:r>
            <w:r w:rsidR="00C7202C" w:rsidRPr="00CA289F">
              <w:rPr>
                <w:rFonts w:ascii="Times New Roman" w:hAnsi="Times New Roman" w:cs="Times New Roman"/>
                <w:sz w:val="16"/>
                <w:szCs w:val="16"/>
              </w:rPr>
              <w:t>erson_id</w:t>
            </w:r>
            <w:proofErr w:type="spellEnd"/>
          </w:p>
        </w:tc>
        <w:tc>
          <w:tcPr>
            <w:tcW w:w="4353" w:type="dxa"/>
            <w:tcBorders>
              <w:top w:val="single" w:sz="4" w:space="0" w:color="808080"/>
              <w:left w:val="single" w:sz="4" w:space="0" w:color="808080"/>
              <w:bottom w:val="single" w:sz="4" w:space="0" w:color="808080"/>
            </w:tcBorders>
            <w:shd w:val="clear" w:color="auto" w:fill="auto"/>
          </w:tcPr>
          <w:p w14:paraId="60A7FC1D" w14:textId="77777777" w:rsidR="00C7202C" w:rsidRPr="00CA289F" w:rsidRDefault="00C7202C">
            <w:pPr>
              <w:snapToGrid w:val="0"/>
              <w:spacing w:line="240" w:lineRule="auto"/>
              <w:ind w:right="4"/>
              <w:rPr>
                <w:rFonts w:ascii="Times New Roman" w:hAnsi="Times New Roman" w:cs="Times New Roman"/>
                <w:sz w:val="16"/>
                <w:szCs w:val="16"/>
              </w:rPr>
            </w:pPr>
          </w:p>
        </w:tc>
        <w:tc>
          <w:tcPr>
            <w:tcW w:w="2294" w:type="dxa"/>
            <w:tcBorders>
              <w:top w:val="single" w:sz="4" w:space="0" w:color="808080"/>
              <w:left w:val="single" w:sz="4" w:space="0" w:color="808080"/>
              <w:bottom w:val="single" w:sz="4" w:space="0" w:color="808080"/>
              <w:right w:val="single" w:sz="4" w:space="0" w:color="808080"/>
            </w:tcBorders>
            <w:shd w:val="clear" w:color="auto" w:fill="auto"/>
          </w:tcPr>
          <w:p w14:paraId="277FD96D" w14:textId="77777777" w:rsidR="00C7202C" w:rsidRPr="00CA289F" w:rsidRDefault="001E2E29">
            <w:pPr>
              <w:snapToGrid w:val="0"/>
              <w:spacing w:line="240" w:lineRule="auto"/>
              <w:ind w:right="4"/>
              <w:rPr>
                <w:rFonts w:ascii="Times New Roman" w:hAnsi="Times New Roman" w:cs="Times New Roman"/>
                <w:szCs w:val="20"/>
              </w:rPr>
            </w:pPr>
            <w:r w:rsidRPr="00CA289F">
              <w:rPr>
                <w:rFonts w:ascii="Times New Roman" w:hAnsi="Times New Roman" w:cs="Times New Roman"/>
                <w:sz w:val="16"/>
                <w:szCs w:val="16"/>
              </w:rPr>
              <w:t>Convert to text</w:t>
            </w:r>
          </w:p>
        </w:tc>
      </w:tr>
      <w:tr w:rsidR="00C7202C" w:rsidRPr="00CA289F" w14:paraId="50BBF787" w14:textId="77777777" w:rsidTr="00C445C7">
        <w:trPr>
          <w:cantSplit/>
        </w:trPr>
        <w:tc>
          <w:tcPr>
            <w:tcW w:w="1585" w:type="dxa"/>
            <w:tcBorders>
              <w:top w:val="single" w:sz="4" w:space="0" w:color="808080"/>
              <w:left w:val="single" w:sz="4" w:space="0" w:color="808080"/>
              <w:bottom w:val="single" w:sz="4" w:space="0" w:color="808080"/>
            </w:tcBorders>
            <w:shd w:val="clear" w:color="auto" w:fill="auto"/>
          </w:tcPr>
          <w:p w14:paraId="139938C8"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ENR_START_DATE</w:t>
            </w:r>
          </w:p>
        </w:tc>
        <w:tc>
          <w:tcPr>
            <w:tcW w:w="1656" w:type="dxa"/>
            <w:tcBorders>
              <w:top w:val="single" w:sz="4" w:space="0" w:color="808080"/>
              <w:left w:val="single" w:sz="4" w:space="0" w:color="808080"/>
              <w:bottom w:val="single" w:sz="4" w:space="0" w:color="808080"/>
            </w:tcBorders>
            <w:shd w:val="clear" w:color="auto" w:fill="auto"/>
          </w:tcPr>
          <w:p w14:paraId="78240CD2" w14:textId="77777777" w:rsidR="00C7202C" w:rsidRPr="00CA289F" w:rsidRDefault="007953D2">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Observation_Period.</w:t>
            </w:r>
            <w:r w:rsidR="0008517D" w:rsidRPr="00CA289F">
              <w:rPr>
                <w:rFonts w:ascii="Times New Roman" w:hAnsi="Times New Roman" w:cs="Times New Roman"/>
                <w:sz w:val="16"/>
                <w:szCs w:val="16"/>
              </w:rPr>
              <w:t>observation_period_start_date</w:t>
            </w:r>
            <w:proofErr w:type="spellEnd"/>
          </w:p>
        </w:tc>
        <w:tc>
          <w:tcPr>
            <w:tcW w:w="4353" w:type="dxa"/>
            <w:tcBorders>
              <w:top w:val="single" w:sz="4" w:space="0" w:color="808080"/>
              <w:left w:val="single" w:sz="4" w:space="0" w:color="808080"/>
              <w:bottom w:val="single" w:sz="4" w:space="0" w:color="808080"/>
            </w:tcBorders>
            <w:shd w:val="clear" w:color="auto" w:fill="auto"/>
          </w:tcPr>
          <w:p w14:paraId="1A0CCF06"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Convert to text formatted as 'YYYY-MM-DD'</w:t>
            </w:r>
          </w:p>
        </w:tc>
        <w:tc>
          <w:tcPr>
            <w:tcW w:w="2294" w:type="dxa"/>
            <w:tcBorders>
              <w:top w:val="single" w:sz="4" w:space="0" w:color="808080"/>
              <w:left w:val="single" w:sz="4" w:space="0" w:color="808080"/>
              <w:bottom w:val="single" w:sz="4" w:space="0" w:color="808080"/>
              <w:right w:val="single" w:sz="4" w:space="0" w:color="808080"/>
            </w:tcBorders>
            <w:shd w:val="clear" w:color="auto" w:fill="auto"/>
          </w:tcPr>
          <w:p w14:paraId="786EE108" w14:textId="77777777" w:rsidR="00C7202C" w:rsidRPr="00CA289F" w:rsidRDefault="00C7202C">
            <w:pPr>
              <w:snapToGrid w:val="0"/>
              <w:spacing w:line="240" w:lineRule="auto"/>
              <w:ind w:right="4"/>
              <w:rPr>
                <w:rFonts w:ascii="Times New Roman" w:hAnsi="Times New Roman" w:cs="Times New Roman"/>
                <w:szCs w:val="20"/>
              </w:rPr>
            </w:pPr>
          </w:p>
        </w:tc>
      </w:tr>
      <w:tr w:rsidR="00C7202C" w:rsidRPr="00CA289F" w14:paraId="7B835D66" w14:textId="77777777" w:rsidTr="00C445C7">
        <w:trPr>
          <w:cantSplit/>
        </w:trPr>
        <w:tc>
          <w:tcPr>
            <w:tcW w:w="1585" w:type="dxa"/>
            <w:tcBorders>
              <w:top w:val="single" w:sz="4" w:space="0" w:color="808080"/>
              <w:left w:val="single" w:sz="4" w:space="0" w:color="808080"/>
              <w:bottom w:val="single" w:sz="4" w:space="0" w:color="808080"/>
            </w:tcBorders>
            <w:shd w:val="clear" w:color="auto" w:fill="auto"/>
          </w:tcPr>
          <w:p w14:paraId="5613C730"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ENR_END_DATE</w:t>
            </w:r>
          </w:p>
        </w:tc>
        <w:tc>
          <w:tcPr>
            <w:tcW w:w="1656" w:type="dxa"/>
            <w:tcBorders>
              <w:top w:val="single" w:sz="4" w:space="0" w:color="808080"/>
              <w:left w:val="single" w:sz="4" w:space="0" w:color="808080"/>
              <w:bottom w:val="single" w:sz="4" w:space="0" w:color="808080"/>
            </w:tcBorders>
            <w:shd w:val="clear" w:color="auto" w:fill="auto"/>
          </w:tcPr>
          <w:p w14:paraId="4FCD71C6" w14:textId="77777777" w:rsidR="00C7202C" w:rsidRPr="00CA289F" w:rsidRDefault="007953D2">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Observation_Period.</w:t>
            </w:r>
            <w:r w:rsidR="0008517D" w:rsidRPr="00CA289F">
              <w:rPr>
                <w:rFonts w:ascii="Times New Roman" w:hAnsi="Times New Roman" w:cs="Times New Roman"/>
                <w:sz w:val="16"/>
                <w:szCs w:val="16"/>
              </w:rPr>
              <w:t>observation_period_end_date</w:t>
            </w:r>
            <w:proofErr w:type="spellEnd"/>
          </w:p>
        </w:tc>
        <w:tc>
          <w:tcPr>
            <w:tcW w:w="4353" w:type="dxa"/>
            <w:tcBorders>
              <w:top w:val="single" w:sz="4" w:space="0" w:color="808080"/>
              <w:left w:val="single" w:sz="4" w:space="0" w:color="808080"/>
              <w:bottom w:val="single" w:sz="4" w:space="0" w:color="808080"/>
            </w:tcBorders>
            <w:shd w:val="clear" w:color="auto" w:fill="auto"/>
          </w:tcPr>
          <w:p w14:paraId="1792A401"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Convert to text formatted as 'YYYY-MM-DD'</w:t>
            </w:r>
          </w:p>
        </w:tc>
        <w:tc>
          <w:tcPr>
            <w:tcW w:w="2294" w:type="dxa"/>
            <w:tcBorders>
              <w:top w:val="single" w:sz="4" w:space="0" w:color="808080"/>
              <w:left w:val="single" w:sz="4" w:space="0" w:color="808080"/>
              <w:bottom w:val="single" w:sz="4" w:space="0" w:color="808080"/>
              <w:right w:val="single" w:sz="4" w:space="0" w:color="808080"/>
            </w:tcBorders>
            <w:shd w:val="clear" w:color="auto" w:fill="auto"/>
          </w:tcPr>
          <w:p w14:paraId="6FAA837E" w14:textId="77777777" w:rsidR="00C7202C" w:rsidRPr="00CA289F" w:rsidRDefault="00C7202C">
            <w:pPr>
              <w:snapToGrid w:val="0"/>
              <w:spacing w:line="240" w:lineRule="auto"/>
              <w:ind w:right="4"/>
              <w:rPr>
                <w:rFonts w:ascii="Times New Roman" w:hAnsi="Times New Roman" w:cs="Times New Roman"/>
                <w:szCs w:val="20"/>
              </w:rPr>
            </w:pPr>
          </w:p>
        </w:tc>
      </w:tr>
      <w:tr w:rsidR="00C7202C" w:rsidRPr="00CA289F" w14:paraId="5C0CD036" w14:textId="77777777" w:rsidTr="00C445C7">
        <w:trPr>
          <w:cantSplit/>
        </w:trPr>
        <w:tc>
          <w:tcPr>
            <w:tcW w:w="1585" w:type="dxa"/>
            <w:tcBorders>
              <w:top w:val="single" w:sz="4" w:space="0" w:color="808080"/>
              <w:left w:val="single" w:sz="4" w:space="0" w:color="808080"/>
              <w:bottom w:val="single" w:sz="4" w:space="0" w:color="808080"/>
            </w:tcBorders>
            <w:shd w:val="clear" w:color="auto" w:fill="auto"/>
          </w:tcPr>
          <w:p w14:paraId="79A31028"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lastRenderedPageBreak/>
              <w:t>CHART</w:t>
            </w:r>
          </w:p>
        </w:tc>
        <w:tc>
          <w:tcPr>
            <w:tcW w:w="1656" w:type="dxa"/>
            <w:tcBorders>
              <w:top w:val="single" w:sz="4" w:space="0" w:color="808080"/>
              <w:left w:val="single" w:sz="4" w:space="0" w:color="808080"/>
              <w:bottom w:val="single" w:sz="4" w:space="0" w:color="808080"/>
            </w:tcBorders>
            <w:shd w:val="clear" w:color="auto" w:fill="auto"/>
          </w:tcPr>
          <w:p w14:paraId="7FAFC357" w14:textId="77777777" w:rsidR="00C7202C" w:rsidRPr="00CA289F" w:rsidRDefault="00BC2FDC" w:rsidP="0027147E">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Observation.value_as_concept_id</w:t>
            </w:r>
            <w:proofErr w:type="spellEnd"/>
            <w:r w:rsidRPr="00CA289F">
              <w:rPr>
                <w:rFonts w:ascii="Times New Roman" w:hAnsi="Times New Roman" w:cs="Times New Roman"/>
                <w:sz w:val="16"/>
                <w:szCs w:val="16"/>
              </w:rPr>
              <w:t xml:space="preserve"> where </w:t>
            </w:r>
            <w:proofErr w:type="spellStart"/>
            <w:r w:rsidRPr="00CA289F">
              <w:rPr>
                <w:rFonts w:ascii="Times New Roman" w:hAnsi="Times New Roman" w:cs="Times New Roman"/>
                <w:sz w:val="16"/>
                <w:szCs w:val="16"/>
              </w:rPr>
              <w:t>observation_type_concept_id</w:t>
            </w:r>
            <w:proofErr w:type="spellEnd"/>
            <w:r w:rsidRPr="00CA289F">
              <w:rPr>
                <w:rFonts w:ascii="Times New Roman" w:hAnsi="Times New Roman" w:cs="Times New Roman"/>
                <w:sz w:val="16"/>
                <w:szCs w:val="16"/>
              </w:rPr>
              <w:t xml:space="preserve"> = 4030450</w:t>
            </w:r>
            <w:r w:rsidR="0027147E" w:rsidRPr="00CA289F">
              <w:rPr>
                <w:rFonts w:ascii="Times New Roman" w:hAnsi="Times New Roman" w:cs="Times New Roman"/>
                <w:sz w:val="16"/>
                <w:szCs w:val="16"/>
              </w:rPr>
              <w:t xml:space="preserve"> (Patient chart)</w:t>
            </w:r>
          </w:p>
        </w:tc>
        <w:tc>
          <w:tcPr>
            <w:tcW w:w="4353" w:type="dxa"/>
            <w:tcBorders>
              <w:top w:val="single" w:sz="4" w:space="0" w:color="808080"/>
              <w:left w:val="single" w:sz="4" w:space="0" w:color="808080"/>
              <w:bottom w:val="single" w:sz="4" w:space="0" w:color="808080"/>
            </w:tcBorders>
            <w:shd w:val="clear" w:color="auto" w:fill="auto"/>
          </w:tcPr>
          <w:p w14:paraId="14E5E7B4" w14:textId="77777777" w:rsidR="00C7202C" w:rsidRPr="00CA289F" w:rsidRDefault="00BC2FDC" w:rsidP="00C445C7">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rPr>
              <w:t xml:space="preserve">Join to Observation table on </w:t>
            </w:r>
            <w:proofErr w:type="spellStart"/>
            <w:r w:rsidR="003D4D7C" w:rsidRPr="00CA289F">
              <w:rPr>
                <w:rFonts w:ascii="Times New Roman" w:hAnsi="Times New Roman" w:cs="Times New Roman"/>
                <w:sz w:val="16"/>
                <w:szCs w:val="16"/>
              </w:rPr>
              <w:t>person</w:t>
            </w:r>
            <w:r w:rsidRPr="00CA289F">
              <w:rPr>
                <w:rFonts w:ascii="Times New Roman" w:hAnsi="Times New Roman" w:cs="Times New Roman"/>
                <w:sz w:val="16"/>
                <w:szCs w:val="16"/>
              </w:rPr>
              <w:t>_id</w:t>
            </w:r>
            <w:proofErr w:type="spellEnd"/>
            <w:r w:rsidR="003D4D7C" w:rsidRPr="00CA289F">
              <w:rPr>
                <w:rFonts w:ascii="Times New Roman" w:hAnsi="Times New Roman" w:cs="Times New Roman"/>
                <w:sz w:val="16"/>
                <w:szCs w:val="16"/>
              </w:rPr>
              <w:t xml:space="preserve">, </w:t>
            </w:r>
            <w:proofErr w:type="spellStart"/>
            <w:r w:rsidR="003D4D7C" w:rsidRPr="00CA289F">
              <w:rPr>
                <w:rFonts w:ascii="Times New Roman" w:hAnsi="Times New Roman" w:cs="Times New Roman"/>
                <w:sz w:val="16"/>
                <w:szCs w:val="16"/>
              </w:rPr>
              <w:t>observation_start_date</w:t>
            </w:r>
            <w:proofErr w:type="spellEnd"/>
            <w:r w:rsidRPr="00CA289F">
              <w:rPr>
                <w:rFonts w:ascii="Times New Roman" w:hAnsi="Times New Roman" w:cs="Times New Roman"/>
                <w:sz w:val="16"/>
                <w:szCs w:val="16"/>
              </w:rPr>
              <w:t xml:space="preserve"> and </w:t>
            </w:r>
            <w:proofErr w:type="spellStart"/>
            <w:r w:rsidRPr="00CA289F">
              <w:rPr>
                <w:rFonts w:ascii="Times New Roman" w:hAnsi="Times New Roman" w:cs="Times New Roman"/>
                <w:sz w:val="16"/>
                <w:szCs w:val="16"/>
              </w:rPr>
              <w:t>observation_type_concept_id</w:t>
            </w:r>
            <w:proofErr w:type="spellEnd"/>
            <w:r w:rsidRPr="00CA289F">
              <w:rPr>
                <w:rFonts w:ascii="Times New Roman" w:hAnsi="Times New Roman" w:cs="Times New Roman"/>
                <w:sz w:val="16"/>
                <w:szCs w:val="16"/>
              </w:rPr>
              <w:t xml:space="preserve"> = 4030450 (</w:t>
            </w:r>
            <w:r w:rsidR="0027147E" w:rsidRPr="00CA289F">
              <w:rPr>
                <w:rFonts w:ascii="Times New Roman" w:hAnsi="Times New Roman" w:cs="Times New Roman"/>
                <w:sz w:val="16"/>
                <w:szCs w:val="16"/>
              </w:rPr>
              <w:t>Patient chart</w:t>
            </w:r>
            <w:r w:rsidRPr="00CA289F">
              <w:rPr>
                <w:rFonts w:ascii="Times New Roman" w:hAnsi="Times New Roman" w:cs="Times New Roman"/>
                <w:sz w:val="16"/>
                <w:szCs w:val="16"/>
              </w:rPr>
              <w:t xml:space="preserve">). If the </w:t>
            </w:r>
            <w:proofErr w:type="spellStart"/>
            <w:r w:rsidRPr="00CA289F">
              <w:rPr>
                <w:rFonts w:ascii="Times New Roman" w:hAnsi="Times New Roman" w:cs="Times New Roman"/>
                <w:sz w:val="16"/>
                <w:szCs w:val="16"/>
              </w:rPr>
              <w:t>value_as_concept_id</w:t>
            </w:r>
            <w:proofErr w:type="spellEnd"/>
            <w:r w:rsidRPr="00CA289F">
              <w:rPr>
                <w:rFonts w:ascii="Times New Roman" w:hAnsi="Times New Roman" w:cs="Times New Roman"/>
                <w:sz w:val="16"/>
                <w:szCs w:val="16"/>
              </w:rPr>
              <w:t xml:space="preserve"> </w:t>
            </w:r>
            <w:r w:rsidRPr="00CA289F">
              <w:rPr>
                <w:rFonts w:ascii="Times New Roman" w:hAnsi="Times New Roman" w:cs="Times New Roman"/>
                <w:sz w:val="16"/>
                <w:szCs w:val="16"/>
                <w:lang w:eastAsia="en-US"/>
              </w:rPr>
              <w:t>= 4188539 (Yes) then ‘Y’ else ‘N’</w:t>
            </w:r>
          </w:p>
        </w:tc>
        <w:tc>
          <w:tcPr>
            <w:tcW w:w="2294" w:type="dxa"/>
            <w:tcBorders>
              <w:top w:val="single" w:sz="4" w:space="0" w:color="808080"/>
              <w:left w:val="single" w:sz="4" w:space="0" w:color="808080"/>
              <w:bottom w:val="single" w:sz="4" w:space="0" w:color="808080"/>
              <w:right w:val="single" w:sz="4" w:space="0" w:color="808080"/>
            </w:tcBorders>
            <w:shd w:val="clear" w:color="auto" w:fill="auto"/>
          </w:tcPr>
          <w:p w14:paraId="52F6AB0C" w14:textId="77777777" w:rsidR="00C7202C" w:rsidRPr="00CA289F" w:rsidRDefault="00BC2FDC">
            <w:pPr>
              <w:snapToGrid w:val="0"/>
              <w:spacing w:line="240" w:lineRule="auto"/>
              <w:ind w:right="4"/>
              <w:rPr>
                <w:rFonts w:ascii="Times New Roman" w:hAnsi="Times New Roman" w:cs="Times New Roman"/>
                <w:sz w:val="16"/>
                <w:szCs w:val="16"/>
              </w:rPr>
            </w:pPr>
            <w:r w:rsidRPr="00CA289F">
              <w:rPr>
                <w:rFonts w:ascii="Times New Roman" w:hAnsi="Times New Roman" w:cs="Times New Roman"/>
                <w:color w:val="333333"/>
                <w:sz w:val="16"/>
                <w:szCs w:val="16"/>
              </w:rPr>
              <w:t>The absence of an Observation record for a person for an Observation Period will be interpreted as No.</w:t>
            </w:r>
          </w:p>
        </w:tc>
      </w:tr>
      <w:tr w:rsidR="00C7202C" w:rsidRPr="00CA289F" w14:paraId="0139E582" w14:textId="77777777" w:rsidTr="00C445C7">
        <w:trPr>
          <w:cantSplit/>
        </w:trPr>
        <w:tc>
          <w:tcPr>
            <w:tcW w:w="1585" w:type="dxa"/>
            <w:tcBorders>
              <w:top w:val="single" w:sz="4" w:space="0" w:color="808080"/>
              <w:left w:val="single" w:sz="4" w:space="0" w:color="808080"/>
              <w:bottom w:val="single" w:sz="4" w:space="0" w:color="808080"/>
            </w:tcBorders>
            <w:shd w:val="clear" w:color="auto" w:fill="auto"/>
          </w:tcPr>
          <w:p w14:paraId="729C942F"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ENR_BASIS</w:t>
            </w:r>
          </w:p>
        </w:tc>
        <w:tc>
          <w:tcPr>
            <w:tcW w:w="1656" w:type="dxa"/>
            <w:tcBorders>
              <w:top w:val="single" w:sz="4" w:space="0" w:color="808080"/>
              <w:left w:val="single" w:sz="4" w:space="0" w:color="808080"/>
              <w:bottom w:val="single" w:sz="4" w:space="0" w:color="808080"/>
            </w:tcBorders>
            <w:shd w:val="clear" w:color="auto" w:fill="auto"/>
          </w:tcPr>
          <w:p w14:paraId="7BEDD6D7" w14:textId="77777777" w:rsidR="00C7202C" w:rsidRPr="00CA289F" w:rsidRDefault="007953D2">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Observation_Period.</w:t>
            </w:r>
            <w:r w:rsidR="0008517D" w:rsidRPr="00CA289F">
              <w:rPr>
                <w:rFonts w:ascii="Times New Roman" w:hAnsi="Times New Roman" w:cs="Times New Roman"/>
                <w:sz w:val="16"/>
                <w:szCs w:val="16"/>
              </w:rPr>
              <w:t>period_type_concept_id</w:t>
            </w:r>
            <w:proofErr w:type="spellEnd"/>
            <w:r w:rsidR="0008517D" w:rsidRPr="00CA289F">
              <w:rPr>
                <w:rFonts w:ascii="Times New Roman" w:hAnsi="Times New Roman" w:cs="Times New Roman"/>
                <w:sz w:val="16"/>
                <w:szCs w:val="16"/>
              </w:rPr>
              <w:t xml:space="preserve"> </w:t>
            </w:r>
          </w:p>
        </w:tc>
        <w:tc>
          <w:tcPr>
            <w:tcW w:w="4353" w:type="dxa"/>
            <w:tcBorders>
              <w:top w:val="single" w:sz="4" w:space="0" w:color="808080"/>
              <w:left w:val="single" w:sz="4" w:space="0" w:color="808080"/>
              <w:bottom w:val="single" w:sz="4" w:space="0" w:color="808080"/>
            </w:tcBorders>
            <w:shd w:val="clear" w:color="auto" w:fill="auto"/>
          </w:tcPr>
          <w:tbl>
            <w:tblPr>
              <w:tblW w:w="2540" w:type="dxa"/>
              <w:tblLayout w:type="fixed"/>
              <w:tblLook w:val="04A0" w:firstRow="1" w:lastRow="0" w:firstColumn="1" w:lastColumn="0" w:noHBand="0" w:noVBand="1"/>
            </w:tblPr>
            <w:tblGrid>
              <w:gridCol w:w="869"/>
              <w:gridCol w:w="1671"/>
            </w:tblGrid>
            <w:tr w:rsidR="0008517D" w:rsidRPr="00CA289F" w14:paraId="40547DA7" w14:textId="77777777" w:rsidTr="009B4566">
              <w:trPr>
                <w:trHeight w:val="288"/>
              </w:trPr>
              <w:tc>
                <w:tcPr>
                  <w:tcW w:w="25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7FB67" w14:textId="77777777" w:rsidR="0008517D" w:rsidRPr="00CA289F" w:rsidRDefault="0008517D" w:rsidP="0008517D">
                  <w:pPr>
                    <w:suppressAutoHyphens w:val="0"/>
                    <w:spacing w:before="0" w:after="0" w:line="240" w:lineRule="auto"/>
                    <w:jc w:val="center"/>
                    <w:rPr>
                      <w:rFonts w:ascii="Times New Roman" w:hAnsi="Times New Roman" w:cs="Times New Roman"/>
                      <w:color w:val="000000"/>
                      <w:sz w:val="16"/>
                      <w:szCs w:val="16"/>
                      <w:lang w:eastAsia="en-US"/>
                    </w:rPr>
                  </w:pPr>
                  <w:r w:rsidRPr="00CA289F">
                    <w:rPr>
                      <w:rFonts w:ascii="Times New Roman" w:hAnsi="Times New Roman" w:cs="Times New Roman"/>
                      <w:color w:val="000000"/>
                      <w:sz w:val="18"/>
                      <w:szCs w:val="18"/>
                      <w:lang w:eastAsia="en-US"/>
                    </w:rPr>
                    <w:t xml:space="preserve">OMOP  to </w:t>
                  </w:r>
                  <w:proofErr w:type="spellStart"/>
                  <w:r w:rsidRPr="00CA289F">
                    <w:rPr>
                      <w:rFonts w:ascii="Times New Roman" w:hAnsi="Times New Roman" w:cs="Times New Roman"/>
                      <w:color w:val="000000"/>
                      <w:sz w:val="18"/>
                      <w:szCs w:val="18"/>
                      <w:lang w:eastAsia="en-US"/>
                    </w:rPr>
                    <w:t>PCORnet</w:t>
                  </w:r>
                  <w:proofErr w:type="spellEnd"/>
                </w:p>
              </w:tc>
            </w:tr>
            <w:tr w:rsidR="0008517D" w:rsidRPr="00CA289F" w14:paraId="27EA1D61" w14:textId="77777777" w:rsidTr="009B4566">
              <w:trPr>
                <w:trHeight w:val="288"/>
              </w:trPr>
              <w:tc>
                <w:tcPr>
                  <w:tcW w:w="869" w:type="dxa"/>
                  <w:tcBorders>
                    <w:top w:val="nil"/>
                    <w:left w:val="single" w:sz="4" w:space="0" w:color="auto"/>
                    <w:bottom w:val="single" w:sz="4" w:space="0" w:color="auto"/>
                    <w:right w:val="single" w:sz="4" w:space="0" w:color="auto"/>
                  </w:tcBorders>
                  <w:shd w:val="clear" w:color="auto" w:fill="E7E6E6"/>
                  <w:noWrap/>
                  <w:vAlign w:val="bottom"/>
                  <w:hideMark/>
                </w:tcPr>
                <w:p w14:paraId="0465446A" w14:textId="77777777" w:rsidR="0008517D" w:rsidRPr="00CA289F" w:rsidRDefault="0008517D" w:rsidP="0008517D">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44814722</w:t>
                  </w:r>
                </w:p>
              </w:tc>
              <w:tc>
                <w:tcPr>
                  <w:tcW w:w="1671" w:type="dxa"/>
                  <w:tcBorders>
                    <w:top w:val="nil"/>
                    <w:left w:val="nil"/>
                    <w:bottom w:val="single" w:sz="4" w:space="0" w:color="auto"/>
                    <w:right w:val="single" w:sz="4" w:space="0" w:color="auto"/>
                  </w:tcBorders>
                  <w:shd w:val="clear" w:color="auto" w:fill="auto"/>
                  <w:noWrap/>
                  <w:vAlign w:val="bottom"/>
                  <w:hideMark/>
                </w:tcPr>
                <w:p w14:paraId="3BFE5AB1" w14:textId="77777777" w:rsidR="0008517D" w:rsidRPr="00CA289F" w:rsidRDefault="00DD0442" w:rsidP="0008517D">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 xml:space="preserve">I = </w:t>
                  </w:r>
                  <w:r w:rsidR="0008517D" w:rsidRPr="00CA289F">
                    <w:rPr>
                      <w:rFonts w:ascii="Times New Roman" w:hAnsi="Times New Roman" w:cs="Times New Roman"/>
                      <w:color w:val="000000"/>
                      <w:sz w:val="16"/>
                      <w:szCs w:val="16"/>
                      <w:lang w:eastAsia="en-US"/>
                    </w:rPr>
                    <w:t>Insurance</w:t>
                  </w:r>
                </w:p>
              </w:tc>
            </w:tr>
            <w:tr w:rsidR="0008517D" w:rsidRPr="00CA289F" w14:paraId="0E4EB4B9" w14:textId="77777777" w:rsidTr="009B4566">
              <w:trPr>
                <w:trHeight w:val="288"/>
              </w:trPr>
              <w:tc>
                <w:tcPr>
                  <w:tcW w:w="869" w:type="dxa"/>
                  <w:tcBorders>
                    <w:top w:val="nil"/>
                    <w:left w:val="single" w:sz="4" w:space="0" w:color="auto"/>
                    <w:bottom w:val="single" w:sz="4" w:space="0" w:color="auto"/>
                    <w:right w:val="single" w:sz="4" w:space="0" w:color="auto"/>
                  </w:tcBorders>
                  <w:shd w:val="clear" w:color="auto" w:fill="E7E6E6"/>
                  <w:noWrap/>
                  <w:vAlign w:val="bottom"/>
                  <w:hideMark/>
                </w:tcPr>
                <w:p w14:paraId="5B75ED5A" w14:textId="77777777" w:rsidR="0008517D" w:rsidRPr="00CA289F" w:rsidRDefault="0008517D" w:rsidP="0008517D">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44814723</w:t>
                  </w:r>
                </w:p>
              </w:tc>
              <w:tc>
                <w:tcPr>
                  <w:tcW w:w="1671" w:type="dxa"/>
                  <w:tcBorders>
                    <w:top w:val="nil"/>
                    <w:left w:val="nil"/>
                    <w:bottom w:val="single" w:sz="4" w:space="0" w:color="auto"/>
                    <w:right w:val="single" w:sz="4" w:space="0" w:color="auto"/>
                  </w:tcBorders>
                  <w:shd w:val="clear" w:color="auto" w:fill="auto"/>
                  <w:noWrap/>
                  <w:vAlign w:val="bottom"/>
                  <w:hideMark/>
                </w:tcPr>
                <w:p w14:paraId="561F6ABD" w14:textId="77777777" w:rsidR="0008517D" w:rsidRPr="00CA289F" w:rsidRDefault="00DD0442" w:rsidP="0008517D">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 xml:space="preserve">G = </w:t>
                  </w:r>
                  <w:r w:rsidR="0008517D" w:rsidRPr="00CA289F">
                    <w:rPr>
                      <w:rFonts w:ascii="Times New Roman" w:hAnsi="Times New Roman" w:cs="Times New Roman"/>
                      <w:color w:val="000000"/>
                      <w:sz w:val="16"/>
                      <w:szCs w:val="16"/>
                      <w:lang w:eastAsia="en-US"/>
                    </w:rPr>
                    <w:t>Geography</w:t>
                  </w:r>
                </w:p>
              </w:tc>
            </w:tr>
            <w:tr w:rsidR="0008517D" w:rsidRPr="00CA289F" w14:paraId="7B48A4ED" w14:textId="77777777" w:rsidTr="009B4566">
              <w:trPr>
                <w:trHeight w:val="288"/>
              </w:trPr>
              <w:tc>
                <w:tcPr>
                  <w:tcW w:w="869" w:type="dxa"/>
                  <w:tcBorders>
                    <w:top w:val="nil"/>
                    <w:left w:val="single" w:sz="4" w:space="0" w:color="auto"/>
                    <w:bottom w:val="single" w:sz="4" w:space="0" w:color="auto"/>
                    <w:right w:val="single" w:sz="4" w:space="0" w:color="auto"/>
                  </w:tcBorders>
                  <w:shd w:val="clear" w:color="auto" w:fill="E7E6E6"/>
                  <w:noWrap/>
                  <w:vAlign w:val="bottom"/>
                  <w:hideMark/>
                </w:tcPr>
                <w:p w14:paraId="7C77CB6F" w14:textId="77777777" w:rsidR="0008517D" w:rsidRPr="00CA289F" w:rsidRDefault="0008517D" w:rsidP="0008517D">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44814725</w:t>
                  </w:r>
                </w:p>
              </w:tc>
              <w:tc>
                <w:tcPr>
                  <w:tcW w:w="1671" w:type="dxa"/>
                  <w:tcBorders>
                    <w:top w:val="nil"/>
                    <w:left w:val="nil"/>
                    <w:bottom w:val="single" w:sz="4" w:space="0" w:color="auto"/>
                    <w:right w:val="single" w:sz="4" w:space="0" w:color="auto"/>
                  </w:tcBorders>
                  <w:shd w:val="clear" w:color="auto" w:fill="auto"/>
                  <w:noWrap/>
                  <w:vAlign w:val="bottom"/>
                  <w:hideMark/>
                </w:tcPr>
                <w:p w14:paraId="1AC4644D" w14:textId="77777777" w:rsidR="0008517D" w:rsidRPr="00CA289F" w:rsidRDefault="00DD0442" w:rsidP="0008517D">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 xml:space="preserve">A = </w:t>
                  </w:r>
                  <w:r w:rsidR="0008517D" w:rsidRPr="00CA289F">
                    <w:rPr>
                      <w:rFonts w:ascii="Times New Roman" w:hAnsi="Times New Roman" w:cs="Times New Roman"/>
                      <w:color w:val="000000"/>
                      <w:sz w:val="16"/>
                      <w:szCs w:val="16"/>
                      <w:lang w:eastAsia="en-US"/>
                    </w:rPr>
                    <w:t>Algorithmic</w:t>
                  </w:r>
                </w:p>
              </w:tc>
            </w:tr>
            <w:tr w:rsidR="0008517D" w:rsidRPr="00CA289F" w14:paraId="0F8A1F4F" w14:textId="77777777" w:rsidTr="009B4566">
              <w:trPr>
                <w:trHeight w:val="288"/>
              </w:trPr>
              <w:tc>
                <w:tcPr>
                  <w:tcW w:w="869" w:type="dxa"/>
                  <w:tcBorders>
                    <w:top w:val="nil"/>
                    <w:left w:val="single" w:sz="4" w:space="0" w:color="auto"/>
                    <w:bottom w:val="single" w:sz="4" w:space="0" w:color="auto"/>
                    <w:right w:val="single" w:sz="4" w:space="0" w:color="auto"/>
                  </w:tcBorders>
                  <w:shd w:val="clear" w:color="auto" w:fill="E7E6E6"/>
                  <w:noWrap/>
                  <w:vAlign w:val="bottom"/>
                  <w:hideMark/>
                </w:tcPr>
                <w:p w14:paraId="2CEC18D3" w14:textId="77777777" w:rsidR="0008517D" w:rsidRPr="00CA289F" w:rsidRDefault="0008517D" w:rsidP="0008517D">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44814724</w:t>
                  </w:r>
                </w:p>
              </w:tc>
              <w:tc>
                <w:tcPr>
                  <w:tcW w:w="1671" w:type="dxa"/>
                  <w:tcBorders>
                    <w:top w:val="nil"/>
                    <w:left w:val="nil"/>
                    <w:bottom w:val="single" w:sz="4" w:space="0" w:color="auto"/>
                    <w:right w:val="single" w:sz="4" w:space="0" w:color="auto"/>
                  </w:tcBorders>
                  <w:shd w:val="clear" w:color="auto" w:fill="auto"/>
                  <w:noWrap/>
                  <w:vAlign w:val="bottom"/>
                  <w:hideMark/>
                </w:tcPr>
                <w:p w14:paraId="788132E3" w14:textId="77777777" w:rsidR="0008517D" w:rsidRPr="00CA289F" w:rsidRDefault="00DD0442" w:rsidP="0008517D">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 xml:space="preserve">E = </w:t>
                  </w:r>
                  <w:r w:rsidR="0008517D" w:rsidRPr="00CA289F">
                    <w:rPr>
                      <w:rFonts w:ascii="Times New Roman" w:hAnsi="Times New Roman" w:cs="Times New Roman"/>
                      <w:color w:val="000000"/>
                      <w:sz w:val="16"/>
                      <w:szCs w:val="16"/>
                      <w:lang w:eastAsia="en-US"/>
                    </w:rPr>
                    <w:t>Encounter Based</w:t>
                  </w:r>
                </w:p>
              </w:tc>
            </w:tr>
          </w:tbl>
          <w:p w14:paraId="40DFE274" w14:textId="77777777" w:rsidR="00C7202C" w:rsidRPr="00CA289F" w:rsidRDefault="00C7202C">
            <w:pPr>
              <w:snapToGrid w:val="0"/>
              <w:spacing w:line="240" w:lineRule="auto"/>
              <w:ind w:right="4"/>
              <w:rPr>
                <w:rFonts w:ascii="Times New Roman" w:hAnsi="Times New Roman" w:cs="Times New Roman"/>
                <w:sz w:val="16"/>
                <w:szCs w:val="16"/>
              </w:rPr>
            </w:pPr>
          </w:p>
        </w:tc>
        <w:tc>
          <w:tcPr>
            <w:tcW w:w="2294" w:type="dxa"/>
            <w:tcBorders>
              <w:top w:val="single" w:sz="4" w:space="0" w:color="808080"/>
              <w:left w:val="single" w:sz="4" w:space="0" w:color="808080"/>
              <w:bottom w:val="single" w:sz="4" w:space="0" w:color="808080"/>
              <w:right w:val="single" w:sz="4" w:space="0" w:color="808080"/>
            </w:tcBorders>
            <w:shd w:val="clear" w:color="auto" w:fill="auto"/>
          </w:tcPr>
          <w:tbl>
            <w:tblPr>
              <w:tblW w:w="2540" w:type="dxa"/>
              <w:tblLayout w:type="fixed"/>
              <w:tblLook w:val="04A0" w:firstRow="1" w:lastRow="0" w:firstColumn="1" w:lastColumn="0" w:noHBand="0" w:noVBand="1"/>
            </w:tblPr>
            <w:tblGrid>
              <w:gridCol w:w="869"/>
              <w:gridCol w:w="1671"/>
            </w:tblGrid>
            <w:tr w:rsidR="00237B61" w:rsidRPr="00CA289F" w14:paraId="4BB75727" w14:textId="77777777" w:rsidTr="009B4566">
              <w:trPr>
                <w:trHeight w:val="288"/>
              </w:trPr>
              <w:tc>
                <w:tcPr>
                  <w:tcW w:w="25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F644A" w14:textId="77777777" w:rsidR="00237B61" w:rsidRPr="00CA289F" w:rsidRDefault="00237B61" w:rsidP="00237B61">
                  <w:pPr>
                    <w:suppressAutoHyphens w:val="0"/>
                    <w:spacing w:before="0" w:after="0" w:line="240" w:lineRule="auto"/>
                    <w:jc w:val="center"/>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OMOP Concepts</w:t>
                  </w:r>
                </w:p>
              </w:tc>
            </w:tr>
            <w:tr w:rsidR="00237B61" w:rsidRPr="00CA289F" w14:paraId="7A422D17" w14:textId="77777777" w:rsidTr="00585C74">
              <w:trPr>
                <w:trHeight w:val="288"/>
              </w:trPr>
              <w:tc>
                <w:tcPr>
                  <w:tcW w:w="869" w:type="dxa"/>
                  <w:tcBorders>
                    <w:top w:val="nil"/>
                    <w:left w:val="single" w:sz="4" w:space="0" w:color="auto"/>
                    <w:bottom w:val="single" w:sz="4" w:space="0" w:color="auto"/>
                    <w:right w:val="single" w:sz="4" w:space="0" w:color="auto"/>
                  </w:tcBorders>
                  <w:shd w:val="clear" w:color="auto" w:fill="E7E6E6"/>
                  <w:noWrap/>
                  <w:vAlign w:val="bottom"/>
                  <w:hideMark/>
                </w:tcPr>
                <w:p w14:paraId="53975F10" w14:textId="77777777" w:rsidR="00237B61" w:rsidRPr="00CA289F" w:rsidRDefault="00237B61" w:rsidP="00237B61">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44814722</w:t>
                  </w:r>
                </w:p>
              </w:tc>
              <w:tc>
                <w:tcPr>
                  <w:tcW w:w="1671" w:type="dxa"/>
                  <w:tcBorders>
                    <w:top w:val="nil"/>
                    <w:left w:val="nil"/>
                    <w:bottom w:val="single" w:sz="4" w:space="0" w:color="auto"/>
                    <w:right w:val="single" w:sz="4" w:space="0" w:color="auto"/>
                  </w:tcBorders>
                  <w:shd w:val="clear" w:color="auto" w:fill="auto"/>
                  <w:noWrap/>
                  <w:vAlign w:val="bottom"/>
                  <w:hideMark/>
                </w:tcPr>
                <w:p w14:paraId="7126D83A" w14:textId="77777777" w:rsidR="00237B61" w:rsidRPr="00CA289F" w:rsidRDefault="0008517D" w:rsidP="00237B61">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Insurance</w:t>
                  </w:r>
                </w:p>
              </w:tc>
            </w:tr>
            <w:tr w:rsidR="00237B61" w:rsidRPr="00CA289F" w14:paraId="3B2C67F6" w14:textId="77777777" w:rsidTr="00585C74">
              <w:trPr>
                <w:trHeight w:val="288"/>
              </w:trPr>
              <w:tc>
                <w:tcPr>
                  <w:tcW w:w="869"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57C8CDA8" w14:textId="77777777" w:rsidR="00237B61" w:rsidRPr="00CA289F" w:rsidRDefault="0008517D" w:rsidP="00237B61">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44814723</w:t>
                  </w:r>
                </w:p>
              </w:tc>
              <w:tc>
                <w:tcPr>
                  <w:tcW w:w="1671" w:type="dxa"/>
                  <w:tcBorders>
                    <w:top w:val="nil"/>
                    <w:left w:val="nil"/>
                    <w:bottom w:val="single" w:sz="4" w:space="0" w:color="auto"/>
                    <w:right w:val="single" w:sz="4" w:space="0" w:color="auto"/>
                  </w:tcBorders>
                  <w:shd w:val="clear" w:color="auto" w:fill="auto"/>
                  <w:noWrap/>
                  <w:vAlign w:val="bottom"/>
                  <w:hideMark/>
                </w:tcPr>
                <w:p w14:paraId="4D867B13" w14:textId="77777777" w:rsidR="00237B61" w:rsidRPr="00CA289F" w:rsidRDefault="0008517D" w:rsidP="00237B61">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Geography</w:t>
                  </w:r>
                </w:p>
              </w:tc>
            </w:tr>
            <w:tr w:rsidR="00237B61" w:rsidRPr="00CA289F" w14:paraId="33BF9524" w14:textId="77777777" w:rsidTr="00585C74">
              <w:trPr>
                <w:trHeight w:val="288"/>
              </w:trPr>
              <w:tc>
                <w:tcPr>
                  <w:tcW w:w="869"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319D1CF6" w14:textId="77777777" w:rsidR="00237B61" w:rsidRPr="00CA289F" w:rsidRDefault="0008517D" w:rsidP="00237B61">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44814725</w:t>
                  </w:r>
                </w:p>
              </w:tc>
              <w:tc>
                <w:tcPr>
                  <w:tcW w:w="1671" w:type="dxa"/>
                  <w:tcBorders>
                    <w:top w:val="nil"/>
                    <w:left w:val="nil"/>
                    <w:bottom w:val="single" w:sz="4" w:space="0" w:color="auto"/>
                    <w:right w:val="single" w:sz="4" w:space="0" w:color="auto"/>
                  </w:tcBorders>
                  <w:shd w:val="clear" w:color="auto" w:fill="auto"/>
                  <w:noWrap/>
                  <w:vAlign w:val="bottom"/>
                  <w:hideMark/>
                </w:tcPr>
                <w:p w14:paraId="736CE5FA" w14:textId="77777777" w:rsidR="00237B61" w:rsidRPr="00CA289F" w:rsidRDefault="0008517D" w:rsidP="00237B61">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Algorithmic</w:t>
                  </w:r>
                </w:p>
              </w:tc>
            </w:tr>
            <w:tr w:rsidR="00237B61" w:rsidRPr="00CA289F" w14:paraId="0849AA84" w14:textId="77777777" w:rsidTr="00585C74">
              <w:trPr>
                <w:trHeight w:val="288"/>
              </w:trPr>
              <w:tc>
                <w:tcPr>
                  <w:tcW w:w="869"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57C96084" w14:textId="77777777" w:rsidR="00237B61" w:rsidRPr="00CA289F" w:rsidRDefault="0008517D" w:rsidP="00237B61">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44814724</w:t>
                  </w:r>
                </w:p>
              </w:tc>
              <w:tc>
                <w:tcPr>
                  <w:tcW w:w="1671" w:type="dxa"/>
                  <w:tcBorders>
                    <w:top w:val="nil"/>
                    <w:left w:val="nil"/>
                    <w:bottom w:val="single" w:sz="4" w:space="0" w:color="auto"/>
                    <w:right w:val="single" w:sz="4" w:space="0" w:color="auto"/>
                  </w:tcBorders>
                  <w:shd w:val="clear" w:color="auto" w:fill="auto"/>
                  <w:noWrap/>
                  <w:vAlign w:val="bottom"/>
                  <w:hideMark/>
                </w:tcPr>
                <w:p w14:paraId="63888B02" w14:textId="77777777" w:rsidR="00237B61" w:rsidRPr="00CA289F" w:rsidRDefault="0008517D" w:rsidP="00237B61">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Encounter Based</w:t>
                  </w:r>
                </w:p>
              </w:tc>
            </w:tr>
          </w:tbl>
          <w:p w14:paraId="0D1F34D1" w14:textId="77777777" w:rsidR="00C7202C" w:rsidRPr="00CA289F" w:rsidRDefault="00C7202C">
            <w:pPr>
              <w:snapToGrid w:val="0"/>
              <w:spacing w:line="240" w:lineRule="auto"/>
              <w:ind w:right="4"/>
              <w:rPr>
                <w:rFonts w:ascii="Times New Roman" w:hAnsi="Times New Roman" w:cs="Times New Roman"/>
                <w:szCs w:val="20"/>
              </w:rPr>
            </w:pPr>
          </w:p>
        </w:tc>
      </w:tr>
    </w:tbl>
    <w:p w14:paraId="25266CD1" w14:textId="77777777" w:rsidR="00C7202C" w:rsidRPr="00CA289F" w:rsidRDefault="00C7202C">
      <w:pPr>
        <w:rPr>
          <w:rFonts w:ascii="Times New Roman" w:hAnsi="Times New Roman" w:cs="Times New Roman"/>
          <w:sz w:val="18"/>
        </w:rPr>
      </w:pPr>
    </w:p>
    <w:p w14:paraId="4E29576E" w14:textId="77777777" w:rsidR="00C7202C" w:rsidRPr="00CA289F" w:rsidRDefault="000B0671">
      <w:pPr>
        <w:pStyle w:val="Heading3"/>
        <w:rPr>
          <w:rFonts w:ascii="Times New Roman" w:hAnsi="Times New Roman" w:cs="Times New Roman"/>
        </w:rPr>
      </w:pPr>
      <w:bookmarkStart w:id="7" w:name="_Toc450823069"/>
      <w:r>
        <w:rPr>
          <w:rFonts w:ascii="Times New Roman" w:hAnsi="Times New Roman" w:cs="Times New Roman"/>
        </w:rPr>
        <w:t>Table</w:t>
      </w:r>
      <w:r w:rsidR="00C7202C" w:rsidRPr="00CA289F">
        <w:rPr>
          <w:rFonts w:ascii="Times New Roman" w:hAnsi="Times New Roman" w:cs="Times New Roman"/>
        </w:rPr>
        <w:t>: Encounter</w:t>
      </w:r>
      <w:bookmarkEnd w:id="7"/>
    </w:p>
    <w:p w14:paraId="230C0392" w14:textId="77777777" w:rsidR="00C7202C" w:rsidRPr="00CA289F" w:rsidRDefault="00C7202C">
      <w:pPr>
        <w:widowControl w:val="0"/>
        <w:spacing w:before="0" w:after="0" w:line="240" w:lineRule="auto"/>
        <w:ind w:right="4"/>
        <w:rPr>
          <w:rFonts w:ascii="Times New Roman" w:hAnsi="Times New Roman" w:cs="Times New Roman"/>
        </w:rPr>
      </w:pPr>
    </w:p>
    <w:p w14:paraId="1EF1C9B7" w14:textId="77777777" w:rsidR="00C7202C" w:rsidRPr="00CA289F" w:rsidRDefault="00C7202C">
      <w:pPr>
        <w:spacing w:line="240" w:lineRule="auto"/>
        <w:ind w:right="4"/>
        <w:rPr>
          <w:rFonts w:ascii="Times New Roman" w:hAnsi="Times New Roman" w:cs="Times New Roman"/>
          <w:sz w:val="22"/>
          <w:szCs w:val="22"/>
        </w:rPr>
      </w:pPr>
      <w:r w:rsidRPr="00CA289F">
        <w:rPr>
          <w:rFonts w:ascii="Times New Roman" w:hAnsi="Times New Roman" w:cs="Times New Roman"/>
          <w:sz w:val="22"/>
          <w:szCs w:val="22"/>
        </w:rPr>
        <w:t xml:space="preserve"> The ENCOUNTER Table contains one record per PATID and ENCOUNTERID (which reflects a unique combination of PATID, ADMIT_DATE, PROVIDERID and ENC_TYPE).</w:t>
      </w:r>
    </w:p>
    <w:p w14:paraId="3CD42482" w14:textId="77777777" w:rsidR="00C7202C" w:rsidRPr="00CA289F" w:rsidRDefault="00C7202C">
      <w:pPr>
        <w:autoSpaceDE w:val="0"/>
        <w:rPr>
          <w:rFonts w:ascii="Times New Roman" w:hAnsi="Times New Roman" w:cs="Times New Roman"/>
          <w:sz w:val="22"/>
          <w:szCs w:val="22"/>
        </w:rPr>
      </w:pPr>
      <w:r w:rsidRPr="00CA289F">
        <w:rPr>
          <w:rFonts w:ascii="Times New Roman" w:hAnsi="Times New Roman" w:cs="Times New Roman"/>
          <w:sz w:val="22"/>
          <w:szCs w:val="22"/>
        </w:rPr>
        <w:t>The encounter table should include information on interactions between patients and providers. Each diagnosis and procedure recorded during the encounter should have a separate record in the Diagnosis or Procedure Tables.</w:t>
      </w:r>
    </w:p>
    <w:p w14:paraId="31895D74" w14:textId="77777777" w:rsidR="00C7202C" w:rsidRPr="00CA289F" w:rsidRDefault="00C7202C">
      <w:pPr>
        <w:autoSpaceDE w:val="0"/>
        <w:rPr>
          <w:rFonts w:ascii="Times New Roman" w:hAnsi="Times New Roman" w:cs="Times New Roman"/>
          <w:sz w:val="22"/>
          <w:szCs w:val="22"/>
        </w:rPr>
      </w:pPr>
      <w:r w:rsidRPr="00CA289F">
        <w:rPr>
          <w:rFonts w:ascii="Times New Roman" w:hAnsi="Times New Roman" w:cs="Times New Roman"/>
          <w:sz w:val="22"/>
          <w:szCs w:val="22"/>
        </w:rPr>
        <w:t>Multiple visits to the same provider on the same day may be considered one encounter (especially if defined by a reimbursement basis); if so, the ENCOUNTER record should be associated with all diagnoses and procedures that were recorded during those visits.</w:t>
      </w:r>
    </w:p>
    <w:p w14:paraId="7DD2F6E4" w14:textId="77777777" w:rsidR="00C7202C" w:rsidRPr="00CA289F" w:rsidRDefault="007C4770" w:rsidP="00B50E57">
      <w:pPr>
        <w:spacing w:after="0" w:line="240" w:lineRule="auto"/>
        <w:ind w:right="4"/>
        <w:rPr>
          <w:rFonts w:ascii="Times New Roman" w:hAnsi="Times New Roman" w:cs="Times New Roman"/>
          <w:sz w:val="22"/>
          <w:szCs w:val="22"/>
        </w:rPr>
      </w:pPr>
      <w:r>
        <w:rPr>
          <w:rFonts w:ascii="Times New Roman" w:hAnsi="Times New Roman" w:cs="Times New Roman"/>
          <w:sz w:val="22"/>
          <w:szCs w:val="22"/>
        </w:rPr>
        <w:t>Encounter</w:t>
      </w:r>
      <w:r w:rsidRPr="00CA289F">
        <w:rPr>
          <w:rFonts w:ascii="Times New Roman" w:hAnsi="Times New Roman" w:cs="Times New Roman"/>
          <w:sz w:val="22"/>
          <w:szCs w:val="22"/>
        </w:rPr>
        <w:t xml:space="preserve"> </w:t>
      </w:r>
      <w:r w:rsidR="00C7202C" w:rsidRPr="00CA289F">
        <w:rPr>
          <w:rFonts w:ascii="Times New Roman" w:hAnsi="Times New Roman" w:cs="Times New Roman"/>
          <w:sz w:val="22"/>
          <w:szCs w:val="22"/>
        </w:rPr>
        <w:t>field mapping:</w:t>
      </w:r>
    </w:p>
    <w:tbl>
      <w:tblPr>
        <w:tblW w:w="9883" w:type="dxa"/>
        <w:tblInd w:w="-55" w:type="dxa"/>
        <w:tblLayout w:type="fixed"/>
        <w:tblLook w:val="0000" w:firstRow="0" w:lastRow="0" w:firstColumn="0" w:lastColumn="0" w:noHBand="0" w:noVBand="0"/>
      </w:tblPr>
      <w:tblGrid>
        <w:gridCol w:w="1860"/>
        <w:gridCol w:w="1381"/>
        <w:gridCol w:w="3672"/>
        <w:gridCol w:w="2970"/>
      </w:tblGrid>
      <w:tr w:rsidR="00C7202C" w:rsidRPr="00CA289F" w14:paraId="4A79635F" w14:textId="77777777" w:rsidTr="0063424F">
        <w:trPr>
          <w:cantSplit/>
          <w:tblHeader/>
        </w:trPr>
        <w:tc>
          <w:tcPr>
            <w:tcW w:w="1860" w:type="dxa"/>
            <w:tcBorders>
              <w:top w:val="single" w:sz="4" w:space="0" w:color="808080"/>
              <w:left w:val="single" w:sz="4" w:space="0" w:color="808080"/>
              <w:bottom w:val="single" w:sz="4" w:space="0" w:color="808080"/>
            </w:tcBorders>
            <w:shd w:val="clear" w:color="auto" w:fill="005172"/>
          </w:tcPr>
          <w:p w14:paraId="21567B2C" w14:textId="77777777" w:rsidR="00C7202C" w:rsidRPr="00CA289F" w:rsidRDefault="00C7202C" w:rsidP="00B50E57">
            <w:pPr>
              <w:spacing w:after="0" w:line="240" w:lineRule="auto"/>
              <w:ind w:right="4"/>
              <w:rPr>
                <w:rFonts w:ascii="Times New Roman" w:hAnsi="Times New Roman" w:cs="Times New Roman"/>
                <w:b/>
                <w:bCs/>
                <w:szCs w:val="20"/>
              </w:rPr>
            </w:pPr>
            <w:r w:rsidRPr="00CA289F">
              <w:rPr>
                <w:rFonts w:ascii="Times New Roman" w:hAnsi="Times New Roman" w:cs="Times New Roman"/>
                <w:b/>
                <w:bCs/>
                <w:szCs w:val="20"/>
              </w:rPr>
              <w:t>Destination Field</w:t>
            </w:r>
          </w:p>
        </w:tc>
        <w:tc>
          <w:tcPr>
            <w:tcW w:w="1381" w:type="dxa"/>
            <w:tcBorders>
              <w:top w:val="single" w:sz="4" w:space="0" w:color="808080"/>
              <w:left w:val="single" w:sz="4" w:space="0" w:color="808080"/>
              <w:bottom w:val="single" w:sz="4" w:space="0" w:color="808080"/>
            </w:tcBorders>
            <w:shd w:val="clear" w:color="auto" w:fill="005172"/>
          </w:tcPr>
          <w:p w14:paraId="0DC001A8"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Source Field</w:t>
            </w:r>
          </w:p>
        </w:tc>
        <w:tc>
          <w:tcPr>
            <w:tcW w:w="3672" w:type="dxa"/>
            <w:tcBorders>
              <w:top w:val="single" w:sz="4" w:space="0" w:color="808080"/>
              <w:left w:val="single" w:sz="4" w:space="0" w:color="808080"/>
              <w:bottom w:val="single" w:sz="4" w:space="0" w:color="808080"/>
            </w:tcBorders>
            <w:shd w:val="clear" w:color="auto" w:fill="005172"/>
          </w:tcPr>
          <w:p w14:paraId="1A0C4620"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Applied Rule</w:t>
            </w:r>
          </w:p>
        </w:tc>
        <w:tc>
          <w:tcPr>
            <w:tcW w:w="2970" w:type="dxa"/>
            <w:tcBorders>
              <w:top w:val="single" w:sz="4" w:space="0" w:color="808080"/>
              <w:left w:val="single" w:sz="4" w:space="0" w:color="808080"/>
              <w:bottom w:val="single" w:sz="4" w:space="0" w:color="808080"/>
              <w:right w:val="single" w:sz="4" w:space="0" w:color="808080"/>
            </w:tcBorders>
            <w:shd w:val="clear" w:color="auto" w:fill="005172"/>
          </w:tcPr>
          <w:p w14:paraId="63EB0706" w14:textId="77777777" w:rsidR="00C7202C" w:rsidRPr="00CA289F" w:rsidRDefault="00C7202C">
            <w:pPr>
              <w:spacing w:line="240" w:lineRule="auto"/>
              <w:ind w:right="4"/>
              <w:rPr>
                <w:rFonts w:ascii="Times New Roman" w:hAnsi="Times New Roman" w:cs="Times New Roman"/>
              </w:rPr>
            </w:pPr>
            <w:r w:rsidRPr="00CA289F">
              <w:rPr>
                <w:rFonts w:ascii="Times New Roman" w:hAnsi="Times New Roman" w:cs="Times New Roman"/>
                <w:b/>
                <w:bCs/>
                <w:szCs w:val="20"/>
              </w:rPr>
              <w:t>Comment</w:t>
            </w:r>
          </w:p>
        </w:tc>
      </w:tr>
      <w:tr w:rsidR="00C7202C" w:rsidRPr="00CA289F" w14:paraId="0EF9E51A" w14:textId="77777777" w:rsidTr="0063424F">
        <w:trPr>
          <w:cantSplit/>
        </w:trPr>
        <w:tc>
          <w:tcPr>
            <w:tcW w:w="1860" w:type="dxa"/>
            <w:tcBorders>
              <w:top w:val="single" w:sz="4" w:space="0" w:color="808080"/>
              <w:left w:val="single" w:sz="4" w:space="0" w:color="808080"/>
              <w:bottom w:val="single" w:sz="4" w:space="0" w:color="808080"/>
            </w:tcBorders>
            <w:shd w:val="clear" w:color="auto" w:fill="auto"/>
          </w:tcPr>
          <w:p w14:paraId="2DE60675"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PATID</w:t>
            </w:r>
          </w:p>
        </w:tc>
        <w:tc>
          <w:tcPr>
            <w:tcW w:w="1381" w:type="dxa"/>
            <w:tcBorders>
              <w:top w:val="single" w:sz="4" w:space="0" w:color="808080"/>
              <w:left w:val="single" w:sz="4" w:space="0" w:color="808080"/>
              <w:bottom w:val="single" w:sz="4" w:space="0" w:color="808080"/>
            </w:tcBorders>
            <w:shd w:val="clear" w:color="auto" w:fill="auto"/>
          </w:tcPr>
          <w:p w14:paraId="6C929343" w14:textId="77777777" w:rsidR="00C7202C" w:rsidRPr="00CA289F" w:rsidRDefault="00C7202C" w:rsidP="007953D2">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Visit_Occurrence</w:t>
            </w:r>
            <w:r w:rsidR="007953D2" w:rsidRPr="00CA289F">
              <w:rPr>
                <w:rFonts w:ascii="Times New Roman" w:hAnsi="Times New Roman" w:cs="Times New Roman"/>
                <w:sz w:val="16"/>
                <w:szCs w:val="16"/>
              </w:rPr>
              <w:t>.</w:t>
            </w:r>
            <w:r w:rsidRPr="00CA289F">
              <w:rPr>
                <w:rFonts w:ascii="Times New Roman" w:hAnsi="Times New Roman" w:cs="Times New Roman"/>
                <w:sz w:val="16"/>
                <w:szCs w:val="16"/>
              </w:rPr>
              <w:t>person_id</w:t>
            </w:r>
            <w:proofErr w:type="spellEnd"/>
          </w:p>
        </w:tc>
        <w:tc>
          <w:tcPr>
            <w:tcW w:w="3672" w:type="dxa"/>
            <w:tcBorders>
              <w:top w:val="single" w:sz="4" w:space="0" w:color="808080"/>
              <w:left w:val="single" w:sz="4" w:space="0" w:color="808080"/>
              <w:bottom w:val="single" w:sz="4" w:space="0" w:color="808080"/>
            </w:tcBorders>
            <w:shd w:val="clear" w:color="auto" w:fill="auto"/>
          </w:tcPr>
          <w:p w14:paraId="4E286C99" w14:textId="77777777" w:rsidR="00C7202C" w:rsidRPr="00CA289F" w:rsidRDefault="00C7202C">
            <w:pPr>
              <w:snapToGrid w:val="0"/>
              <w:spacing w:line="240" w:lineRule="auto"/>
              <w:ind w:right="4"/>
              <w:rPr>
                <w:rFonts w:ascii="Times New Roman" w:hAnsi="Times New Roman" w:cs="Times New Roman"/>
                <w:sz w:val="16"/>
                <w:szCs w:val="16"/>
              </w:rPr>
            </w:pP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7FDAFBC6" w14:textId="77777777" w:rsidR="00C7202C" w:rsidRPr="00CA289F" w:rsidRDefault="001E2E29">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Convert to text</w:t>
            </w:r>
          </w:p>
        </w:tc>
      </w:tr>
      <w:tr w:rsidR="00C7202C" w:rsidRPr="00CA289F" w14:paraId="67D5A50A" w14:textId="77777777" w:rsidTr="0063424F">
        <w:trPr>
          <w:cantSplit/>
        </w:trPr>
        <w:tc>
          <w:tcPr>
            <w:tcW w:w="1860" w:type="dxa"/>
            <w:tcBorders>
              <w:top w:val="single" w:sz="4" w:space="0" w:color="808080"/>
              <w:left w:val="single" w:sz="4" w:space="0" w:color="808080"/>
              <w:bottom w:val="single" w:sz="4" w:space="0" w:color="808080"/>
            </w:tcBorders>
            <w:shd w:val="clear" w:color="auto" w:fill="auto"/>
          </w:tcPr>
          <w:p w14:paraId="23D6C7D3" w14:textId="77777777" w:rsidR="00C7202C" w:rsidRPr="00CA289F" w:rsidRDefault="00C7202C">
            <w:pPr>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ENCOUNTERID</w:t>
            </w:r>
          </w:p>
        </w:tc>
        <w:tc>
          <w:tcPr>
            <w:tcW w:w="1381" w:type="dxa"/>
            <w:tcBorders>
              <w:top w:val="single" w:sz="4" w:space="0" w:color="808080"/>
              <w:left w:val="single" w:sz="4" w:space="0" w:color="808080"/>
              <w:bottom w:val="single" w:sz="4" w:space="0" w:color="808080"/>
            </w:tcBorders>
            <w:shd w:val="clear" w:color="auto" w:fill="auto"/>
          </w:tcPr>
          <w:p w14:paraId="01BCB808"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Visit_Occurrence.visit_occurrence_id</w:t>
            </w:r>
            <w:proofErr w:type="spellEnd"/>
          </w:p>
        </w:tc>
        <w:tc>
          <w:tcPr>
            <w:tcW w:w="3672" w:type="dxa"/>
            <w:tcBorders>
              <w:top w:val="single" w:sz="4" w:space="0" w:color="808080"/>
              <w:left w:val="single" w:sz="4" w:space="0" w:color="808080"/>
              <w:bottom w:val="single" w:sz="4" w:space="0" w:color="808080"/>
            </w:tcBorders>
            <w:shd w:val="clear" w:color="auto" w:fill="auto"/>
          </w:tcPr>
          <w:p w14:paraId="3FECBE3C" w14:textId="77777777" w:rsidR="00C7202C" w:rsidRPr="00CA289F" w:rsidRDefault="00C7202C">
            <w:pPr>
              <w:snapToGrid w:val="0"/>
              <w:spacing w:line="240" w:lineRule="auto"/>
              <w:ind w:right="4"/>
              <w:rPr>
                <w:rFonts w:ascii="Times New Roman" w:hAnsi="Times New Roman" w:cs="Times New Roman"/>
                <w:sz w:val="16"/>
                <w:szCs w:val="16"/>
              </w:rPr>
            </w:pP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784AC788"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53E37A8F" w14:textId="77777777" w:rsidTr="0063424F">
        <w:trPr>
          <w:cantSplit/>
        </w:trPr>
        <w:tc>
          <w:tcPr>
            <w:tcW w:w="1860" w:type="dxa"/>
            <w:tcBorders>
              <w:top w:val="single" w:sz="4" w:space="0" w:color="808080"/>
              <w:left w:val="single" w:sz="4" w:space="0" w:color="808080"/>
              <w:bottom w:val="single" w:sz="4" w:space="0" w:color="808080"/>
            </w:tcBorders>
            <w:shd w:val="clear" w:color="auto" w:fill="auto"/>
            <w:vAlign w:val="bottom"/>
          </w:tcPr>
          <w:p w14:paraId="0A295B8F"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ADMIT_DATE</w:t>
            </w:r>
          </w:p>
        </w:tc>
        <w:tc>
          <w:tcPr>
            <w:tcW w:w="1381" w:type="dxa"/>
            <w:tcBorders>
              <w:top w:val="single" w:sz="4" w:space="0" w:color="808080"/>
              <w:left w:val="single" w:sz="4" w:space="0" w:color="808080"/>
              <w:bottom w:val="single" w:sz="4" w:space="0" w:color="808080"/>
            </w:tcBorders>
            <w:shd w:val="clear" w:color="auto" w:fill="auto"/>
          </w:tcPr>
          <w:p w14:paraId="6FAA3824"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Visit_Occurrence.visit_start_date</w:t>
            </w:r>
            <w:proofErr w:type="spellEnd"/>
          </w:p>
        </w:tc>
        <w:tc>
          <w:tcPr>
            <w:tcW w:w="3672" w:type="dxa"/>
            <w:tcBorders>
              <w:top w:val="single" w:sz="4" w:space="0" w:color="808080"/>
              <w:left w:val="single" w:sz="4" w:space="0" w:color="808080"/>
              <w:bottom w:val="single" w:sz="4" w:space="0" w:color="808080"/>
            </w:tcBorders>
            <w:shd w:val="clear" w:color="auto" w:fill="auto"/>
          </w:tcPr>
          <w:p w14:paraId="7038A9F2"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Text. Format as 'YYYY-MM-DD'.</w:t>
            </w: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48DCA645"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5AAFA949" w14:textId="77777777" w:rsidTr="0063424F">
        <w:trPr>
          <w:cantSplit/>
        </w:trPr>
        <w:tc>
          <w:tcPr>
            <w:tcW w:w="1860" w:type="dxa"/>
            <w:tcBorders>
              <w:top w:val="single" w:sz="4" w:space="0" w:color="808080"/>
              <w:left w:val="single" w:sz="4" w:space="0" w:color="808080"/>
              <w:bottom w:val="single" w:sz="4" w:space="0" w:color="808080"/>
            </w:tcBorders>
            <w:shd w:val="clear" w:color="auto" w:fill="auto"/>
            <w:vAlign w:val="bottom"/>
          </w:tcPr>
          <w:p w14:paraId="58E1A374"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ADMIT_TIME</w:t>
            </w:r>
          </w:p>
        </w:tc>
        <w:tc>
          <w:tcPr>
            <w:tcW w:w="1381" w:type="dxa"/>
            <w:tcBorders>
              <w:top w:val="single" w:sz="4" w:space="0" w:color="808080"/>
              <w:left w:val="single" w:sz="4" w:space="0" w:color="808080"/>
              <w:bottom w:val="single" w:sz="4" w:space="0" w:color="808080"/>
            </w:tcBorders>
            <w:shd w:val="clear" w:color="auto" w:fill="auto"/>
          </w:tcPr>
          <w:p w14:paraId="63487B5F" w14:textId="77777777" w:rsidR="00C7202C" w:rsidRPr="00CA289F" w:rsidRDefault="001E2E29" w:rsidP="004B3084">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Visit_Occurrence.visit_start_</w:t>
            </w:r>
            <w:r w:rsidR="004B3084" w:rsidRPr="00CA289F">
              <w:rPr>
                <w:rFonts w:ascii="Times New Roman" w:hAnsi="Times New Roman" w:cs="Times New Roman"/>
                <w:sz w:val="16"/>
                <w:szCs w:val="16"/>
              </w:rPr>
              <w:t>time</w:t>
            </w:r>
            <w:proofErr w:type="spellEnd"/>
          </w:p>
        </w:tc>
        <w:tc>
          <w:tcPr>
            <w:tcW w:w="3672" w:type="dxa"/>
            <w:tcBorders>
              <w:top w:val="single" w:sz="4" w:space="0" w:color="808080"/>
              <w:left w:val="single" w:sz="4" w:space="0" w:color="808080"/>
              <w:bottom w:val="single" w:sz="4" w:space="0" w:color="808080"/>
            </w:tcBorders>
            <w:shd w:val="clear" w:color="auto" w:fill="auto"/>
          </w:tcPr>
          <w:p w14:paraId="6EB1CA5E" w14:textId="77777777" w:rsidR="00C7202C" w:rsidRPr="00CA289F" w:rsidRDefault="001E2E29">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If available format as ‘</w:t>
            </w:r>
            <w:proofErr w:type="spellStart"/>
            <w:r w:rsidRPr="00CA289F">
              <w:rPr>
                <w:rFonts w:ascii="Times New Roman" w:hAnsi="Times New Roman" w:cs="Times New Roman"/>
                <w:sz w:val="16"/>
                <w:szCs w:val="16"/>
              </w:rPr>
              <w:t>hh:mm:ss</w:t>
            </w:r>
            <w:proofErr w:type="spellEnd"/>
            <w:r w:rsidRPr="00CA289F">
              <w:rPr>
                <w:rFonts w:ascii="Times New Roman" w:hAnsi="Times New Roman" w:cs="Times New Roman"/>
                <w:sz w:val="16"/>
                <w:szCs w:val="16"/>
              </w:rPr>
              <w:t xml:space="preserve">’ </w:t>
            </w:r>
            <w:r w:rsidR="00C445C7" w:rsidRPr="00CA289F">
              <w:rPr>
                <w:rFonts w:ascii="Times New Roman" w:hAnsi="Times New Roman" w:cs="Times New Roman"/>
                <w:sz w:val="16"/>
                <w:szCs w:val="16"/>
              </w:rPr>
              <w:t xml:space="preserve">military time </w:t>
            </w:r>
            <w:r w:rsidRPr="00CA289F">
              <w:rPr>
                <w:rFonts w:ascii="Times New Roman" w:hAnsi="Times New Roman" w:cs="Times New Roman"/>
                <w:sz w:val="16"/>
                <w:szCs w:val="16"/>
              </w:rPr>
              <w:t>otherwise is should be NULL</w:t>
            </w: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35AD76B4"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4EF26849" w14:textId="77777777" w:rsidTr="0063424F">
        <w:trPr>
          <w:cantSplit/>
        </w:trPr>
        <w:tc>
          <w:tcPr>
            <w:tcW w:w="1860" w:type="dxa"/>
            <w:tcBorders>
              <w:top w:val="single" w:sz="4" w:space="0" w:color="808080"/>
              <w:left w:val="single" w:sz="4" w:space="0" w:color="808080"/>
              <w:bottom w:val="single" w:sz="4" w:space="0" w:color="808080"/>
            </w:tcBorders>
            <w:shd w:val="clear" w:color="auto" w:fill="auto"/>
            <w:vAlign w:val="bottom"/>
          </w:tcPr>
          <w:p w14:paraId="1FFE43D1"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DISCHARGE_DATE</w:t>
            </w:r>
          </w:p>
        </w:tc>
        <w:tc>
          <w:tcPr>
            <w:tcW w:w="1381" w:type="dxa"/>
            <w:tcBorders>
              <w:top w:val="single" w:sz="4" w:space="0" w:color="808080"/>
              <w:left w:val="single" w:sz="4" w:space="0" w:color="808080"/>
              <w:bottom w:val="single" w:sz="4" w:space="0" w:color="808080"/>
            </w:tcBorders>
            <w:shd w:val="clear" w:color="auto" w:fill="auto"/>
          </w:tcPr>
          <w:p w14:paraId="787C6AC9"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Visit_Occurrence.visit_end_date</w:t>
            </w:r>
            <w:proofErr w:type="spellEnd"/>
          </w:p>
        </w:tc>
        <w:tc>
          <w:tcPr>
            <w:tcW w:w="3672" w:type="dxa"/>
            <w:tcBorders>
              <w:top w:val="single" w:sz="4" w:space="0" w:color="808080"/>
              <w:left w:val="single" w:sz="4" w:space="0" w:color="808080"/>
              <w:bottom w:val="single" w:sz="4" w:space="0" w:color="808080"/>
            </w:tcBorders>
            <w:shd w:val="clear" w:color="auto" w:fill="auto"/>
          </w:tcPr>
          <w:p w14:paraId="58199442" w14:textId="77777777" w:rsidR="00C7202C" w:rsidRPr="00CA289F" w:rsidRDefault="001E2E29">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Text. Format as 'YYYY-MM-DD'.</w:t>
            </w: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68598FE6"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76DCA2D7" w14:textId="77777777" w:rsidTr="0063424F">
        <w:trPr>
          <w:cantSplit/>
        </w:trPr>
        <w:tc>
          <w:tcPr>
            <w:tcW w:w="1860" w:type="dxa"/>
            <w:tcBorders>
              <w:top w:val="single" w:sz="4" w:space="0" w:color="808080"/>
              <w:left w:val="single" w:sz="4" w:space="0" w:color="808080"/>
              <w:bottom w:val="single" w:sz="4" w:space="0" w:color="808080"/>
            </w:tcBorders>
            <w:shd w:val="clear" w:color="auto" w:fill="auto"/>
            <w:vAlign w:val="bottom"/>
          </w:tcPr>
          <w:p w14:paraId="44978A6B"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DISCHARGE_TIME</w:t>
            </w:r>
          </w:p>
        </w:tc>
        <w:tc>
          <w:tcPr>
            <w:tcW w:w="1381" w:type="dxa"/>
            <w:tcBorders>
              <w:top w:val="single" w:sz="4" w:space="0" w:color="808080"/>
              <w:left w:val="single" w:sz="4" w:space="0" w:color="808080"/>
              <w:bottom w:val="single" w:sz="4" w:space="0" w:color="808080"/>
            </w:tcBorders>
            <w:shd w:val="clear" w:color="auto" w:fill="auto"/>
          </w:tcPr>
          <w:p w14:paraId="04A5F2CE" w14:textId="77777777" w:rsidR="00C7202C" w:rsidRPr="00CA289F" w:rsidRDefault="001E2E29" w:rsidP="004B3084">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Visit_Occurrence.visit_end_</w:t>
            </w:r>
            <w:r w:rsidR="004B3084" w:rsidRPr="00CA289F">
              <w:rPr>
                <w:rFonts w:ascii="Times New Roman" w:hAnsi="Times New Roman" w:cs="Times New Roman"/>
                <w:sz w:val="16"/>
                <w:szCs w:val="16"/>
              </w:rPr>
              <w:t>time</w:t>
            </w:r>
            <w:proofErr w:type="spellEnd"/>
          </w:p>
        </w:tc>
        <w:tc>
          <w:tcPr>
            <w:tcW w:w="3672" w:type="dxa"/>
            <w:tcBorders>
              <w:top w:val="single" w:sz="4" w:space="0" w:color="808080"/>
              <w:left w:val="single" w:sz="4" w:space="0" w:color="808080"/>
              <w:bottom w:val="single" w:sz="4" w:space="0" w:color="808080"/>
            </w:tcBorders>
            <w:shd w:val="clear" w:color="auto" w:fill="auto"/>
          </w:tcPr>
          <w:p w14:paraId="6D608AB2" w14:textId="77777777" w:rsidR="00C7202C" w:rsidRPr="00CA289F" w:rsidRDefault="001E2E29">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If available format as ‘</w:t>
            </w:r>
            <w:proofErr w:type="spellStart"/>
            <w:r w:rsidRPr="00CA289F">
              <w:rPr>
                <w:rFonts w:ascii="Times New Roman" w:hAnsi="Times New Roman" w:cs="Times New Roman"/>
                <w:sz w:val="16"/>
                <w:szCs w:val="16"/>
              </w:rPr>
              <w:t>hh:mm:ss</w:t>
            </w:r>
            <w:proofErr w:type="spellEnd"/>
            <w:r w:rsidRPr="00CA289F">
              <w:rPr>
                <w:rFonts w:ascii="Times New Roman" w:hAnsi="Times New Roman" w:cs="Times New Roman"/>
                <w:sz w:val="16"/>
                <w:szCs w:val="16"/>
              </w:rPr>
              <w:t>’ otherwise is should be NULL</w:t>
            </w: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2BB5C1E8"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745DE76B" w14:textId="77777777" w:rsidTr="0063424F">
        <w:trPr>
          <w:cantSplit/>
        </w:trPr>
        <w:tc>
          <w:tcPr>
            <w:tcW w:w="1860" w:type="dxa"/>
            <w:tcBorders>
              <w:top w:val="single" w:sz="4" w:space="0" w:color="808080"/>
              <w:left w:val="single" w:sz="4" w:space="0" w:color="808080"/>
              <w:bottom w:val="single" w:sz="4" w:space="0" w:color="808080"/>
            </w:tcBorders>
            <w:shd w:val="clear" w:color="auto" w:fill="auto"/>
            <w:vAlign w:val="bottom"/>
          </w:tcPr>
          <w:p w14:paraId="09600FD7"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PROVIDERID</w:t>
            </w:r>
          </w:p>
        </w:tc>
        <w:tc>
          <w:tcPr>
            <w:tcW w:w="1381" w:type="dxa"/>
            <w:tcBorders>
              <w:top w:val="single" w:sz="4" w:space="0" w:color="808080"/>
              <w:left w:val="single" w:sz="4" w:space="0" w:color="808080"/>
              <w:bottom w:val="single" w:sz="4" w:space="0" w:color="808080"/>
            </w:tcBorders>
            <w:shd w:val="clear" w:color="auto" w:fill="auto"/>
          </w:tcPr>
          <w:p w14:paraId="454C56CA" w14:textId="77777777" w:rsidR="00C7202C" w:rsidRPr="00CA289F" w:rsidRDefault="007808C9">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Visit_Occurrence.provider_id</w:t>
            </w:r>
            <w:proofErr w:type="spellEnd"/>
          </w:p>
        </w:tc>
        <w:tc>
          <w:tcPr>
            <w:tcW w:w="3672" w:type="dxa"/>
            <w:tcBorders>
              <w:top w:val="single" w:sz="4" w:space="0" w:color="808080"/>
              <w:left w:val="single" w:sz="4" w:space="0" w:color="808080"/>
              <w:bottom w:val="single" w:sz="4" w:space="0" w:color="808080"/>
            </w:tcBorders>
            <w:shd w:val="clear" w:color="auto" w:fill="auto"/>
          </w:tcPr>
          <w:p w14:paraId="1CAA5941" w14:textId="77777777" w:rsidR="00C7202C" w:rsidRPr="00CA289F" w:rsidRDefault="00C7202C">
            <w:pPr>
              <w:snapToGrid w:val="0"/>
              <w:spacing w:line="240" w:lineRule="auto"/>
              <w:ind w:right="4"/>
              <w:rPr>
                <w:rFonts w:ascii="Times New Roman" w:hAnsi="Times New Roman" w:cs="Times New Roman"/>
                <w:sz w:val="16"/>
                <w:szCs w:val="16"/>
              </w:rPr>
            </w:pP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4E2ECC3C"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7F0DC15A" w14:textId="77777777" w:rsidTr="0063424F">
        <w:trPr>
          <w:cantSplit/>
        </w:trPr>
        <w:tc>
          <w:tcPr>
            <w:tcW w:w="1860" w:type="dxa"/>
            <w:tcBorders>
              <w:top w:val="single" w:sz="4" w:space="0" w:color="808080"/>
              <w:left w:val="single" w:sz="4" w:space="0" w:color="808080"/>
              <w:bottom w:val="single" w:sz="4" w:space="0" w:color="808080"/>
            </w:tcBorders>
            <w:shd w:val="clear" w:color="auto" w:fill="auto"/>
            <w:vAlign w:val="bottom"/>
          </w:tcPr>
          <w:p w14:paraId="5183FAF7"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FACILITY_LOCATION</w:t>
            </w:r>
          </w:p>
        </w:tc>
        <w:tc>
          <w:tcPr>
            <w:tcW w:w="1381" w:type="dxa"/>
            <w:tcBorders>
              <w:top w:val="single" w:sz="4" w:space="0" w:color="808080"/>
              <w:left w:val="single" w:sz="4" w:space="0" w:color="808080"/>
              <w:bottom w:val="single" w:sz="4" w:space="0" w:color="808080"/>
            </w:tcBorders>
            <w:shd w:val="clear" w:color="auto" w:fill="auto"/>
          </w:tcPr>
          <w:p w14:paraId="4F3FC2C0"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Location.zip</w:t>
            </w:r>
          </w:p>
        </w:tc>
        <w:tc>
          <w:tcPr>
            <w:tcW w:w="3672" w:type="dxa"/>
            <w:tcBorders>
              <w:top w:val="single" w:sz="4" w:space="0" w:color="808080"/>
              <w:left w:val="single" w:sz="4" w:space="0" w:color="808080"/>
              <w:bottom w:val="single" w:sz="4" w:space="0" w:color="808080"/>
            </w:tcBorders>
            <w:shd w:val="clear" w:color="auto" w:fill="auto"/>
          </w:tcPr>
          <w:p w14:paraId="5C1F249A"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w:t>
            </w:r>
            <w:proofErr w:type="spellStart"/>
            <w:r w:rsidRPr="00CA289F">
              <w:rPr>
                <w:rFonts w:ascii="Times New Roman" w:hAnsi="Times New Roman" w:cs="Times New Roman"/>
                <w:sz w:val="16"/>
                <w:szCs w:val="16"/>
              </w:rPr>
              <w:t>Visit_Occurrence</w:t>
            </w:r>
            <w:proofErr w:type="spellEnd"/>
            <w:r w:rsidRPr="00CA289F">
              <w:rPr>
                <w:rFonts w:ascii="Times New Roman" w:hAnsi="Times New Roman" w:cs="Times New Roman"/>
                <w:sz w:val="16"/>
                <w:szCs w:val="16"/>
              </w:rPr>
              <w:t xml:space="preserve"> to </w:t>
            </w:r>
            <w:proofErr w:type="spellStart"/>
            <w:r w:rsidRPr="00CA289F">
              <w:rPr>
                <w:rFonts w:ascii="Times New Roman" w:hAnsi="Times New Roman" w:cs="Times New Roman"/>
                <w:sz w:val="16"/>
                <w:szCs w:val="16"/>
              </w:rPr>
              <w:t>Care_Site</w:t>
            </w:r>
            <w:proofErr w:type="spellEnd"/>
            <w:r w:rsidRPr="00CA289F">
              <w:rPr>
                <w:rFonts w:ascii="Times New Roman" w:hAnsi="Times New Roman" w:cs="Times New Roman"/>
                <w:sz w:val="16"/>
                <w:szCs w:val="16"/>
              </w:rPr>
              <w:t xml:space="preserve"> on </w:t>
            </w:r>
            <w:proofErr w:type="spellStart"/>
            <w:r w:rsidRPr="00CA289F">
              <w:rPr>
                <w:rFonts w:ascii="Times New Roman" w:hAnsi="Times New Roman" w:cs="Times New Roman"/>
                <w:sz w:val="16"/>
                <w:szCs w:val="16"/>
              </w:rPr>
              <w:t>care_site_id</w:t>
            </w:r>
            <w:proofErr w:type="spellEnd"/>
            <w:r w:rsidRPr="00CA289F">
              <w:rPr>
                <w:rFonts w:ascii="Times New Roman" w:hAnsi="Times New Roman" w:cs="Times New Roman"/>
                <w:sz w:val="16"/>
                <w:szCs w:val="16"/>
              </w:rPr>
              <w:t xml:space="preserve">, then to Location on </w:t>
            </w:r>
            <w:proofErr w:type="spellStart"/>
            <w:r w:rsidRPr="00CA289F">
              <w:rPr>
                <w:rFonts w:ascii="Times New Roman" w:hAnsi="Times New Roman" w:cs="Times New Roman"/>
                <w:sz w:val="16"/>
                <w:szCs w:val="16"/>
              </w:rPr>
              <w:t>location_id</w:t>
            </w:r>
            <w:proofErr w:type="spellEnd"/>
            <w:r w:rsidRPr="00CA289F">
              <w:rPr>
                <w:rFonts w:ascii="Times New Roman" w:hAnsi="Times New Roman" w:cs="Times New Roman"/>
                <w:sz w:val="16"/>
                <w:szCs w:val="16"/>
              </w:rPr>
              <w:t>. NULL if it cannot be derived.</w:t>
            </w: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31CC1485" w14:textId="77777777" w:rsidR="00B50482" w:rsidRPr="00CA289F" w:rsidRDefault="00D94B34" w:rsidP="00D94B34">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Only if </w:t>
            </w:r>
            <w:proofErr w:type="spellStart"/>
            <w:r w:rsidRPr="00CA289F">
              <w:rPr>
                <w:rFonts w:ascii="Times New Roman" w:hAnsi="Times New Roman" w:cs="Times New Roman"/>
                <w:sz w:val="16"/>
                <w:szCs w:val="16"/>
              </w:rPr>
              <w:t>zipcode</w:t>
            </w:r>
            <w:proofErr w:type="spellEnd"/>
            <w:r w:rsidRPr="00CA289F">
              <w:rPr>
                <w:rFonts w:ascii="Times New Roman" w:hAnsi="Times New Roman" w:cs="Times New Roman"/>
                <w:sz w:val="16"/>
                <w:szCs w:val="16"/>
              </w:rPr>
              <w:t xml:space="preserve"> is available. Otherwise NULL</w:t>
            </w:r>
          </w:p>
          <w:p w14:paraId="7D3BED5B" w14:textId="77777777" w:rsidR="00B50482" w:rsidRPr="00CA289F" w:rsidRDefault="00B50482" w:rsidP="00D94B34">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3-digit zip for </w:t>
            </w:r>
            <w:proofErr w:type="spellStart"/>
            <w:r w:rsidRPr="00CA289F">
              <w:rPr>
                <w:rFonts w:ascii="Times New Roman" w:hAnsi="Times New Roman" w:cs="Times New Roman"/>
                <w:sz w:val="16"/>
                <w:szCs w:val="16"/>
              </w:rPr>
              <w:t>PCORNet</w:t>
            </w:r>
            <w:proofErr w:type="spellEnd"/>
          </w:p>
        </w:tc>
      </w:tr>
      <w:tr w:rsidR="00C7202C" w:rsidRPr="00CA289F" w14:paraId="482DE444" w14:textId="77777777" w:rsidTr="0063424F">
        <w:trPr>
          <w:cantSplit/>
          <w:trHeight w:val="3210"/>
        </w:trPr>
        <w:tc>
          <w:tcPr>
            <w:tcW w:w="1860" w:type="dxa"/>
            <w:tcBorders>
              <w:top w:val="single" w:sz="4" w:space="0" w:color="808080"/>
              <w:left w:val="single" w:sz="4" w:space="0" w:color="808080"/>
              <w:bottom w:val="single" w:sz="4" w:space="0" w:color="808080"/>
            </w:tcBorders>
            <w:shd w:val="clear" w:color="auto" w:fill="auto"/>
          </w:tcPr>
          <w:p w14:paraId="4DBF9F4B"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lastRenderedPageBreak/>
              <w:t>ENC_TYPE</w:t>
            </w:r>
          </w:p>
        </w:tc>
        <w:tc>
          <w:tcPr>
            <w:tcW w:w="1381" w:type="dxa"/>
            <w:tcBorders>
              <w:top w:val="single" w:sz="4" w:space="0" w:color="808080"/>
              <w:left w:val="single" w:sz="4" w:space="0" w:color="808080"/>
              <w:bottom w:val="single" w:sz="4" w:space="0" w:color="808080"/>
            </w:tcBorders>
            <w:shd w:val="clear" w:color="auto" w:fill="auto"/>
          </w:tcPr>
          <w:p w14:paraId="4B4ED4FD" w14:textId="77777777" w:rsidR="00C7202C" w:rsidRPr="00CA289F" w:rsidRDefault="00C7202C" w:rsidP="0099547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Visit_Occurrence</w:t>
            </w:r>
            <w:r w:rsidR="0099547C" w:rsidRPr="00CA289F">
              <w:rPr>
                <w:rFonts w:ascii="Times New Roman" w:hAnsi="Times New Roman" w:cs="Times New Roman"/>
              </w:rPr>
              <w:t>.</w:t>
            </w:r>
            <w:r w:rsidR="0099547C" w:rsidRPr="00CA289F">
              <w:rPr>
                <w:rFonts w:ascii="Times New Roman" w:hAnsi="Times New Roman" w:cs="Times New Roman"/>
                <w:sz w:val="16"/>
                <w:szCs w:val="16"/>
              </w:rPr>
              <w:t>visit_concept_id</w:t>
            </w:r>
            <w:proofErr w:type="spellEnd"/>
          </w:p>
        </w:tc>
        <w:tc>
          <w:tcPr>
            <w:tcW w:w="3672" w:type="dxa"/>
            <w:tcBorders>
              <w:top w:val="single" w:sz="4" w:space="0" w:color="808080"/>
              <w:left w:val="single" w:sz="4" w:space="0" w:color="808080"/>
              <w:bottom w:val="single" w:sz="4" w:space="0" w:color="808080"/>
            </w:tcBorders>
            <w:shd w:val="clear" w:color="auto" w:fill="auto"/>
          </w:tcPr>
          <w:tbl>
            <w:tblPr>
              <w:tblW w:w="3559" w:type="dxa"/>
              <w:tblLayout w:type="fixed"/>
              <w:tblLook w:val="04A0" w:firstRow="1" w:lastRow="0" w:firstColumn="1" w:lastColumn="0" w:noHBand="0" w:noVBand="1"/>
            </w:tblPr>
            <w:tblGrid>
              <w:gridCol w:w="949"/>
              <w:gridCol w:w="2610"/>
            </w:tblGrid>
            <w:tr w:rsidR="009D40D9" w:rsidRPr="00CA289F" w14:paraId="0775E596" w14:textId="77777777" w:rsidTr="00BE2F84">
              <w:trPr>
                <w:cantSplit/>
                <w:trHeight w:val="288"/>
              </w:trPr>
              <w:tc>
                <w:tcPr>
                  <w:tcW w:w="355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DD876" w14:textId="77777777" w:rsidR="009D40D9" w:rsidRPr="00CA289F" w:rsidRDefault="009D40D9" w:rsidP="009D40D9">
                  <w:pPr>
                    <w:suppressAutoHyphens w:val="0"/>
                    <w:spacing w:before="0" w:after="0" w:line="240" w:lineRule="auto"/>
                    <w:jc w:val="center"/>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 xml:space="preserve">OMOP  to </w:t>
                  </w:r>
                  <w:proofErr w:type="spellStart"/>
                  <w:r w:rsidRPr="00CA289F">
                    <w:rPr>
                      <w:rFonts w:ascii="Times New Roman" w:hAnsi="Times New Roman" w:cs="Times New Roman"/>
                      <w:color w:val="000000"/>
                      <w:sz w:val="18"/>
                      <w:szCs w:val="18"/>
                      <w:lang w:eastAsia="en-US"/>
                    </w:rPr>
                    <w:t>PCORnet</w:t>
                  </w:r>
                  <w:proofErr w:type="spellEnd"/>
                </w:p>
              </w:tc>
            </w:tr>
            <w:tr w:rsidR="009D40D9" w:rsidRPr="00CA289F" w14:paraId="134E3DBD" w14:textId="77777777" w:rsidTr="00BE2F84">
              <w:trPr>
                <w:cantSplit/>
                <w:trHeight w:val="288"/>
              </w:trPr>
              <w:tc>
                <w:tcPr>
                  <w:tcW w:w="949" w:type="dxa"/>
                  <w:tcBorders>
                    <w:top w:val="nil"/>
                    <w:left w:val="single" w:sz="4" w:space="0" w:color="auto"/>
                    <w:bottom w:val="single" w:sz="4" w:space="0" w:color="auto"/>
                    <w:right w:val="single" w:sz="4" w:space="0" w:color="auto"/>
                  </w:tcBorders>
                  <w:shd w:val="clear" w:color="000000" w:fill="EDEDED"/>
                  <w:noWrap/>
                  <w:vAlign w:val="bottom"/>
                  <w:hideMark/>
                </w:tcPr>
                <w:p w14:paraId="50F5603E"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9201</w:t>
                  </w:r>
                </w:p>
              </w:tc>
              <w:tc>
                <w:tcPr>
                  <w:tcW w:w="2610" w:type="dxa"/>
                  <w:tcBorders>
                    <w:top w:val="nil"/>
                    <w:left w:val="nil"/>
                    <w:bottom w:val="single" w:sz="4" w:space="0" w:color="auto"/>
                    <w:right w:val="single" w:sz="4" w:space="0" w:color="auto"/>
                  </w:tcBorders>
                  <w:shd w:val="clear" w:color="auto" w:fill="auto"/>
                  <w:noWrap/>
                  <w:vAlign w:val="bottom"/>
                  <w:hideMark/>
                </w:tcPr>
                <w:p w14:paraId="7079FF90" w14:textId="77777777" w:rsidR="009D40D9" w:rsidRPr="00CA289F" w:rsidRDefault="009D40D9" w:rsidP="009D40D9">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IP = Inpatient Hospital Stay </w:t>
                  </w:r>
                </w:p>
              </w:tc>
            </w:tr>
            <w:tr w:rsidR="009D40D9" w:rsidRPr="00CA289F" w14:paraId="322A45CA" w14:textId="77777777" w:rsidTr="00BE2F84">
              <w:trPr>
                <w:cantSplit/>
                <w:trHeight w:val="288"/>
              </w:trPr>
              <w:tc>
                <w:tcPr>
                  <w:tcW w:w="949" w:type="dxa"/>
                  <w:tcBorders>
                    <w:top w:val="nil"/>
                    <w:left w:val="single" w:sz="4" w:space="0" w:color="auto"/>
                    <w:bottom w:val="single" w:sz="4" w:space="0" w:color="auto"/>
                    <w:right w:val="single" w:sz="4" w:space="0" w:color="auto"/>
                  </w:tcBorders>
                  <w:shd w:val="clear" w:color="000000" w:fill="EDEDED"/>
                  <w:noWrap/>
                  <w:vAlign w:val="bottom"/>
                  <w:hideMark/>
                </w:tcPr>
                <w:p w14:paraId="3BA32A0B"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9202</w:t>
                  </w:r>
                </w:p>
              </w:tc>
              <w:tc>
                <w:tcPr>
                  <w:tcW w:w="2610" w:type="dxa"/>
                  <w:tcBorders>
                    <w:top w:val="nil"/>
                    <w:left w:val="nil"/>
                    <w:bottom w:val="single" w:sz="4" w:space="0" w:color="auto"/>
                    <w:right w:val="single" w:sz="4" w:space="0" w:color="auto"/>
                  </w:tcBorders>
                  <w:shd w:val="clear" w:color="auto" w:fill="auto"/>
                  <w:noWrap/>
                  <w:vAlign w:val="bottom"/>
                  <w:hideMark/>
                </w:tcPr>
                <w:p w14:paraId="7D90AC2D" w14:textId="77777777" w:rsidR="009D40D9" w:rsidRPr="00CA289F" w:rsidRDefault="009D40D9" w:rsidP="009D40D9">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AV = Ambulatory Visit</w:t>
                  </w:r>
                </w:p>
              </w:tc>
            </w:tr>
            <w:tr w:rsidR="009D40D9" w:rsidRPr="00CA289F" w14:paraId="09F2F0AA" w14:textId="77777777" w:rsidTr="00BE2F84">
              <w:trPr>
                <w:cantSplit/>
                <w:trHeight w:val="288"/>
              </w:trPr>
              <w:tc>
                <w:tcPr>
                  <w:tcW w:w="949" w:type="dxa"/>
                  <w:tcBorders>
                    <w:top w:val="nil"/>
                    <w:left w:val="single" w:sz="4" w:space="0" w:color="auto"/>
                    <w:bottom w:val="single" w:sz="4" w:space="0" w:color="auto"/>
                    <w:right w:val="single" w:sz="4" w:space="0" w:color="auto"/>
                  </w:tcBorders>
                  <w:shd w:val="clear" w:color="000000" w:fill="EDEDED"/>
                  <w:noWrap/>
                  <w:vAlign w:val="bottom"/>
                  <w:hideMark/>
                </w:tcPr>
                <w:p w14:paraId="1AC43193"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9203</w:t>
                  </w:r>
                </w:p>
              </w:tc>
              <w:tc>
                <w:tcPr>
                  <w:tcW w:w="2610" w:type="dxa"/>
                  <w:tcBorders>
                    <w:top w:val="nil"/>
                    <w:left w:val="nil"/>
                    <w:bottom w:val="single" w:sz="4" w:space="0" w:color="auto"/>
                    <w:right w:val="single" w:sz="4" w:space="0" w:color="auto"/>
                  </w:tcBorders>
                  <w:shd w:val="clear" w:color="auto" w:fill="auto"/>
                  <w:noWrap/>
                  <w:vAlign w:val="bottom"/>
                  <w:hideMark/>
                </w:tcPr>
                <w:p w14:paraId="73AE8A0C" w14:textId="77777777" w:rsidR="009D40D9" w:rsidRPr="00CA289F" w:rsidRDefault="009D40D9" w:rsidP="009D40D9">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ED = Emergency Department </w:t>
                  </w:r>
                </w:p>
              </w:tc>
            </w:tr>
            <w:tr w:rsidR="009D40D9" w:rsidRPr="00CA289F" w14:paraId="7D9B93FA" w14:textId="77777777" w:rsidTr="00BE2F84">
              <w:trPr>
                <w:cantSplit/>
                <w:trHeight w:val="288"/>
              </w:trPr>
              <w:tc>
                <w:tcPr>
                  <w:tcW w:w="949" w:type="dxa"/>
                  <w:tcBorders>
                    <w:top w:val="nil"/>
                    <w:left w:val="single" w:sz="4" w:space="0" w:color="auto"/>
                    <w:bottom w:val="single" w:sz="4" w:space="0" w:color="auto"/>
                    <w:right w:val="single" w:sz="4" w:space="0" w:color="auto"/>
                  </w:tcBorders>
                  <w:shd w:val="clear" w:color="000000" w:fill="EDEDED"/>
                  <w:noWrap/>
                  <w:vAlign w:val="bottom"/>
                  <w:hideMark/>
                </w:tcPr>
                <w:p w14:paraId="48075870"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42898160</w:t>
                  </w:r>
                </w:p>
              </w:tc>
              <w:tc>
                <w:tcPr>
                  <w:tcW w:w="2610" w:type="dxa"/>
                  <w:tcBorders>
                    <w:top w:val="nil"/>
                    <w:left w:val="nil"/>
                    <w:bottom w:val="single" w:sz="4" w:space="0" w:color="auto"/>
                    <w:right w:val="single" w:sz="4" w:space="0" w:color="auto"/>
                  </w:tcBorders>
                  <w:shd w:val="clear" w:color="auto" w:fill="auto"/>
                  <w:noWrap/>
                  <w:vAlign w:val="bottom"/>
                  <w:hideMark/>
                </w:tcPr>
                <w:p w14:paraId="5CD8A0BE" w14:textId="77777777" w:rsidR="009D40D9" w:rsidRPr="00CA289F" w:rsidRDefault="009D40D9" w:rsidP="009D40D9">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IS = Non-Acute Institutional Stay </w:t>
                  </w:r>
                </w:p>
              </w:tc>
            </w:tr>
            <w:tr w:rsidR="00BE2F84" w:rsidRPr="00CA289F" w14:paraId="75DC9B89" w14:textId="77777777" w:rsidTr="0024579F">
              <w:trPr>
                <w:cantSplit/>
                <w:trHeight w:val="288"/>
              </w:trPr>
              <w:tc>
                <w:tcPr>
                  <w:tcW w:w="949" w:type="dxa"/>
                  <w:tcBorders>
                    <w:top w:val="nil"/>
                    <w:left w:val="single" w:sz="4" w:space="0" w:color="auto"/>
                    <w:bottom w:val="single" w:sz="4" w:space="0" w:color="auto"/>
                    <w:right w:val="single" w:sz="4" w:space="0" w:color="auto"/>
                  </w:tcBorders>
                  <w:shd w:val="clear" w:color="auto" w:fill="F2F2F2"/>
                  <w:noWrap/>
                  <w:vAlign w:val="bottom"/>
                </w:tcPr>
                <w:p w14:paraId="5488E0CB" w14:textId="77777777" w:rsidR="00BE2F84" w:rsidRPr="00CA289F" w:rsidRDefault="00BE2F84"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44814710</w:t>
                  </w:r>
                </w:p>
              </w:tc>
              <w:tc>
                <w:tcPr>
                  <w:tcW w:w="2610" w:type="dxa"/>
                  <w:tcBorders>
                    <w:top w:val="nil"/>
                    <w:left w:val="nil"/>
                    <w:bottom w:val="single" w:sz="4" w:space="0" w:color="auto"/>
                    <w:right w:val="single" w:sz="4" w:space="0" w:color="auto"/>
                  </w:tcBorders>
                  <w:shd w:val="clear" w:color="auto" w:fill="auto"/>
                  <w:noWrap/>
                  <w:vAlign w:val="bottom"/>
                </w:tcPr>
                <w:p w14:paraId="2224B912" w14:textId="77777777" w:rsidR="00BE2F84" w:rsidRPr="00CA289F" w:rsidRDefault="00BE2F84" w:rsidP="009D40D9">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IS = Non-Acute Institutional Stay</w:t>
                  </w:r>
                </w:p>
              </w:tc>
            </w:tr>
            <w:tr w:rsidR="009D40D9" w:rsidRPr="00CA289F" w14:paraId="07FC73F9" w14:textId="77777777" w:rsidTr="0024579F">
              <w:trPr>
                <w:cantSplit/>
                <w:trHeight w:val="288"/>
              </w:trPr>
              <w:tc>
                <w:tcPr>
                  <w:tcW w:w="949" w:type="dxa"/>
                  <w:tcBorders>
                    <w:top w:val="nil"/>
                    <w:left w:val="single" w:sz="4" w:space="0" w:color="auto"/>
                    <w:bottom w:val="single" w:sz="4" w:space="0" w:color="auto"/>
                    <w:right w:val="single" w:sz="4" w:space="0" w:color="auto"/>
                  </w:tcBorders>
                  <w:shd w:val="clear" w:color="auto" w:fill="F2F2F2"/>
                  <w:noWrap/>
                  <w:vAlign w:val="bottom"/>
                  <w:hideMark/>
                </w:tcPr>
                <w:p w14:paraId="2B47D939"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44814711</w:t>
                  </w:r>
                </w:p>
              </w:tc>
              <w:tc>
                <w:tcPr>
                  <w:tcW w:w="2610" w:type="dxa"/>
                  <w:tcBorders>
                    <w:top w:val="nil"/>
                    <w:left w:val="nil"/>
                    <w:bottom w:val="single" w:sz="4" w:space="0" w:color="auto"/>
                    <w:right w:val="single" w:sz="4" w:space="0" w:color="auto"/>
                  </w:tcBorders>
                  <w:shd w:val="clear" w:color="auto" w:fill="auto"/>
                  <w:noWrap/>
                  <w:vAlign w:val="bottom"/>
                  <w:hideMark/>
                </w:tcPr>
                <w:p w14:paraId="7E651C52" w14:textId="77777777" w:rsidR="009D40D9" w:rsidRPr="00CA289F" w:rsidRDefault="009D40D9" w:rsidP="009D40D9">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OA = Other Ambulatory Visit</w:t>
                  </w:r>
                </w:p>
              </w:tc>
            </w:tr>
            <w:tr w:rsidR="009D40D9" w:rsidRPr="00CA289F" w14:paraId="0997843D" w14:textId="77777777" w:rsidTr="00BE2F84">
              <w:trPr>
                <w:cantSplit/>
                <w:trHeight w:val="288"/>
              </w:trPr>
              <w:tc>
                <w:tcPr>
                  <w:tcW w:w="949" w:type="dxa"/>
                  <w:tcBorders>
                    <w:top w:val="nil"/>
                    <w:left w:val="single" w:sz="4" w:space="0" w:color="auto"/>
                    <w:bottom w:val="single" w:sz="4" w:space="0" w:color="auto"/>
                    <w:right w:val="single" w:sz="4" w:space="0" w:color="auto"/>
                  </w:tcBorders>
                  <w:shd w:val="clear" w:color="000000" w:fill="EDEDED"/>
                  <w:noWrap/>
                  <w:vAlign w:val="bottom"/>
                  <w:hideMark/>
                </w:tcPr>
                <w:p w14:paraId="7AF9C66F"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44814650</w:t>
                  </w:r>
                </w:p>
              </w:tc>
              <w:tc>
                <w:tcPr>
                  <w:tcW w:w="2610" w:type="dxa"/>
                  <w:tcBorders>
                    <w:top w:val="nil"/>
                    <w:left w:val="nil"/>
                    <w:bottom w:val="single" w:sz="4" w:space="0" w:color="auto"/>
                    <w:right w:val="single" w:sz="4" w:space="0" w:color="auto"/>
                  </w:tcBorders>
                  <w:shd w:val="clear" w:color="auto" w:fill="auto"/>
                  <w:noWrap/>
                  <w:vAlign w:val="bottom"/>
                  <w:hideMark/>
                </w:tcPr>
                <w:p w14:paraId="5B3E8C41" w14:textId="77777777" w:rsidR="009D40D9" w:rsidRPr="00CA289F" w:rsidRDefault="009D40D9" w:rsidP="009D40D9">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NI = No information </w:t>
                  </w:r>
                </w:p>
              </w:tc>
            </w:tr>
            <w:tr w:rsidR="009D40D9" w:rsidRPr="00CA289F" w14:paraId="53B74A49" w14:textId="77777777" w:rsidTr="00BE2F84">
              <w:trPr>
                <w:cantSplit/>
                <w:trHeight w:val="288"/>
              </w:trPr>
              <w:tc>
                <w:tcPr>
                  <w:tcW w:w="949" w:type="dxa"/>
                  <w:tcBorders>
                    <w:top w:val="nil"/>
                    <w:left w:val="single" w:sz="4" w:space="0" w:color="auto"/>
                    <w:bottom w:val="single" w:sz="4" w:space="0" w:color="auto"/>
                    <w:right w:val="single" w:sz="4" w:space="0" w:color="auto"/>
                  </w:tcBorders>
                  <w:shd w:val="clear" w:color="000000" w:fill="EDEDED"/>
                  <w:noWrap/>
                  <w:vAlign w:val="bottom"/>
                  <w:hideMark/>
                </w:tcPr>
                <w:p w14:paraId="14B8DDD9"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44814653</w:t>
                  </w:r>
                </w:p>
              </w:tc>
              <w:tc>
                <w:tcPr>
                  <w:tcW w:w="2610" w:type="dxa"/>
                  <w:tcBorders>
                    <w:top w:val="nil"/>
                    <w:left w:val="nil"/>
                    <w:bottom w:val="single" w:sz="4" w:space="0" w:color="auto"/>
                    <w:right w:val="single" w:sz="4" w:space="0" w:color="auto"/>
                  </w:tcBorders>
                  <w:shd w:val="clear" w:color="auto" w:fill="auto"/>
                  <w:noWrap/>
                  <w:vAlign w:val="bottom"/>
                  <w:hideMark/>
                </w:tcPr>
                <w:p w14:paraId="13237E77" w14:textId="77777777" w:rsidR="009D40D9" w:rsidRPr="00CA289F" w:rsidRDefault="009D40D9" w:rsidP="009D40D9">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UN = Unknown </w:t>
                  </w:r>
                </w:p>
              </w:tc>
            </w:tr>
            <w:tr w:rsidR="009D40D9" w:rsidRPr="00CA289F" w14:paraId="46D7B12C" w14:textId="77777777" w:rsidTr="00BE2F84">
              <w:trPr>
                <w:cantSplit/>
                <w:trHeight w:val="288"/>
              </w:trPr>
              <w:tc>
                <w:tcPr>
                  <w:tcW w:w="949" w:type="dxa"/>
                  <w:tcBorders>
                    <w:top w:val="nil"/>
                    <w:left w:val="single" w:sz="4" w:space="0" w:color="auto"/>
                    <w:bottom w:val="single" w:sz="4" w:space="0" w:color="auto"/>
                    <w:right w:val="single" w:sz="4" w:space="0" w:color="auto"/>
                  </w:tcBorders>
                  <w:shd w:val="clear" w:color="000000" w:fill="EDEDED"/>
                  <w:noWrap/>
                  <w:vAlign w:val="bottom"/>
                  <w:hideMark/>
                </w:tcPr>
                <w:p w14:paraId="39A9AF0F"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44814649</w:t>
                  </w:r>
                </w:p>
              </w:tc>
              <w:tc>
                <w:tcPr>
                  <w:tcW w:w="2610" w:type="dxa"/>
                  <w:tcBorders>
                    <w:top w:val="nil"/>
                    <w:left w:val="nil"/>
                    <w:bottom w:val="single" w:sz="4" w:space="0" w:color="auto"/>
                    <w:right w:val="single" w:sz="4" w:space="0" w:color="auto"/>
                  </w:tcBorders>
                  <w:shd w:val="clear" w:color="auto" w:fill="auto"/>
                  <w:noWrap/>
                  <w:vAlign w:val="bottom"/>
                  <w:hideMark/>
                </w:tcPr>
                <w:p w14:paraId="3DAD9270" w14:textId="77777777" w:rsidR="009D40D9" w:rsidRPr="00CA289F" w:rsidRDefault="009D40D9" w:rsidP="009D40D9">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OT = Other </w:t>
                  </w:r>
                </w:p>
              </w:tc>
            </w:tr>
            <w:tr w:rsidR="009D40D9" w:rsidRPr="00CA289F" w14:paraId="0AED7ED0" w14:textId="77777777" w:rsidTr="00BE2F84">
              <w:trPr>
                <w:cantSplit/>
                <w:trHeight w:val="288"/>
              </w:trPr>
              <w:tc>
                <w:tcPr>
                  <w:tcW w:w="949" w:type="dxa"/>
                  <w:tcBorders>
                    <w:top w:val="nil"/>
                    <w:left w:val="single" w:sz="4" w:space="0" w:color="auto"/>
                    <w:bottom w:val="single" w:sz="4" w:space="0" w:color="auto"/>
                    <w:right w:val="single" w:sz="4" w:space="0" w:color="auto"/>
                  </w:tcBorders>
                  <w:shd w:val="clear" w:color="000000" w:fill="EDEDED"/>
                  <w:noWrap/>
                  <w:vAlign w:val="bottom"/>
                  <w:hideMark/>
                </w:tcPr>
                <w:p w14:paraId="5BB4C0B2"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0</w:t>
                  </w:r>
                </w:p>
              </w:tc>
              <w:tc>
                <w:tcPr>
                  <w:tcW w:w="2610" w:type="dxa"/>
                  <w:tcBorders>
                    <w:top w:val="nil"/>
                    <w:left w:val="nil"/>
                    <w:bottom w:val="single" w:sz="4" w:space="0" w:color="auto"/>
                    <w:right w:val="single" w:sz="4" w:space="0" w:color="auto"/>
                  </w:tcBorders>
                  <w:shd w:val="clear" w:color="auto" w:fill="auto"/>
                  <w:noWrap/>
                  <w:vAlign w:val="bottom"/>
                  <w:hideMark/>
                </w:tcPr>
                <w:p w14:paraId="40515317" w14:textId="77777777" w:rsidR="009D40D9" w:rsidRPr="00CA289F" w:rsidRDefault="009D40D9" w:rsidP="009D40D9">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NULL </w:t>
                  </w:r>
                </w:p>
              </w:tc>
            </w:tr>
          </w:tbl>
          <w:p w14:paraId="5426A2CA" w14:textId="77777777" w:rsidR="00C7202C" w:rsidRPr="00CA289F" w:rsidRDefault="00C7202C">
            <w:pPr>
              <w:snapToGrid w:val="0"/>
              <w:spacing w:line="240" w:lineRule="auto"/>
              <w:ind w:right="4"/>
              <w:rPr>
                <w:rFonts w:ascii="Times New Roman" w:hAnsi="Times New Roman" w:cs="Times New Roman"/>
                <w:sz w:val="16"/>
                <w:szCs w:val="16"/>
              </w:rPr>
            </w:pPr>
          </w:p>
        </w:tc>
        <w:tc>
          <w:tcPr>
            <w:tcW w:w="2970" w:type="dxa"/>
            <w:tcBorders>
              <w:top w:val="single" w:sz="4" w:space="0" w:color="808080"/>
              <w:left w:val="single" w:sz="4" w:space="0" w:color="808080"/>
              <w:bottom w:val="single" w:sz="4" w:space="0" w:color="808080"/>
              <w:right w:val="single" w:sz="4" w:space="0" w:color="808080"/>
            </w:tcBorders>
            <w:shd w:val="clear" w:color="auto" w:fill="auto"/>
          </w:tcPr>
          <w:tbl>
            <w:tblPr>
              <w:tblW w:w="2661" w:type="dxa"/>
              <w:tblLayout w:type="fixed"/>
              <w:tblLook w:val="04A0" w:firstRow="1" w:lastRow="0" w:firstColumn="1" w:lastColumn="0" w:noHBand="0" w:noVBand="1"/>
            </w:tblPr>
            <w:tblGrid>
              <w:gridCol w:w="951"/>
              <w:gridCol w:w="1710"/>
            </w:tblGrid>
            <w:tr w:rsidR="009D40D9" w:rsidRPr="00CA289F" w14:paraId="583A1B01" w14:textId="77777777" w:rsidTr="009D40D9">
              <w:trPr>
                <w:cantSplit/>
                <w:trHeight w:val="288"/>
              </w:trPr>
              <w:tc>
                <w:tcPr>
                  <w:tcW w:w="26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0062F" w14:textId="77777777" w:rsidR="009D40D9" w:rsidRPr="00CA289F" w:rsidRDefault="009D40D9" w:rsidP="009D40D9">
                  <w:pPr>
                    <w:suppressAutoHyphens w:val="0"/>
                    <w:spacing w:before="0" w:after="0" w:line="240" w:lineRule="auto"/>
                    <w:jc w:val="center"/>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OMOP Concepts</w:t>
                  </w:r>
                </w:p>
              </w:tc>
            </w:tr>
            <w:tr w:rsidR="009D40D9" w:rsidRPr="00CA289F" w14:paraId="61264011" w14:textId="77777777" w:rsidTr="009D40D9">
              <w:trPr>
                <w:cantSplit/>
                <w:trHeight w:val="288"/>
              </w:trPr>
              <w:tc>
                <w:tcPr>
                  <w:tcW w:w="951" w:type="dxa"/>
                  <w:tcBorders>
                    <w:top w:val="nil"/>
                    <w:left w:val="single" w:sz="4" w:space="0" w:color="auto"/>
                    <w:bottom w:val="single" w:sz="4" w:space="0" w:color="auto"/>
                    <w:right w:val="single" w:sz="4" w:space="0" w:color="auto"/>
                  </w:tcBorders>
                  <w:shd w:val="clear" w:color="000000" w:fill="EDEDED"/>
                  <w:noWrap/>
                  <w:vAlign w:val="bottom"/>
                  <w:hideMark/>
                </w:tcPr>
                <w:p w14:paraId="482ADEB6"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9201</w:t>
                  </w:r>
                </w:p>
              </w:tc>
              <w:tc>
                <w:tcPr>
                  <w:tcW w:w="1710" w:type="dxa"/>
                  <w:tcBorders>
                    <w:top w:val="nil"/>
                    <w:left w:val="nil"/>
                    <w:bottom w:val="single" w:sz="4" w:space="0" w:color="auto"/>
                    <w:right w:val="single" w:sz="4" w:space="0" w:color="auto"/>
                  </w:tcBorders>
                  <w:shd w:val="clear" w:color="auto" w:fill="auto"/>
                  <w:noWrap/>
                  <w:vAlign w:val="bottom"/>
                  <w:hideMark/>
                </w:tcPr>
                <w:p w14:paraId="2FAED4CB" w14:textId="77777777" w:rsidR="009D40D9" w:rsidRPr="00CA289F" w:rsidRDefault="009D40D9" w:rsidP="009D40D9">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Inpatient Visit</w:t>
                  </w:r>
                </w:p>
              </w:tc>
            </w:tr>
            <w:tr w:rsidR="009D40D9" w:rsidRPr="00CA289F" w14:paraId="313011C8" w14:textId="77777777" w:rsidTr="009D40D9">
              <w:trPr>
                <w:cantSplit/>
                <w:trHeight w:val="288"/>
              </w:trPr>
              <w:tc>
                <w:tcPr>
                  <w:tcW w:w="951" w:type="dxa"/>
                  <w:tcBorders>
                    <w:top w:val="nil"/>
                    <w:left w:val="single" w:sz="4" w:space="0" w:color="auto"/>
                    <w:bottom w:val="single" w:sz="4" w:space="0" w:color="auto"/>
                    <w:right w:val="single" w:sz="4" w:space="0" w:color="auto"/>
                  </w:tcBorders>
                  <w:shd w:val="clear" w:color="000000" w:fill="EDEDED"/>
                  <w:noWrap/>
                  <w:vAlign w:val="bottom"/>
                  <w:hideMark/>
                </w:tcPr>
                <w:p w14:paraId="1374C197"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9202</w:t>
                  </w:r>
                </w:p>
              </w:tc>
              <w:tc>
                <w:tcPr>
                  <w:tcW w:w="1710" w:type="dxa"/>
                  <w:tcBorders>
                    <w:top w:val="nil"/>
                    <w:left w:val="nil"/>
                    <w:bottom w:val="single" w:sz="4" w:space="0" w:color="auto"/>
                    <w:right w:val="single" w:sz="4" w:space="0" w:color="auto"/>
                  </w:tcBorders>
                  <w:shd w:val="clear" w:color="auto" w:fill="auto"/>
                  <w:noWrap/>
                  <w:vAlign w:val="bottom"/>
                  <w:hideMark/>
                </w:tcPr>
                <w:p w14:paraId="0133898A" w14:textId="77777777" w:rsidR="009D40D9" w:rsidRPr="00CA289F" w:rsidRDefault="009D40D9" w:rsidP="009D40D9">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Outpatient Visit</w:t>
                  </w:r>
                </w:p>
              </w:tc>
            </w:tr>
            <w:tr w:rsidR="009D40D9" w:rsidRPr="00CA289F" w14:paraId="79B6006C" w14:textId="77777777" w:rsidTr="009D40D9">
              <w:trPr>
                <w:cantSplit/>
                <w:trHeight w:val="288"/>
              </w:trPr>
              <w:tc>
                <w:tcPr>
                  <w:tcW w:w="951" w:type="dxa"/>
                  <w:tcBorders>
                    <w:top w:val="nil"/>
                    <w:left w:val="single" w:sz="4" w:space="0" w:color="auto"/>
                    <w:bottom w:val="single" w:sz="4" w:space="0" w:color="auto"/>
                    <w:right w:val="single" w:sz="4" w:space="0" w:color="auto"/>
                  </w:tcBorders>
                  <w:shd w:val="clear" w:color="000000" w:fill="EDEDED"/>
                  <w:noWrap/>
                  <w:vAlign w:val="bottom"/>
                  <w:hideMark/>
                </w:tcPr>
                <w:p w14:paraId="1C26E44D"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9203</w:t>
                  </w:r>
                </w:p>
              </w:tc>
              <w:tc>
                <w:tcPr>
                  <w:tcW w:w="1710" w:type="dxa"/>
                  <w:tcBorders>
                    <w:top w:val="nil"/>
                    <w:left w:val="nil"/>
                    <w:bottom w:val="single" w:sz="4" w:space="0" w:color="auto"/>
                    <w:right w:val="single" w:sz="4" w:space="0" w:color="auto"/>
                  </w:tcBorders>
                  <w:shd w:val="clear" w:color="auto" w:fill="auto"/>
                  <w:noWrap/>
                  <w:vAlign w:val="bottom"/>
                  <w:hideMark/>
                </w:tcPr>
                <w:p w14:paraId="1B111742" w14:textId="77777777" w:rsidR="009D40D9" w:rsidRPr="00CA289F" w:rsidRDefault="009D40D9" w:rsidP="009D40D9">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Emergency Room Visit</w:t>
                  </w:r>
                </w:p>
              </w:tc>
            </w:tr>
            <w:tr w:rsidR="009D40D9" w:rsidRPr="00CA289F" w14:paraId="48DE557D" w14:textId="77777777" w:rsidTr="0024579F">
              <w:trPr>
                <w:cantSplit/>
                <w:trHeight w:val="288"/>
              </w:trPr>
              <w:tc>
                <w:tcPr>
                  <w:tcW w:w="951" w:type="dxa"/>
                  <w:tcBorders>
                    <w:top w:val="nil"/>
                    <w:left w:val="single" w:sz="4" w:space="0" w:color="auto"/>
                    <w:bottom w:val="single" w:sz="4" w:space="0" w:color="auto"/>
                    <w:right w:val="single" w:sz="4" w:space="0" w:color="auto"/>
                  </w:tcBorders>
                  <w:shd w:val="clear" w:color="auto" w:fill="F2F2F2"/>
                  <w:noWrap/>
                  <w:vAlign w:val="bottom"/>
                  <w:hideMark/>
                </w:tcPr>
                <w:p w14:paraId="563B35B1"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42898160</w:t>
                  </w:r>
                </w:p>
              </w:tc>
              <w:tc>
                <w:tcPr>
                  <w:tcW w:w="1710" w:type="dxa"/>
                  <w:tcBorders>
                    <w:top w:val="nil"/>
                    <w:left w:val="nil"/>
                    <w:bottom w:val="single" w:sz="4" w:space="0" w:color="auto"/>
                    <w:right w:val="single" w:sz="4" w:space="0" w:color="auto"/>
                  </w:tcBorders>
                  <w:shd w:val="clear" w:color="auto" w:fill="auto"/>
                  <w:noWrap/>
                  <w:vAlign w:val="bottom"/>
                  <w:hideMark/>
                </w:tcPr>
                <w:p w14:paraId="3887B2AC" w14:textId="77777777" w:rsidR="009D40D9" w:rsidRPr="00CA289F" w:rsidRDefault="009D40D9" w:rsidP="009D40D9">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Long Term Care Visit</w:t>
                  </w:r>
                </w:p>
              </w:tc>
            </w:tr>
            <w:tr w:rsidR="00BE2F84" w:rsidRPr="00CA289F" w14:paraId="7E69356E" w14:textId="77777777" w:rsidTr="0024579F">
              <w:trPr>
                <w:cantSplit/>
                <w:trHeight w:val="288"/>
              </w:trPr>
              <w:tc>
                <w:tcPr>
                  <w:tcW w:w="951" w:type="dxa"/>
                  <w:tcBorders>
                    <w:top w:val="nil"/>
                    <w:left w:val="single" w:sz="4" w:space="0" w:color="auto"/>
                    <w:bottom w:val="single" w:sz="4" w:space="0" w:color="auto"/>
                    <w:right w:val="single" w:sz="4" w:space="0" w:color="auto"/>
                  </w:tcBorders>
                  <w:shd w:val="clear" w:color="auto" w:fill="F2F2F2"/>
                  <w:noWrap/>
                  <w:vAlign w:val="bottom"/>
                </w:tcPr>
                <w:p w14:paraId="1482708F" w14:textId="77777777" w:rsidR="00BE2F84" w:rsidRPr="00CA289F" w:rsidRDefault="00BE2F84"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44814710</w:t>
                  </w:r>
                </w:p>
              </w:tc>
              <w:tc>
                <w:tcPr>
                  <w:tcW w:w="1710" w:type="dxa"/>
                  <w:tcBorders>
                    <w:top w:val="nil"/>
                    <w:left w:val="nil"/>
                    <w:bottom w:val="single" w:sz="4" w:space="0" w:color="auto"/>
                    <w:right w:val="single" w:sz="4" w:space="0" w:color="auto"/>
                  </w:tcBorders>
                  <w:shd w:val="clear" w:color="auto" w:fill="auto"/>
                  <w:noWrap/>
                  <w:vAlign w:val="bottom"/>
                </w:tcPr>
                <w:p w14:paraId="6B24D0C0" w14:textId="77777777" w:rsidR="00BE2F84" w:rsidRPr="00CA289F" w:rsidRDefault="00BE2F84" w:rsidP="009D40D9">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Non-Acute Institutional Stay</w:t>
                  </w:r>
                </w:p>
              </w:tc>
            </w:tr>
            <w:tr w:rsidR="009D40D9" w:rsidRPr="00CA289F" w14:paraId="3867DB21" w14:textId="77777777" w:rsidTr="0024579F">
              <w:trPr>
                <w:cantSplit/>
                <w:trHeight w:val="288"/>
              </w:trPr>
              <w:tc>
                <w:tcPr>
                  <w:tcW w:w="951" w:type="dxa"/>
                  <w:tcBorders>
                    <w:top w:val="nil"/>
                    <w:left w:val="single" w:sz="4" w:space="0" w:color="auto"/>
                    <w:bottom w:val="single" w:sz="4" w:space="0" w:color="auto"/>
                    <w:right w:val="single" w:sz="4" w:space="0" w:color="auto"/>
                  </w:tcBorders>
                  <w:shd w:val="clear" w:color="auto" w:fill="F2F2F2"/>
                  <w:noWrap/>
                  <w:vAlign w:val="bottom"/>
                  <w:hideMark/>
                </w:tcPr>
                <w:p w14:paraId="2533BB84"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44814711</w:t>
                  </w:r>
                </w:p>
              </w:tc>
              <w:tc>
                <w:tcPr>
                  <w:tcW w:w="1710" w:type="dxa"/>
                  <w:tcBorders>
                    <w:top w:val="nil"/>
                    <w:left w:val="nil"/>
                    <w:bottom w:val="single" w:sz="4" w:space="0" w:color="auto"/>
                    <w:right w:val="single" w:sz="4" w:space="0" w:color="auto"/>
                  </w:tcBorders>
                  <w:shd w:val="clear" w:color="auto" w:fill="auto"/>
                  <w:noWrap/>
                  <w:vAlign w:val="bottom"/>
                  <w:hideMark/>
                </w:tcPr>
                <w:p w14:paraId="4CAD88D9" w14:textId="77777777" w:rsidR="009D40D9" w:rsidRPr="00CA289F" w:rsidRDefault="009D40D9" w:rsidP="009D40D9">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Other ambulatory visit</w:t>
                  </w:r>
                </w:p>
              </w:tc>
            </w:tr>
            <w:tr w:rsidR="009D40D9" w:rsidRPr="00CA289F" w14:paraId="57900451" w14:textId="77777777" w:rsidTr="0024579F">
              <w:trPr>
                <w:cantSplit/>
                <w:trHeight w:val="288"/>
              </w:trPr>
              <w:tc>
                <w:tcPr>
                  <w:tcW w:w="951" w:type="dxa"/>
                  <w:tcBorders>
                    <w:top w:val="nil"/>
                    <w:left w:val="single" w:sz="4" w:space="0" w:color="auto"/>
                    <w:bottom w:val="single" w:sz="4" w:space="0" w:color="auto"/>
                    <w:right w:val="single" w:sz="4" w:space="0" w:color="auto"/>
                  </w:tcBorders>
                  <w:shd w:val="clear" w:color="auto" w:fill="F2F2F2"/>
                  <w:noWrap/>
                  <w:vAlign w:val="bottom"/>
                  <w:hideMark/>
                </w:tcPr>
                <w:p w14:paraId="034E42DB"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44814650</w:t>
                  </w:r>
                </w:p>
              </w:tc>
              <w:tc>
                <w:tcPr>
                  <w:tcW w:w="1710" w:type="dxa"/>
                  <w:tcBorders>
                    <w:top w:val="nil"/>
                    <w:left w:val="nil"/>
                    <w:bottom w:val="single" w:sz="4" w:space="0" w:color="auto"/>
                    <w:right w:val="single" w:sz="4" w:space="0" w:color="auto"/>
                  </w:tcBorders>
                  <w:shd w:val="clear" w:color="auto" w:fill="auto"/>
                  <w:noWrap/>
                  <w:vAlign w:val="bottom"/>
                  <w:hideMark/>
                </w:tcPr>
                <w:p w14:paraId="6C677212" w14:textId="77777777" w:rsidR="009D40D9" w:rsidRPr="00CA289F" w:rsidRDefault="009D40D9" w:rsidP="009D40D9">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No information</w:t>
                  </w:r>
                </w:p>
              </w:tc>
            </w:tr>
            <w:tr w:rsidR="009D40D9" w:rsidRPr="00CA289F" w14:paraId="464F15A5" w14:textId="77777777" w:rsidTr="009D40D9">
              <w:trPr>
                <w:cantSplit/>
                <w:trHeight w:val="288"/>
              </w:trPr>
              <w:tc>
                <w:tcPr>
                  <w:tcW w:w="951" w:type="dxa"/>
                  <w:tcBorders>
                    <w:top w:val="nil"/>
                    <w:left w:val="single" w:sz="4" w:space="0" w:color="auto"/>
                    <w:bottom w:val="single" w:sz="4" w:space="0" w:color="auto"/>
                    <w:right w:val="single" w:sz="4" w:space="0" w:color="auto"/>
                  </w:tcBorders>
                  <w:shd w:val="clear" w:color="000000" w:fill="EDEDED"/>
                  <w:noWrap/>
                  <w:vAlign w:val="bottom"/>
                  <w:hideMark/>
                </w:tcPr>
                <w:p w14:paraId="4B0277DC"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44814653</w:t>
                  </w:r>
                </w:p>
              </w:tc>
              <w:tc>
                <w:tcPr>
                  <w:tcW w:w="1710" w:type="dxa"/>
                  <w:tcBorders>
                    <w:top w:val="nil"/>
                    <w:left w:val="nil"/>
                    <w:bottom w:val="single" w:sz="4" w:space="0" w:color="auto"/>
                    <w:right w:val="single" w:sz="4" w:space="0" w:color="auto"/>
                  </w:tcBorders>
                  <w:shd w:val="clear" w:color="auto" w:fill="auto"/>
                  <w:noWrap/>
                  <w:vAlign w:val="bottom"/>
                  <w:hideMark/>
                </w:tcPr>
                <w:p w14:paraId="38BD03FF" w14:textId="77777777" w:rsidR="009D40D9" w:rsidRPr="00CA289F" w:rsidRDefault="009D40D9" w:rsidP="009D40D9">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Unknown</w:t>
                  </w:r>
                </w:p>
              </w:tc>
            </w:tr>
            <w:tr w:rsidR="009D40D9" w:rsidRPr="00CA289F" w14:paraId="3D2BC0BA" w14:textId="77777777" w:rsidTr="009D40D9">
              <w:trPr>
                <w:cantSplit/>
                <w:trHeight w:val="288"/>
              </w:trPr>
              <w:tc>
                <w:tcPr>
                  <w:tcW w:w="951" w:type="dxa"/>
                  <w:tcBorders>
                    <w:top w:val="nil"/>
                    <w:left w:val="single" w:sz="4" w:space="0" w:color="auto"/>
                    <w:bottom w:val="single" w:sz="4" w:space="0" w:color="auto"/>
                    <w:right w:val="single" w:sz="4" w:space="0" w:color="auto"/>
                  </w:tcBorders>
                  <w:shd w:val="clear" w:color="000000" w:fill="EDEDED"/>
                  <w:noWrap/>
                  <w:vAlign w:val="bottom"/>
                  <w:hideMark/>
                </w:tcPr>
                <w:p w14:paraId="62FE23C5"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44814649</w:t>
                  </w:r>
                </w:p>
              </w:tc>
              <w:tc>
                <w:tcPr>
                  <w:tcW w:w="1710" w:type="dxa"/>
                  <w:tcBorders>
                    <w:top w:val="nil"/>
                    <w:left w:val="nil"/>
                    <w:bottom w:val="single" w:sz="4" w:space="0" w:color="auto"/>
                    <w:right w:val="single" w:sz="4" w:space="0" w:color="auto"/>
                  </w:tcBorders>
                  <w:shd w:val="clear" w:color="auto" w:fill="auto"/>
                  <w:noWrap/>
                  <w:vAlign w:val="bottom"/>
                  <w:hideMark/>
                </w:tcPr>
                <w:p w14:paraId="4AAF2BAF" w14:textId="77777777" w:rsidR="009D40D9" w:rsidRPr="00CA289F" w:rsidRDefault="009D40D9" w:rsidP="009D40D9">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Other</w:t>
                  </w:r>
                </w:p>
              </w:tc>
            </w:tr>
            <w:tr w:rsidR="009D40D9" w:rsidRPr="00CA289F" w14:paraId="26B85E67" w14:textId="77777777" w:rsidTr="009D40D9">
              <w:trPr>
                <w:cantSplit/>
                <w:trHeight w:val="288"/>
              </w:trPr>
              <w:tc>
                <w:tcPr>
                  <w:tcW w:w="951" w:type="dxa"/>
                  <w:tcBorders>
                    <w:top w:val="nil"/>
                    <w:left w:val="single" w:sz="4" w:space="0" w:color="auto"/>
                    <w:bottom w:val="single" w:sz="4" w:space="0" w:color="auto"/>
                    <w:right w:val="single" w:sz="4" w:space="0" w:color="auto"/>
                  </w:tcBorders>
                  <w:shd w:val="clear" w:color="000000" w:fill="EDEDED"/>
                  <w:noWrap/>
                  <w:vAlign w:val="bottom"/>
                  <w:hideMark/>
                </w:tcPr>
                <w:p w14:paraId="528D657A" w14:textId="77777777" w:rsidR="009D40D9" w:rsidRPr="00CA289F" w:rsidRDefault="009D40D9"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0</w:t>
                  </w:r>
                </w:p>
              </w:tc>
              <w:tc>
                <w:tcPr>
                  <w:tcW w:w="1710" w:type="dxa"/>
                  <w:tcBorders>
                    <w:top w:val="nil"/>
                    <w:left w:val="nil"/>
                    <w:bottom w:val="single" w:sz="4" w:space="0" w:color="auto"/>
                    <w:right w:val="single" w:sz="4" w:space="0" w:color="auto"/>
                  </w:tcBorders>
                  <w:shd w:val="clear" w:color="auto" w:fill="auto"/>
                  <w:noWrap/>
                  <w:vAlign w:val="bottom"/>
                  <w:hideMark/>
                </w:tcPr>
                <w:p w14:paraId="157AE538" w14:textId="77777777" w:rsidR="009D40D9" w:rsidRPr="00CA289F" w:rsidRDefault="00E912CF" w:rsidP="009D40D9">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Field does not exist in the source</w:t>
                  </w:r>
                </w:p>
              </w:tc>
            </w:tr>
          </w:tbl>
          <w:p w14:paraId="0A0A4CB8" w14:textId="77777777" w:rsidR="00C7202C" w:rsidRPr="00CA289F" w:rsidRDefault="00C7202C" w:rsidP="00B91A7B">
            <w:pPr>
              <w:snapToGrid w:val="0"/>
              <w:spacing w:line="240" w:lineRule="auto"/>
              <w:ind w:right="4"/>
              <w:rPr>
                <w:rFonts w:ascii="Times New Roman" w:hAnsi="Times New Roman" w:cs="Times New Roman"/>
                <w:sz w:val="16"/>
                <w:szCs w:val="16"/>
              </w:rPr>
            </w:pPr>
          </w:p>
        </w:tc>
      </w:tr>
      <w:tr w:rsidR="00C7202C" w:rsidRPr="00CA289F" w14:paraId="62297E7C" w14:textId="77777777" w:rsidTr="0063424F">
        <w:trPr>
          <w:cantSplit/>
        </w:trPr>
        <w:tc>
          <w:tcPr>
            <w:tcW w:w="1860" w:type="dxa"/>
            <w:tcBorders>
              <w:top w:val="single" w:sz="4" w:space="0" w:color="808080"/>
              <w:left w:val="single" w:sz="4" w:space="0" w:color="808080"/>
              <w:bottom w:val="single" w:sz="4" w:space="0" w:color="808080"/>
            </w:tcBorders>
            <w:shd w:val="clear" w:color="auto" w:fill="auto"/>
            <w:vAlign w:val="bottom"/>
          </w:tcPr>
          <w:p w14:paraId="239AF21A"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FACILITYID</w:t>
            </w:r>
          </w:p>
        </w:tc>
        <w:tc>
          <w:tcPr>
            <w:tcW w:w="1381" w:type="dxa"/>
            <w:tcBorders>
              <w:top w:val="single" w:sz="4" w:space="0" w:color="808080"/>
              <w:left w:val="single" w:sz="4" w:space="0" w:color="808080"/>
              <w:bottom w:val="single" w:sz="4" w:space="0" w:color="808080"/>
            </w:tcBorders>
            <w:shd w:val="clear" w:color="auto" w:fill="auto"/>
          </w:tcPr>
          <w:p w14:paraId="0A468A6B"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Visit_Occurrence.care_site_id</w:t>
            </w:r>
            <w:proofErr w:type="spellEnd"/>
          </w:p>
        </w:tc>
        <w:tc>
          <w:tcPr>
            <w:tcW w:w="3672" w:type="dxa"/>
            <w:tcBorders>
              <w:top w:val="single" w:sz="4" w:space="0" w:color="808080"/>
              <w:left w:val="single" w:sz="4" w:space="0" w:color="808080"/>
              <w:bottom w:val="single" w:sz="4" w:space="0" w:color="808080"/>
            </w:tcBorders>
            <w:shd w:val="clear" w:color="auto" w:fill="auto"/>
          </w:tcPr>
          <w:p w14:paraId="4F38DC79" w14:textId="77777777" w:rsidR="00C7202C" w:rsidRPr="00CA289F" w:rsidRDefault="00C7202C">
            <w:pPr>
              <w:snapToGrid w:val="0"/>
              <w:spacing w:line="240" w:lineRule="auto"/>
              <w:ind w:right="4"/>
              <w:rPr>
                <w:rFonts w:ascii="Times New Roman" w:hAnsi="Times New Roman" w:cs="Times New Roman"/>
                <w:sz w:val="16"/>
                <w:szCs w:val="16"/>
              </w:rPr>
            </w:pP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536EF13C"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12EFBBC6" w14:textId="77777777" w:rsidTr="0063424F">
        <w:trPr>
          <w:cantSplit/>
        </w:trPr>
        <w:tc>
          <w:tcPr>
            <w:tcW w:w="1860" w:type="dxa"/>
            <w:tcBorders>
              <w:top w:val="single" w:sz="4" w:space="0" w:color="808080"/>
              <w:left w:val="single" w:sz="4" w:space="0" w:color="808080"/>
              <w:bottom w:val="single" w:sz="4" w:space="0" w:color="808080"/>
            </w:tcBorders>
            <w:shd w:val="clear" w:color="auto" w:fill="auto"/>
          </w:tcPr>
          <w:p w14:paraId="6CE64644"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DISCHARGE_DISPOSITION</w:t>
            </w:r>
          </w:p>
        </w:tc>
        <w:tc>
          <w:tcPr>
            <w:tcW w:w="1381" w:type="dxa"/>
            <w:tcBorders>
              <w:top w:val="single" w:sz="4" w:space="0" w:color="808080"/>
              <w:left w:val="single" w:sz="4" w:space="0" w:color="808080"/>
              <w:bottom w:val="single" w:sz="4" w:space="0" w:color="808080"/>
            </w:tcBorders>
            <w:shd w:val="clear" w:color="auto" w:fill="auto"/>
          </w:tcPr>
          <w:p w14:paraId="59229C22" w14:textId="77777777" w:rsidR="00C7202C" w:rsidRPr="00CA289F" w:rsidRDefault="00C7202C" w:rsidP="008E2785">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Based on  </w:t>
            </w:r>
            <w:proofErr w:type="spellStart"/>
            <w:r w:rsidRPr="00CA289F">
              <w:rPr>
                <w:rFonts w:ascii="Times New Roman" w:hAnsi="Times New Roman" w:cs="Times New Roman"/>
                <w:sz w:val="16"/>
                <w:szCs w:val="16"/>
              </w:rPr>
              <w:t>Observation.</w:t>
            </w:r>
            <w:r w:rsidR="008E2785" w:rsidRPr="00CA289F">
              <w:rPr>
                <w:rFonts w:ascii="Times New Roman" w:hAnsi="Times New Roman" w:cs="Times New Roman"/>
                <w:sz w:val="16"/>
                <w:szCs w:val="16"/>
              </w:rPr>
              <w:t>value_as_concept_id</w:t>
            </w:r>
            <w:proofErr w:type="spellEnd"/>
            <w:r w:rsidRPr="00CA289F">
              <w:rPr>
                <w:rFonts w:ascii="Times New Roman" w:hAnsi="Times New Roman" w:cs="Times New Roman"/>
                <w:sz w:val="16"/>
                <w:szCs w:val="16"/>
              </w:rPr>
              <w:t xml:space="preserve"> – see Applied Rule column</w:t>
            </w:r>
          </w:p>
        </w:tc>
        <w:tc>
          <w:tcPr>
            <w:tcW w:w="3672" w:type="dxa"/>
            <w:tcBorders>
              <w:top w:val="single" w:sz="4" w:space="0" w:color="808080"/>
              <w:left w:val="single" w:sz="4" w:space="0" w:color="808080"/>
              <w:bottom w:val="single" w:sz="4" w:space="0" w:color="808080"/>
            </w:tcBorders>
            <w:shd w:val="clear" w:color="auto" w:fill="auto"/>
          </w:tcPr>
          <w:p w14:paraId="1FCCA0E4" w14:textId="77777777" w:rsidR="0001171E"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Observation table on </w:t>
            </w:r>
            <w:proofErr w:type="spellStart"/>
            <w:r w:rsidRPr="00CA289F">
              <w:rPr>
                <w:rFonts w:ascii="Times New Roman" w:hAnsi="Times New Roman" w:cs="Times New Roman"/>
                <w:sz w:val="16"/>
                <w:szCs w:val="16"/>
              </w:rPr>
              <w:t>visit_occurrence_id</w:t>
            </w:r>
            <w:proofErr w:type="spellEnd"/>
            <w:r w:rsidR="001B6E56" w:rsidRPr="00CA289F">
              <w:rPr>
                <w:rFonts w:ascii="Times New Roman" w:hAnsi="Times New Roman" w:cs="Times New Roman"/>
                <w:sz w:val="16"/>
                <w:szCs w:val="16"/>
              </w:rPr>
              <w:t xml:space="preserve"> and </w:t>
            </w:r>
            <w:proofErr w:type="spellStart"/>
            <w:r w:rsidR="001B6E56" w:rsidRPr="00CA289F">
              <w:rPr>
                <w:rFonts w:ascii="Times New Roman" w:hAnsi="Times New Roman" w:cs="Times New Roman"/>
                <w:sz w:val="16"/>
                <w:szCs w:val="16"/>
              </w:rPr>
              <w:t>observation_concept_id</w:t>
            </w:r>
            <w:proofErr w:type="spellEnd"/>
            <w:r w:rsidR="001B6E56" w:rsidRPr="00CA289F">
              <w:rPr>
                <w:rFonts w:ascii="Times New Roman" w:hAnsi="Times New Roman" w:cs="Times New Roman"/>
                <w:sz w:val="16"/>
                <w:szCs w:val="16"/>
              </w:rPr>
              <w:t xml:space="preserve"> = </w:t>
            </w:r>
            <w:r w:rsidR="0001171E" w:rsidRPr="00CA289F">
              <w:rPr>
                <w:rFonts w:ascii="Times New Roman" w:hAnsi="Times New Roman" w:cs="Times New Roman"/>
                <w:sz w:val="16"/>
                <w:szCs w:val="16"/>
              </w:rPr>
              <w:t>44813951 (Discharge details).  The mapping below is b</w:t>
            </w:r>
            <w:r w:rsidR="00294B6F" w:rsidRPr="00CA289F">
              <w:rPr>
                <w:rFonts w:ascii="Times New Roman" w:hAnsi="Times New Roman" w:cs="Times New Roman"/>
                <w:sz w:val="16"/>
                <w:szCs w:val="16"/>
              </w:rPr>
              <w:t xml:space="preserve">ased on the </w:t>
            </w:r>
            <w:proofErr w:type="spellStart"/>
            <w:r w:rsidR="00294B6F" w:rsidRPr="00CA289F">
              <w:rPr>
                <w:rFonts w:ascii="Times New Roman" w:hAnsi="Times New Roman" w:cs="Times New Roman"/>
                <w:sz w:val="16"/>
                <w:szCs w:val="16"/>
              </w:rPr>
              <w:t>value_as_concept_id</w:t>
            </w:r>
            <w:proofErr w:type="spellEnd"/>
            <w:r w:rsidR="00294B6F" w:rsidRPr="00CA289F">
              <w:rPr>
                <w:rFonts w:ascii="Times New Roman" w:hAnsi="Times New Roman" w:cs="Times New Roman"/>
                <w:sz w:val="16"/>
                <w:szCs w:val="16"/>
              </w:rPr>
              <w:t>:</w:t>
            </w:r>
          </w:p>
          <w:tbl>
            <w:tblPr>
              <w:tblW w:w="3019" w:type="dxa"/>
              <w:tblLayout w:type="fixed"/>
              <w:tblLook w:val="04A0" w:firstRow="1" w:lastRow="0" w:firstColumn="1" w:lastColumn="0" w:noHBand="0" w:noVBand="1"/>
            </w:tblPr>
            <w:tblGrid>
              <w:gridCol w:w="1039"/>
              <w:gridCol w:w="1980"/>
            </w:tblGrid>
            <w:tr w:rsidR="0001171E" w:rsidRPr="00CA289F" w14:paraId="5BBCD269" w14:textId="77777777" w:rsidTr="0001171E">
              <w:trPr>
                <w:trHeight w:val="288"/>
              </w:trPr>
              <w:tc>
                <w:tcPr>
                  <w:tcW w:w="301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50AD2" w14:textId="77777777" w:rsidR="0001171E" w:rsidRPr="00CA289F" w:rsidRDefault="0001171E" w:rsidP="0001171E">
                  <w:pPr>
                    <w:suppressAutoHyphens w:val="0"/>
                    <w:spacing w:before="0" w:after="0" w:line="240" w:lineRule="auto"/>
                    <w:jc w:val="center"/>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 xml:space="preserve">OMOP  to </w:t>
                  </w:r>
                  <w:proofErr w:type="spellStart"/>
                  <w:r w:rsidRPr="00CA289F">
                    <w:rPr>
                      <w:rFonts w:ascii="Times New Roman" w:hAnsi="Times New Roman" w:cs="Times New Roman"/>
                      <w:color w:val="000000"/>
                      <w:sz w:val="18"/>
                      <w:szCs w:val="18"/>
                      <w:lang w:eastAsia="en-US"/>
                    </w:rPr>
                    <w:t>PCORnet</w:t>
                  </w:r>
                  <w:proofErr w:type="spellEnd"/>
                </w:p>
              </w:tc>
            </w:tr>
            <w:tr w:rsidR="0001171E" w:rsidRPr="00CA289F" w14:paraId="36A5CD13" w14:textId="77777777" w:rsidTr="0001171E">
              <w:trPr>
                <w:trHeight w:val="288"/>
              </w:trPr>
              <w:tc>
                <w:tcPr>
                  <w:tcW w:w="1039" w:type="dxa"/>
                  <w:tcBorders>
                    <w:top w:val="nil"/>
                    <w:left w:val="single" w:sz="4" w:space="0" w:color="auto"/>
                    <w:bottom w:val="single" w:sz="4" w:space="0" w:color="auto"/>
                    <w:right w:val="single" w:sz="4" w:space="0" w:color="auto"/>
                  </w:tcBorders>
                  <w:shd w:val="clear" w:color="000000" w:fill="F2F2F2"/>
                  <w:noWrap/>
                  <w:vAlign w:val="bottom"/>
                  <w:hideMark/>
                </w:tcPr>
                <w:p w14:paraId="75E0E1DB"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4161979</w:t>
                  </w:r>
                </w:p>
              </w:tc>
              <w:tc>
                <w:tcPr>
                  <w:tcW w:w="1980" w:type="dxa"/>
                  <w:tcBorders>
                    <w:top w:val="nil"/>
                    <w:left w:val="nil"/>
                    <w:bottom w:val="single" w:sz="4" w:space="0" w:color="auto"/>
                    <w:right w:val="single" w:sz="4" w:space="0" w:color="auto"/>
                  </w:tcBorders>
                  <w:shd w:val="clear" w:color="auto" w:fill="auto"/>
                  <w:noWrap/>
                  <w:vAlign w:val="bottom"/>
                  <w:hideMark/>
                </w:tcPr>
                <w:p w14:paraId="4F4574FC" w14:textId="77777777" w:rsidR="0001171E" w:rsidRPr="00CA289F" w:rsidRDefault="0001171E" w:rsidP="0001171E">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A = Discharged alive</w:t>
                  </w:r>
                </w:p>
              </w:tc>
            </w:tr>
            <w:tr w:rsidR="0001171E" w:rsidRPr="00CA289F" w14:paraId="71993A2A" w14:textId="77777777" w:rsidTr="0001171E">
              <w:trPr>
                <w:trHeight w:val="288"/>
              </w:trPr>
              <w:tc>
                <w:tcPr>
                  <w:tcW w:w="1039" w:type="dxa"/>
                  <w:tcBorders>
                    <w:top w:val="nil"/>
                    <w:left w:val="single" w:sz="4" w:space="0" w:color="auto"/>
                    <w:bottom w:val="single" w:sz="4" w:space="0" w:color="auto"/>
                    <w:right w:val="single" w:sz="4" w:space="0" w:color="auto"/>
                  </w:tcBorders>
                  <w:shd w:val="clear" w:color="000000" w:fill="F2F2F2"/>
                  <w:noWrap/>
                  <w:vAlign w:val="bottom"/>
                  <w:hideMark/>
                </w:tcPr>
                <w:p w14:paraId="11B93077"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4216643</w:t>
                  </w:r>
                </w:p>
              </w:tc>
              <w:tc>
                <w:tcPr>
                  <w:tcW w:w="1980" w:type="dxa"/>
                  <w:tcBorders>
                    <w:top w:val="nil"/>
                    <w:left w:val="nil"/>
                    <w:bottom w:val="single" w:sz="4" w:space="0" w:color="auto"/>
                    <w:right w:val="single" w:sz="4" w:space="0" w:color="auto"/>
                  </w:tcBorders>
                  <w:shd w:val="clear" w:color="auto" w:fill="auto"/>
                  <w:noWrap/>
                  <w:vAlign w:val="bottom"/>
                  <w:hideMark/>
                </w:tcPr>
                <w:p w14:paraId="0885018D" w14:textId="77777777" w:rsidR="0001171E" w:rsidRPr="00CA289F" w:rsidRDefault="0001171E" w:rsidP="0001171E">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E = Expired</w:t>
                  </w:r>
                </w:p>
              </w:tc>
            </w:tr>
            <w:tr w:rsidR="0001171E" w:rsidRPr="00CA289F" w14:paraId="0C3A52E2" w14:textId="77777777" w:rsidTr="0001171E">
              <w:trPr>
                <w:trHeight w:val="288"/>
              </w:trPr>
              <w:tc>
                <w:tcPr>
                  <w:tcW w:w="1039" w:type="dxa"/>
                  <w:tcBorders>
                    <w:top w:val="nil"/>
                    <w:left w:val="single" w:sz="4" w:space="0" w:color="auto"/>
                    <w:bottom w:val="single" w:sz="4" w:space="0" w:color="auto"/>
                    <w:right w:val="single" w:sz="4" w:space="0" w:color="auto"/>
                  </w:tcBorders>
                  <w:shd w:val="clear" w:color="000000" w:fill="F2F2F2"/>
                  <w:noWrap/>
                  <w:vAlign w:val="bottom"/>
                  <w:hideMark/>
                </w:tcPr>
                <w:p w14:paraId="1E594316"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44814650</w:t>
                  </w:r>
                </w:p>
              </w:tc>
              <w:tc>
                <w:tcPr>
                  <w:tcW w:w="1980" w:type="dxa"/>
                  <w:tcBorders>
                    <w:top w:val="nil"/>
                    <w:left w:val="nil"/>
                    <w:bottom w:val="single" w:sz="4" w:space="0" w:color="auto"/>
                    <w:right w:val="single" w:sz="4" w:space="0" w:color="auto"/>
                  </w:tcBorders>
                  <w:shd w:val="clear" w:color="auto" w:fill="auto"/>
                  <w:noWrap/>
                  <w:vAlign w:val="bottom"/>
                  <w:hideMark/>
                </w:tcPr>
                <w:p w14:paraId="616F7723" w14:textId="77777777" w:rsidR="0001171E" w:rsidRPr="00CA289F" w:rsidRDefault="0001171E" w:rsidP="0001171E">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NI = No information</w:t>
                  </w:r>
                </w:p>
              </w:tc>
            </w:tr>
            <w:tr w:rsidR="0001171E" w:rsidRPr="00CA289F" w14:paraId="0CF2FB8D" w14:textId="77777777" w:rsidTr="0001171E">
              <w:trPr>
                <w:trHeight w:val="288"/>
              </w:trPr>
              <w:tc>
                <w:tcPr>
                  <w:tcW w:w="1039" w:type="dxa"/>
                  <w:tcBorders>
                    <w:top w:val="nil"/>
                    <w:left w:val="single" w:sz="4" w:space="0" w:color="auto"/>
                    <w:bottom w:val="single" w:sz="4" w:space="0" w:color="auto"/>
                    <w:right w:val="single" w:sz="4" w:space="0" w:color="auto"/>
                  </w:tcBorders>
                  <w:shd w:val="clear" w:color="000000" w:fill="F2F2F2"/>
                  <w:noWrap/>
                  <w:vAlign w:val="bottom"/>
                  <w:hideMark/>
                </w:tcPr>
                <w:p w14:paraId="348A616C"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44814653</w:t>
                  </w:r>
                </w:p>
              </w:tc>
              <w:tc>
                <w:tcPr>
                  <w:tcW w:w="1980" w:type="dxa"/>
                  <w:tcBorders>
                    <w:top w:val="nil"/>
                    <w:left w:val="nil"/>
                    <w:bottom w:val="single" w:sz="4" w:space="0" w:color="auto"/>
                    <w:right w:val="single" w:sz="4" w:space="0" w:color="auto"/>
                  </w:tcBorders>
                  <w:shd w:val="clear" w:color="auto" w:fill="auto"/>
                  <w:noWrap/>
                  <w:vAlign w:val="bottom"/>
                  <w:hideMark/>
                </w:tcPr>
                <w:p w14:paraId="3BC8445A" w14:textId="77777777" w:rsidR="0001171E" w:rsidRPr="00CA289F" w:rsidRDefault="0001171E" w:rsidP="0001171E">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UN = Unknown</w:t>
                  </w:r>
                </w:p>
              </w:tc>
            </w:tr>
            <w:tr w:rsidR="0001171E" w:rsidRPr="00CA289F" w14:paraId="7E73CFB8" w14:textId="77777777" w:rsidTr="0001171E">
              <w:trPr>
                <w:trHeight w:val="288"/>
              </w:trPr>
              <w:tc>
                <w:tcPr>
                  <w:tcW w:w="1039" w:type="dxa"/>
                  <w:tcBorders>
                    <w:top w:val="nil"/>
                    <w:left w:val="single" w:sz="4" w:space="0" w:color="auto"/>
                    <w:bottom w:val="single" w:sz="4" w:space="0" w:color="auto"/>
                    <w:right w:val="single" w:sz="4" w:space="0" w:color="auto"/>
                  </w:tcBorders>
                  <w:shd w:val="clear" w:color="000000" w:fill="F2F2F2"/>
                  <w:noWrap/>
                  <w:vAlign w:val="bottom"/>
                  <w:hideMark/>
                </w:tcPr>
                <w:p w14:paraId="60A9154E"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44814649</w:t>
                  </w:r>
                </w:p>
              </w:tc>
              <w:tc>
                <w:tcPr>
                  <w:tcW w:w="1980" w:type="dxa"/>
                  <w:tcBorders>
                    <w:top w:val="nil"/>
                    <w:left w:val="nil"/>
                    <w:bottom w:val="single" w:sz="4" w:space="0" w:color="auto"/>
                    <w:right w:val="single" w:sz="4" w:space="0" w:color="auto"/>
                  </w:tcBorders>
                  <w:shd w:val="clear" w:color="auto" w:fill="auto"/>
                  <w:noWrap/>
                  <w:vAlign w:val="bottom"/>
                  <w:hideMark/>
                </w:tcPr>
                <w:p w14:paraId="51A33D4F" w14:textId="77777777" w:rsidR="0001171E" w:rsidRPr="00CA289F" w:rsidRDefault="0001171E" w:rsidP="0001171E">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OT = Other</w:t>
                  </w:r>
                </w:p>
              </w:tc>
            </w:tr>
            <w:tr w:rsidR="0001171E" w:rsidRPr="00CA289F" w14:paraId="6518209A" w14:textId="77777777" w:rsidTr="0001171E">
              <w:trPr>
                <w:trHeight w:val="288"/>
              </w:trPr>
              <w:tc>
                <w:tcPr>
                  <w:tcW w:w="1039" w:type="dxa"/>
                  <w:tcBorders>
                    <w:top w:val="nil"/>
                    <w:left w:val="single" w:sz="4" w:space="0" w:color="auto"/>
                    <w:bottom w:val="single" w:sz="4" w:space="0" w:color="auto"/>
                    <w:right w:val="single" w:sz="4" w:space="0" w:color="auto"/>
                  </w:tcBorders>
                  <w:shd w:val="clear" w:color="000000" w:fill="F2F2F2"/>
                  <w:noWrap/>
                  <w:vAlign w:val="bottom"/>
                  <w:hideMark/>
                </w:tcPr>
                <w:p w14:paraId="3BF4C5BF"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0</w:t>
                  </w:r>
                </w:p>
              </w:tc>
              <w:tc>
                <w:tcPr>
                  <w:tcW w:w="1980" w:type="dxa"/>
                  <w:tcBorders>
                    <w:top w:val="nil"/>
                    <w:left w:val="nil"/>
                    <w:bottom w:val="single" w:sz="4" w:space="0" w:color="auto"/>
                    <w:right w:val="single" w:sz="4" w:space="0" w:color="auto"/>
                  </w:tcBorders>
                  <w:shd w:val="clear" w:color="auto" w:fill="auto"/>
                  <w:noWrap/>
                  <w:vAlign w:val="bottom"/>
                  <w:hideMark/>
                </w:tcPr>
                <w:p w14:paraId="38530CA0" w14:textId="77777777" w:rsidR="0001171E" w:rsidRPr="00CA289F" w:rsidRDefault="0001171E" w:rsidP="0001171E">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NULL</w:t>
                  </w:r>
                </w:p>
              </w:tc>
            </w:tr>
          </w:tbl>
          <w:p w14:paraId="69A7A2E9" w14:textId="77777777" w:rsidR="00C7202C" w:rsidRPr="00CA289F" w:rsidRDefault="00C7202C">
            <w:pPr>
              <w:snapToGrid w:val="0"/>
              <w:spacing w:line="240" w:lineRule="auto"/>
              <w:ind w:right="4"/>
              <w:rPr>
                <w:rFonts w:ascii="Times New Roman" w:hAnsi="Times New Roman" w:cs="Times New Roman"/>
                <w:sz w:val="16"/>
                <w:szCs w:val="16"/>
              </w:rPr>
            </w:pP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5F21C538" w14:textId="77777777" w:rsidR="0001171E" w:rsidRPr="00CA289F" w:rsidRDefault="0001171E">
            <w:pPr>
              <w:snapToGrid w:val="0"/>
              <w:spacing w:line="240" w:lineRule="auto"/>
              <w:ind w:right="4"/>
              <w:rPr>
                <w:rFonts w:ascii="Times New Roman" w:hAnsi="Times New Roman" w:cs="Times New Roman"/>
                <w:sz w:val="16"/>
                <w:szCs w:val="16"/>
              </w:rPr>
            </w:pPr>
          </w:p>
          <w:tbl>
            <w:tblPr>
              <w:tblW w:w="2481" w:type="dxa"/>
              <w:tblLayout w:type="fixed"/>
              <w:tblLook w:val="04A0" w:firstRow="1" w:lastRow="0" w:firstColumn="1" w:lastColumn="0" w:noHBand="0" w:noVBand="1"/>
            </w:tblPr>
            <w:tblGrid>
              <w:gridCol w:w="951"/>
              <w:gridCol w:w="1530"/>
            </w:tblGrid>
            <w:tr w:rsidR="0001171E" w:rsidRPr="00CA289F" w14:paraId="37F361B5" w14:textId="77777777" w:rsidTr="0001171E">
              <w:trPr>
                <w:trHeight w:val="288"/>
              </w:trPr>
              <w:tc>
                <w:tcPr>
                  <w:tcW w:w="24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7E9DC" w14:textId="77777777" w:rsidR="0001171E" w:rsidRPr="00CA289F" w:rsidRDefault="0001171E" w:rsidP="008E2785">
                  <w:pPr>
                    <w:suppressAutoHyphens w:val="0"/>
                    <w:spacing w:before="0" w:after="0" w:line="240" w:lineRule="auto"/>
                    <w:jc w:val="center"/>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OMOP Concepts</w:t>
                  </w:r>
                </w:p>
              </w:tc>
            </w:tr>
            <w:tr w:rsidR="0001171E" w:rsidRPr="00CA289F" w14:paraId="0AABDC6F" w14:textId="77777777" w:rsidTr="0001171E">
              <w:trPr>
                <w:trHeight w:val="288"/>
              </w:trPr>
              <w:tc>
                <w:tcPr>
                  <w:tcW w:w="951" w:type="dxa"/>
                  <w:tcBorders>
                    <w:top w:val="nil"/>
                    <w:left w:val="single" w:sz="4" w:space="0" w:color="auto"/>
                    <w:bottom w:val="single" w:sz="4" w:space="0" w:color="auto"/>
                    <w:right w:val="single" w:sz="4" w:space="0" w:color="auto"/>
                  </w:tcBorders>
                  <w:shd w:val="clear" w:color="000000" w:fill="F2F2F2"/>
                  <w:noWrap/>
                  <w:vAlign w:val="bottom"/>
                  <w:hideMark/>
                </w:tcPr>
                <w:p w14:paraId="0EF82CDB"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4161979</w:t>
                  </w:r>
                </w:p>
              </w:tc>
              <w:tc>
                <w:tcPr>
                  <w:tcW w:w="1530" w:type="dxa"/>
                  <w:tcBorders>
                    <w:top w:val="nil"/>
                    <w:left w:val="nil"/>
                    <w:bottom w:val="single" w:sz="4" w:space="0" w:color="auto"/>
                    <w:right w:val="single" w:sz="4" w:space="0" w:color="auto"/>
                  </w:tcBorders>
                  <w:shd w:val="clear" w:color="auto" w:fill="auto"/>
                  <w:noWrap/>
                  <w:vAlign w:val="bottom"/>
                  <w:hideMark/>
                </w:tcPr>
                <w:p w14:paraId="61DD87B4" w14:textId="77777777" w:rsidR="0001171E" w:rsidRPr="00CA289F" w:rsidRDefault="0001171E"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Discharged alive</w:t>
                  </w:r>
                </w:p>
              </w:tc>
            </w:tr>
            <w:tr w:rsidR="0001171E" w:rsidRPr="00CA289F" w14:paraId="70A025F5" w14:textId="77777777" w:rsidTr="0001171E">
              <w:trPr>
                <w:trHeight w:val="288"/>
              </w:trPr>
              <w:tc>
                <w:tcPr>
                  <w:tcW w:w="951" w:type="dxa"/>
                  <w:tcBorders>
                    <w:top w:val="nil"/>
                    <w:left w:val="single" w:sz="4" w:space="0" w:color="auto"/>
                    <w:bottom w:val="single" w:sz="4" w:space="0" w:color="auto"/>
                    <w:right w:val="single" w:sz="4" w:space="0" w:color="auto"/>
                  </w:tcBorders>
                  <w:shd w:val="clear" w:color="000000" w:fill="F2F2F2"/>
                  <w:noWrap/>
                  <w:vAlign w:val="bottom"/>
                  <w:hideMark/>
                </w:tcPr>
                <w:p w14:paraId="7E345235"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4216643</w:t>
                  </w:r>
                </w:p>
              </w:tc>
              <w:tc>
                <w:tcPr>
                  <w:tcW w:w="1530" w:type="dxa"/>
                  <w:tcBorders>
                    <w:top w:val="nil"/>
                    <w:left w:val="nil"/>
                    <w:bottom w:val="single" w:sz="4" w:space="0" w:color="auto"/>
                    <w:right w:val="single" w:sz="4" w:space="0" w:color="auto"/>
                  </w:tcBorders>
                  <w:shd w:val="clear" w:color="auto" w:fill="auto"/>
                  <w:noWrap/>
                  <w:vAlign w:val="bottom"/>
                  <w:hideMark/>
                </w:tcPr>
                <w:p w14:paraId="3842AAD3" w14:textId="77777777" w:rsidR="0001171E" w:rsidRPr="00CA289F" w:rsidRDefault="0001171E"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Patient died</w:t>
                  </w:r>
                </w:p>
              </w:tc>
            </w:tr>
            <w:tr w:rsidR="0001171E" w:rsidRPr="00CA289F" w14:paraId="4D2CF881" w14:textId="77777777" w:rsidTr="0001171E">
              <w:trPr>
                <w:trHeight w:val="288"/>
              </w:trPr>
              <w:tc>
                <w:tcPr>
                  <w:tcW w:w="951" w:type="dxa"/>
                  <w:tcBorders>
                    <w:top w:val="nil"/>
                    <w:left w:val="single" w:sz="4" w:space="0" w:color="auto"/>
                    <w:bottom w:val="single" w:sz="4" w:space="0" w:color="auto"/>
                    <w:right w:val="single" w:sz="4" w:space="0" w:color="auto"/>
                  </w:tcBorders>
                  <w:shd w:val="clear" w:color="000000" w:fill="F2F2F2"/>
                  <w:noWrap/>
                  <w:vAlign w:val="bottom"/>
                  <w:hideMark/>
                </w:tcPr>
                <w:p w14:paraId="4ADD28E1"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44814650</w:t>
                  </w:r>
                </w:p>
              </w:tc>
              <w:tc>
                <w:tcPr>
                  <w:tcW w:w="1530" w:type="dxa"/>
                  <w:tcBorders>
                    <w:top w:val="nil"/>
                    <w:left w:val="nil"/>
                    <w:bottom w:val="single" w:sz="4" w:space="0" w:color="auto"/>
                    <w:right w:val="single" w:sz="4" w:space="0" w:color="auto"/>
                  </w:tcBorders>
                  <w:shd w:val="clear" w:color="auto" w:fill="auto"/>
                  <w:noWrap/>
                  <w:vAlign w:val="bottom"/>
                  <w:hideMark/>
                </w:tcPr>
                <w:p w14:paraId="217629C4" w14:textId="77777777" w:rsidR="0001171E" w:rsidRPr="00CA289F" w:rsidRDefault="0001171E"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No Information</w:t>
                  </w:r>
                </w:p>
              </w:tc>
            </w:tr>
            <w:tr w:rsidR="0001171E" w:rsidRPr="00CA289F" w14:paraId="6A3F743A" w14:textId="77777777" w:rsidTr="0001171E">
              <w:trPr>
                <w:trHeight w:val="288"/>
              </w:trPr>
              <w:tc>
                <w:tcPr>
                  <w:tcW w:w="951" w:type="dxa"/>
                  <w:tcBorders>
                    <w:top w:val="nil"/>
                    <w:left w:val="single" w:sz="4" w:space="0" w:color="auto"/>
                    <w:bottom w:val="single" w:sz="4" w:space="0" w:color="auto"/>
                    <w:right w:val="single" w:sz="4" w:space="0" w:color="auto"/>
                  </w:tcBorders>
                  <w:shd w:val="clear" w:color="000000" w:fill="F2F2F2"/>
                  <w:noWrap/>
                  <w:vAlign w:val="bottom"/>
                  <w:hideMark/>
                </w:tcPr>
                <w:p w14:paraId="51463E76"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44814653</w:t>
                  </w:r>
                </w:p>
              </w:tc>
              <w:tc>
                <w:tcPr>
                  <w:tcW w:w="1530" w:type="dxa"/>
                  <w:tcBorders>
                    <w:top w:val="nil"/>
                    <w:left w:val="nil"/>
                    <w:bottom w:val="single" w:sz="4" w:space="0" w:color="auto"/>
                    <w:right w:val="single" w:sz="4" w:space="0" w:color="auto"/>
                  </w:tcBorders>
                  <w:shd w:val="clear" w:color="auto" w:fill="auto"/>
                  <w:noWrap/>
                  <w:vAlign w:val="bottom"/>
                  <w:hideMark/>
                </w:tcPr>
                <w:p w14:paraId="0ED7074B" w14:textId="77777777" w:rsidR="0001171E" w:rsidRPr="00CA289F" w:rsidRDefault="0001171E"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Unknown</w:t>
                  </w:r>
                </w:p>
              </w:tc>
            </w:tr>
            <w:tr w:rsidR="0001171E" w:rsidRPr="00CA289F" w14:paraId="5DBED9EF" w14:textId="77777777" w:rsidTr="0001171E">
              <w:trPr>
                <w:trHeight w:val="288"/>
              </w:trPr>
              <w:tc>
                <w:tcPr>
                  <w:tcW w:w="951" w:type="dxa"/>
                  <w:tcBorders>
                    <w:top w:val="nil"/>
                    <w:left w:val="single" w:sz="4" w:space="0" w:color="auto"/>
                    <w:bottom w:val="single" w:sz="4" w:space="0" w:color="auto"/>
                    <w:right w:val="single" w:sz="4" w:space="0" w:color="auto"/>
                  </w:tcBorders>
                  <w:shd w:val="clear" w:color="000000" w:fill="F2F2F2"/>
                  <w:noWrap/>
                  <w:vAlign w:val="bottom"/>
                  <w:hideMark/>
                </w:tcPr>
                <w:p w14:paraId="1F5AC6D0"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44814649</w:t>
                  </w:r>
                </w:p>
              </w:tc>
              <w:tc>
                <w:tcPr>
                  <w:tcW w:w="1530" w:type="dxa"/>
                  <w:tcBorders>
                    <w:top w:val="nil"/>
                    <w:left w:val="nil"/>
                    <w:bottom w:val="single" w:sz="4" w:space="0" w:color="auto"/>
                    <w:right w:val="single" w:sz="4" w:space="0" w:color="auto"/>
                  </w:tcBorders>
                  <w:shd w:val="clear" w:color="auto" w:fill="auto"/>
                  <w:noWrap/>
                  <w:vAlign w:val="bottom"/>
                  <w:hideMark/>
                </w:tcPr>
                <w:p w14:paraId="7889E90F" w14:textId="77777777" w:rsidR="0001171E" w:rsidRPr="00CA289F" w:rsidRDefault="0001171E"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Other</w:t>
                  </w:r>
                </w:p>
              </w:tc>
            </w:tr>
            <w:tr w:rsidR="0001171E" w:rsidRPr="00CA289F" w14:paraId="3F8E5E04" w14:textId="77777777" w:rsidTr="0001171E">
              <w:trPr>
                <w:trHeight w:val="288"/>
              </w:trPr>
              <w:tc>
                <w:tcPr>
                  <w:tcW w:w="951" w:type="dxa"/>
                  <w:tcBorders>
                    <w:top w:val="nil"/>
                    <w:left w:val="single" w:sz="4" w:space="0" w:color="auto"/>
                    <w:bottom w:val="single" w:sz="4" w:space="0" w:color="auto"/>
                    <w:right w:val="single" w:sz="4" w:space="0" w:color="auto"/>
                  </w:tcBorders>
                  <w:shd w:val="clear" w:color="000000" w:fill="F2F2F2"/>
                  <w:noWrap/>
                  <w:vAlign w:val="bottom"/>
                  <w:hideMark/>
                </w:tcPr>
                <w:p w14:paraId="7DBB9ED4" w14:textId="77777777" w:rsidR="0001171E" w:rsidRPr="00CA289F" w:rsidRDefault="0001171E"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0</w:t>
                  </w:r>
                </w:p>
              </w:tc>
              <w:tc>
                <w:tcPr>
                  <w:tcW w:w="1530" w:type="dxa"/>
                  <w:tcBorders>
                    <w:top w:val="nil"/>
                    <w:left w:val="nil"/>
                    <w:bottom w:val="single" w:sz="4" w:space="0" w:color="auto"/>
                    <w:right w:val="single" w:sz="4" w:space="0" w:color="auto"/>
                  </w:tcBorders>
                  <w:shd w:val="clear" w:color="auto" w:fill="auto"/>
                  <w:noWrap/>
                  <w:vAlign w:val="bottom"/>
                  <w:hideMark/>
                </w:tcPr>
                <w:p w14:paraId="21C938A2" w14:textId="77777777" w:rsidR="0001171E" w:rsidRPr="00CA289F" w:rsidRDefault="00BB578F"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Field does not exist in the source</w:t>
                  </w:r>
                </w:p>
              </w:tc>
            </w:tr>
          </w:tbl>
          <w:p w14:paraId="53B99E03" w14:textId="77777777" w:rsidR="00C7202C" w:rsidRPr="00CA289F" w:rsidRDefault="0001171E">
            <w:pPr>
              <w:snapToGrid w:val="0"/>
              <w:spacing w:line="240" w:lineRule="auto"/>
              <w:ind w:right="4"/>
              <w:rPr>
                <w:rFonts w:ascii="Times New Roman" w:hAnsi="Times New Roman" w:cs="Times New Roman"/>
                <w:sz w:val="16"/>
                <w:szCs w:val="16"/>
              </w:rPr>
            </w:pPr>
            <w:r w:rsidRPr="00CA289F" w:rsidDel="0001171E">
              <w:rPr>
                <w:rFonts w:ascii="Times New Roman" w:hAnsi="Times New Roman" w:cs="Times New Roman"/>
                <w:sz w:val="16"/>
                <w:szCs w:val="16"/>
              </w:rPr>
              <w:t xml:space="preserve"> </w:t>
            </w:r>
          </w:p>
        </w:tc>
      </w:tr>
      <w:tr w:rsidR="00C7202C" w:rsidRPr="00CA289F" w14:paraId="6D034917" w14:textId="77777777" w:rsidTr="0063424F">
        <w:trPr>
          <w:cantSplit/>
        </w:trPr>
        <w:tc>
          <w:tcPr>
            <w:tcW w:w="1860" w:type="dxa"/>
            <w:tcBorders>
              <w:top w:val="single" w:sz="4" w:space="0" w:color="808080"/>
              <w:left w:val="single" w:sz="4" w:space="0" w:color="808080"/>
              <w:bottom w:val="single" w:sz="4" w:space="0" w:color="808080"/>
            </w:tcBorders>
            <w:shd w:val="clear" w:color="auto" w:fill="auto"/>
          </w:tcPr>
          <w:p w14:paraId="120356E0"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lastRenderedPageBreak/>
              <w:t>DISCHARGE_STATUS</w:t>
            </w:r>
          </w:p>
        </w:tc>
        <w:tc>
          <w:tcPr>
            <w:tcW w:w="1381" w:type="dxa"/>
            <w:tcBorders>
              <w:top w:val="single" w:sz="4" w:space="0" w:color="808080"/>
              <w:left w:val="single" w:sz="4" w:space="0" w:color="808080"/>
              <w:bottom w:val="single" w:sz="4" w:space="0" w:color="808080"/>
            </w:tcBorders>
            <w:shd w:val="clear" w:color="auto" w:fill="auto"/>
          </w:tcPr>
          <w:p w14:paraId="25288ED7" w14:textId="77777777" w:rsidR="00C7202C" w:rsidRPr="00CA289F" w:rsidRDefault="00C7202C" w:rsidP="008E2785">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Based on  </w:t>
            </w:r>
            <w:proofErr w:type="spellStart"/>
            <w:r w:rsidRPr="00CA289F">
              <w:rPr>
                <w:rFonts w:ascii="Times New Roman" w:hAnsi="Times New Roman" w:cs="Times New Roman"/>
                <w:sz w:val="16"/>
                <w:szCs w:val="16"/>
              </w:rPr>
              <w:t>Observation.</w:t>
            </w:r>
            <w:r w:rsidR="008E2785" w:rsidRPr="00CA289F">
              <w:rPr>
                <w:rFonts w:ascii="Times New Roman" w:hAnsi="Times New Roman" w:cs="Times New Roman"/>
                <w:sz w:val="16"/>
                <w:szCs w:val="16"/>
              </w:rPr>
              <w:t>value_as_concept_id</w:t>
            </w:r>
            <w:proofErr w:type="spellEnd"/>
            <w:r w:rsidRPr="00CA289F">
              <w:rPr>
                <w:rFonts w:ascii="Times New Roman" w:hAnsi="Times New Roman" w:cs="Times New Roman"/>
                <w:sz w:val="16"/>
                <w:szCs w:val="16"/>
              </w:rPr>
              <w:t xml:space="preserve"> – see Applied Rule column</w:t>
            </w:r>
          </w:p>
        </w:tc>
        <w:tc>
          <w:tcPr>
            <w:tcW w:w="3672" w:type="dxa"/>
            <w:tcBorders>
              <w:top w:val="single" w:sz="4" w:space="0" w:color="808080"/>
              <w:left w:val="single" w:sz="4" w:space="0" w:color="808080"/>
              <w:bottom w:val="single" w:sz="4" w:space="0" w:color="808080"/>
            </w:tcBorders>
            <w:shd w:val="clear" w:color="auto" w:fill="auto"/>
          </w:tcPr>
          <w:p w14:paraId="1FFCA22D"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Observation table on </w:t>
            </w:r>
            <w:proofErr w:type="spellStart"/>
            <w:r w:rsidRPr="00CA289F">
              <w:rPr>
                <w:rFonts w:ascii="Times New Roman" w:hAnsi="Times New Roman" w:cs="Times New Roman"/>
                <w:sz w:val="16"/>
                <w:szCs w:val="16"/>
              </w:rPr>
              <w:t>visit_occurrence_id</w:t>
            </w:r>
            <w:proofErr w:type="spellEnd"/>
            <w:r w:rsidR="001B6E56" w:rsidRPr="00CA289F">
              <w:rPr>
                <w:rFonts w:ascii="Times New Roman" w:hAnsi="Times New Roman" w:cs="Times New Roman"/>
                <w:sz w:val="16"/>
                <w:szCs w:val="16"/>
              </w:rPr>
              <w:t xml:space="preserve"> and observation_</w:t>
            </w:r>
            <w:r w:rsidR="00043AFA" w:rsidRPr="00CA289F" w:rsidDel="00043AFA">
              <w:rPr>
                <w:rFonts w:ascii="Times New Roman" w:hAnsi="Times New Roman" w:cs="Times New Roman"/>
                <w:sz w:val="16"/>
                <w:szCs w:val="16"/>
              </w:rPr>
              <w:t xml:space="preserve"> </w:t>
            </w:r>
            <w:proofErr w:type="spellStart"/>
            <w:r w:rsidR="001B6E56" w:rsidRPr="00CA289F">
              <w:rPr>
                <w:rFonts w:ascii="Times New Roman" w:hAnsi="Times New Roman" w:cs="Times New Roman"/>
                <w:sz w:val="16"/>
                <w:szCs w:val="16"/>
              </w:rPr>
              <w:t>concept_id</w:t>
            </w:r>
            <w:proofErr w:type="spellEnd"/>
            <w:r w:rsidR="001B6E56" w:rsidRPr="00CA289F">
              <w:rPr>
                <w:rFonts w:ascii="Times New Roman" w:hAnsi="Times New Roman" w:cs="Times New Roman"/>
                <w:sz w:val="16"/>
                <w:szCs w:val="16"/>
              </w:rPr>
              <w:t xml:space="preserve"> = </w:t>
            </w:r>
            <w:r w:rsidR="0001171E" w:rsidRPr="00CA289F">
              <w:rPr>
                <w:rFonts w:ascii="Times New Roman" w:hAnsi="Times New Roman" w:cs="Times New Roman"/>
                <w:sz w:val="16"/>
                <w:szCs w:val="16"/>
              </w:rPr>
              <w:t>4137274 (Discharge to establishment)</w:t>
            </w:r>
            <w:r w:rsidRPr="00CA289F">
              <w:rPr>
                <w:rFonts w:ascii="Times New Roman" w:hAnsi="Times New Roman" w:cs="Times New Roman"/>
                <w:sz w:val="16"/>
                <w:szCs w:val="16"/>
              </w:rPr>
              <w:t xml:space="preserve">. </w:t>
            </w:r>
            <w:r w:rsidR="00294B6F" w:rsidRPr="00CA289F">
              <w:rPr>
                <w:rFonts w:ascii="Times New Roman" w:hAnsi="Times New Roman" w:cs="Times New Roman"/>
                <w:sz w:val="16"/>
                <w:szCs w:val="16"/>
              </w:rPr>
              <w:t>The mapping below is b</w:t>
            </w:r>
            <w:r w:rsidR="008E2785" w:rsidRPr="00CA289F">
              <w:rPr>
                <w:rFonts w:ascii="Times New Roman" w:hAnsi="Times New Roman" w:cs="Times New Roman"/>
                <w:sz w:val="16"/>
                <w:szCs w:val="16"/>
              </w:rPr>
              <w:t xml:space="preserve">ased on the </w:t>
            </w:r>
            <w:proofErr w:type="spellStart"/>
            <w:r w:rsidR="008E2785" w:rsidRPr="00CA289F">
              <w:rPr>
                <w:rFonts w:ascii="Times New Roman" w:hAnsi="Times New Roman" w:cs="Times New Roman"/>
                <w:sz w:val="16"/>
                <w:szCs w:val="16"/>
              </w:rPr>
              <w:t>value_as_concept_id</w:t>
            </w:r>
            <w:proofErr w:type="spellEnd"/>
            <w:r w:rsidRPr="00CA289F">
              <w:rPr>
                <w:rFonts w:ascii="Times New Roman" w:hAnsi="Times New Roman" w:cs="Times New Roman"/>
                <w:sz w:val="16"/>
                <w:szCs w:val="16"/>
              </w:rPr>
              <w:t>:</w:t>
            </w:r>
          </w:p>
          <w:tbl>
            <w:tblPr>
              <w:tblW w:w="0" w:type="auto"/>
              <w:tblLayout w:type="fixed"/>
              <w:tblLook w:val="04A0" w:firstRow="1" w:lastRow="0" w:firstColumn="1" w:lastColumn="0" w:noHBand="0" w:noVBand="1"/>
            </w:tblPr>
            <w:tblGrid>
              <w:gridCol w:w="914"/>
              <w:gridCol w:w="2465"/>
            </w:tblGrid>
            <w:tr w:rsidR="00294B6F" w:rsidRPr="00CA289F" w14:paraId="57923A4D" w14:textId="77777777" w:rsidTr="006B3842">
              <w:trPr>
                <w:cantSplit/>
                <w:trHeight w:val="288"/>
              </w:trPr>
              <w:tc>
                <w:tcPr>
                  <w:tcW w:w="337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66A8B" w14:textId="77777777" w:rsidR="00294B6F" w:rsidRPr="00CA289F" w:rsidRDefault="00294B6F" w:rsidP="00294B6F">
                  <w:pPr>
                    <w:suppressAutoHyphens w:val="0"/>
                    <w:spacing w:before="0" w:after="0" w:line="240" w:lineRule="auto"/>
                    <w:jc w:val="center"/>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 xml:space="preserve">OMOP  to </w:t>
                  </w:r>
                  <w:proofErr w:type="spellStart"/>
                  <w:r w:rsidRPr="00CA289F">
                    <w:rPr>
                      <w:rFonts w:ascii="Times New Roman" w:hAnsi="Times New Roman" w:cs="Times New Roman"/>
                      <w:color w:val="000000"/>
                      <w:sz w:val="18"/>
                      <w:szCs w:val="18"/>
                      <w:lang w:eastAsia="en-US"/>
                    </w:rPr>
                    <w:t>PCORnet</w:t>
                  </w:r>
                  <w:proofErr w:type="spellEnd"/>
                </w:p>
              </w:tc>
            </w:tr>
            <w:tr w:rsidR="00294B6F" w:rsidRPr="00CA289F" w14:paraId="5753083F"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1FD373B7"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38004205</w:t>
                  </w:r>
                </w:p>
              </w:tc>
              <w:tc>
                <w:tcPr>
                  <w:tcW w:w="2465" w:type="dxa"/>
                  <w:tcBorders>
                    <w:top w:val="nil"/>
                    <w:left w:val="nil"/>
                    <w:bottom w:val="single" w:sz="4" w:space="0" w:color="auto"/>
                    <w:right w:val="single" w:sz="4" w:space="0" w:color="auto"/>
                  </w:tcBorders>
                  <w:shd w:val="clear" w:color="auto" w:fill="auto"/>
                  <w:vAlign w:val="bottom"/>
                  <w:hideMark/>
                </w:tcPr>
                <w:p w14:paraId="0E0B01DC"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AF = Adult Foster Home</w:t>
                  </w:r>
                </w:p>
              </w:tc>
            </w:tr>
            <w:tr w:rsidR="00294B6F" w:rsidRPr="00CA289F" w14:paraId="16D57531"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277042FD"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38004301</w:t>
                  </w:r>
                </w:p>
              </w:tc>
              <w:tc>
                <w:tcPr>
                  <w:tcW w:w="2465" w:type="dxa"/>
                  <w:tcBorders>
                    <w:top w:val="nil"/>
                    <w:left w:val="nil"/>
                    <w:bottom w:val="single" w:sz="4" w:space="0" w:color="auto"/>
                    <w:right w:val="single" w:sz="4" w:space="0" w:color="auto"/>
                  </w:tcBorders>
                  <w:shd w:val="clear" w:color="auto" w:fill="auto"/>
                  <w:vAlign w:val="bottom"/>
                  <w:hideMark/>
                </w:tcPr>
                <w:p w14:paraId="18C69F2E"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AL = Assisted Living Facility</w:t>
                  </w:r>
                </w:p>
              </w:tc>
            </w:tr>
            <w:tr w:rsidR="00294B6F" w:rsidRPr="00CA289F" w14:paraId="589639E5"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15FD853C"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4021968</w:t>
                  </w:r>
                </w:p>
              </w:tc>
              <w:tc>
                <w:tcPr>
                  <w:tcW w:w="2465" w:type="dxa"/>
                  <w:tcBorders>
                    <w:top w:val="nil"/>
                    <w:left w:val="nil"/>
                    <w:bottom w:val="single" w:sz="4" w:space="0" w:color="auto"/>
                    <w:right w:val="single" w:sz="4" w:space="0" w:color="auto"/>
                  </w:tcBorders>
                  <w:shd w:val="clear" w:color="auto" w:fill="auto"/>
                  <w:vAlign w:val="bottom"/>
                  <w:hideMark/>
                </w:tcPr>
                <w:p w14:paraId="39ED1D9F"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AM = Against Medical Advice</w:t>
                  </w:r>
                </w:p>
              </w:tc>
            </w:tr>
            <w:tr w:rsidR="00294B6F" w:rsidRPr="00CA289F" w14:paraId="35D06588"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1637FDEE"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44814693</w:t>
                  </w:r>
                </w:p>
              </w:tc>
              <w:tc>
                <w:tcPr>
                  <w:tcW w:w="2465" w:type="dxa"/>
                  <w:tcBorders>
                    <w:top w:val="nil"/>
                    <w:left w:val="nil"/>
                    <w:bottom w:val="single" w:sz="4" w:space="0" w:color="auto"/>
                    <w:right w:val="single" w:sz="4" w:space="0" w:color="auto"/>
                  </w:tcBorders>
                  <w:shd w:val="clear" w:color="auto" w:fill="auto"/>
                  <w:vAlign w:val="bottom"/>
                  <w:hideMark/>
                </w:tcPr>
                <w:p w14:paraId="7D1550F9"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AW = Absent without leave</w:t>
                  </w:r>
                </w:p>
              </w:tc>
            </w:tr>
            <w:tr w:rsidR="00294B6F" w:rsidRPr="00CA289F" w14:paraId="1C6E8415"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16D3DCAA"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4216643</w:t>
                  </w:r>
                </w:p>
              </w:tc>
              <w:tc>
                <w:tcPr>
                  <w:tcW w:w="2465" w:type="dxa"/>
                  <w:tcBorders>
                    <w:top w:val="nil"/>
                    <w:left w:val="nil"/>
                    <w:bottom w:val="single" w:sz="4" w:space="0" w:color="auto"/>
                    <w:right w:val="single" w:sz="4" w:space="0" w:color="auto"/>
                  </w:tcBorders>
                  <w:shd w:val="clear" w:color="auto" w:fill="auto"/>
                  <w:vAlign w:val="bottom"/>
                  <w:hideMark/>
                </w:tcPr>
                <w:p w14:paraId="58C51975"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EX = Expired</w:t>
                  </w:r>
                </w:p>
              </w:tc>
            </w:tr>
            <w:tr w:rsidR="00294B6F" w:rsidRPr="00CA289F" w14:paraId="5FC792CA"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56CDE6A7"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38004195</w:t>
                  </w:r>
                </w:p>
              </w:tc>
              <w:tc>
                <w:tcPr>
                  <w:tcW w:w="2465" w:type="dxa"/>
                  <w:tcBorders>
                    <w:top w:val="nil"/>
                    <w:left w:val="nil"/>
                    <w:bottom w:val="single" w:sz="4" w:space="0" w:color="auto"/>
                    <w:right w:val="single" w:sz="4" w:space="0" w:color="auto"/>
                  </w:tcBorders>
                  <w:shd w:val="clear" w:color="auto" w:fill="auto"/>
                  <w:vAlign w:val="bottom"/>
                  <w:hideMark/>
                </w:tcPr>
                <w:p w14:paraId="34168A62"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HH = Home Health</w:t>
                  </w:r>
                </w:p>
              </w:tc>
            </w:tr>
            <w:tr w:rsidR="00294B6F" w:rsidRPr="00CA289F" w14:paraId="1013CA1A"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06572A46"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8536</w:t>
                  </w:r>
                </w:p>
              </w:tc>
              <w:tc>
                <w:tcPr>
                  <w:tcW w:w="2465" w:type="dxa"/>
                  <w:tcBorders>
                    <w:top w:val="nil"/>
                    <w:left w:val="nil"/>
                    <w:bottom w:val="single" w:sz="4" w:space="0" w:color="auto"/>
                    <w:right w:val="single" w:sz="4" w:space="0" w:color="auto"/>
                  </w:tcBorders>
                  <w:shd w:val="clear" w:color="auto" w:fill="auto"/>
                  <w:vAlign w:val="bottom"/>
                  <w:hideMark/>
                </w:tcPr>
                <w:p w14:paraId="58FD7F91"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HO = Home / Self Care</w:t>
                  </w:r>
                </w:p>
              </w:tc>
            </w:tr>
            <w:tr w:rsidR="00294B6F" w:rsidRPr="00CA289F" w14:paraId="31A8A377"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623CF48D"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8546</w:t>
                  </w:r>
                </w:p>
              </w:tc>
              <w:tc>
                <w:tcPr>
                  <w:tcW w:w="2465" w:type="dxa"/>
                  <w:tcBorders>
                    <w:top w:val="nil"/>
                    <w:left w:val="nil"/>
                    <w:bottom w:val="single" w:sz="4" w:space="0" w:color="auto"/>
                    <w:right w:val="single" w:sz="4" w:space="0" w:color="auto"/>
                  </w:tcBorders>
                  <w:shd w:val="clear" w:color="auto" w:fill="auto"/>
                  <w:vAlign w:val="bottom"/>
                  <w:hideMark/>
                </w:tcPr>
                <w:p w14:paraId="577EAC66"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HS = Hospice</w:t>
                  </w:r>
                </w:p>
              </w:tc>
            </w:tr>
            <w:tr w:rsidR="00294B6F" w:rsidRPr="00CA289F" w14:paraId="06895A72"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2D93E0FA"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38004279</w:t>
                  </w:r>
                </w:p>
              </w:tc>
              <w:tc>
                <w:tcPr>
                  <w:tcW w:w="2465" w:type="dxa"/>
                  <w:tcBorders>
                    <w:top w:val="nil"/>
                    <w:left w:val="nil"/>
                    <w:bottom w:val="single" w:sz="4" w:space="0" w:color="auto"/>
                    <w:right w:val="single" w:sz="4" w:space="0" w:color="auto"/>
                  </w:tcBorders>
                  <w:shd w:val="clear" w:color="auto" w:fill="auto"/>
                  <w:vAlign w:val="bottom"/>
                  <w:hideMark/>
                </w:tcPr>
                <w:p w14:paraId="1D2A9B02"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IP = Other Acute Inpatient Hospital</w:t>
                  </w:r>
                </w:p>
              </w:tc>
            </w:tr>
            <w:tr w:rsidR="00294B6F" w:rsidRPr="00CA289F" w14:paraId="634F6607"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5E5F7C29"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8676</w:t>
                  </w:r>
                </w:p>
              </w:tc>
              <w:tc>
                <w:tcPr>
                  <w:tcW w:w="2465" w:type="dxa"/>
                  <w:tcBorders>
                    <w:top w:val="nil"/>
                    <w:left w:val="nil"/>
                    <w:bottom w:val="single" w:sz="4" w:space="0" w:color="auto"/>
                    <w:right w:val="single" w:sz="4" w:space="0" w:color="auto"/>
                  </w:tcBorders>
                  <w:shd w:val="clear" w:color="auto" w:fill="auto"/>
                  <w:vAlign w:val="bottom"/>
                  <w:hideMark/>
                </w:tcPr>
                <w:p w14:paraId="102B2C4E"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NH = Nursing Home (Includes ICF)</w:t>
                  </w:r>
                </w:p>
              </w:tc>
            </w:tr>
            <w:tr w:rsidR="00294B6F" w:rsidRPr="00CA289F" w14:paraId="13C29B7F"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780A157F"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8920</w:t>
                  </w:r>
                </w:p>
              </w:tc>
              <w:tc>
                <w:tcPr>
                  <w:tcW w:w="2465" w:type="dxa"/>
                  <w:tcBorders>
                    <w:top w:val="nil"/>
                    <w:left w:val="nil"/>
                    <w:bottom w:val="single" w:sz="4" w:space="0" w:color="auto"/>
                    <w:right w:val="single" w:sz="4" w:space="0" w:color="auto"/>
                  </w:tcBorders>
                  <w:shd w:val="clear" w:color="auto" w:fill="auto"/>
                  <w:vAlign w:val="bottom"/>
                  <w:hideMark/>
                </w:tcPr>
                <w:p w14:paraId="35E7AC1D"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RH = Rehabilitation Facility</w:t>
                  </w:r>
                </w:p>
              </w:tc>
            </w:tr>
            <w:tr w:rsidR="00294B6F" w:rsidRPr="00CA289F" w14:paraId="4B36B061"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2BD40B23"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44814680</w:t>
                  </w:r>
                </w:p>
              </w:tc>
              <w:tc>
                <w:tcPr>
                  <w:tcW w:w="2465" w:type="dxa"/>
                  <w:tcBorders>
                    <w:top w:val="nil"/>
                    <w:left w:val="nil"/>
                    <w:bottom w:val="single" w:sz="4" w:space="0" w:color="auto"/>
                    <w:right w:val="single" w:sz="4" w:space="0" w:color="auto"/>
                  </w:tcBorders>
                  <w:shd w:val="clear" w:color="auto" w:fill="auto"/>
                  <w:vAlign w:val="bottom"/>
                  <w:hideMark/>
                </w:tcPr>
                <w:p w14:paraId="00BC19CE"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RS = Residential Facility</w:t>
                  </w:r>
                </w:p>
              </w:tc>
            </w:tr>
            <w:tr w:rsidR="00294B6F" w:rsidRPr="00CA289F" w14:paraId="38AEB4E9"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0C194A17"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8717</w:t>
                  </w:r>
                </w:p>
              </w:tc>
              <w:tc>
                <w:tcPr>
                  <w:tcW w:w="2465" w:type="dxa"/>
                  <w:tcBorders>
                    <w:top w:val="nil"/>
                    <w:left w:val="nil"/>
                    <w:bottom w:val="single" w:sz="4" w:space="0" w:color="auto"/>
                    <w:right w:val="single" w:sz="4" w:space="0" w:color="auto"/>
                  </w:tcBorders>
                  <w:shd w:val="clear" w:color="auto" w:fill="auto"/>
                  <w:vAlign w:val="bottom"/>
                  <w:hideMark/>
                </w:tcPr>
                <w:p w14:paraId="413C12EC"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SH = Still In Hospital</w:t>
                  </w:r>
                </w:p>
              </w:tc>
            </w:tr>
            <w:tr w:rsidR="00294B6F" w:rsidRPr="00CA289F" w14:paraId="3B99E934"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215F2BEF"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8863</w:t>
                  </w:r>
                </w:p>
              </w:tc>
              <w:tc>
                <w:tcPr>
                  <w:tcW w:w="2465" w:type="dxa"/>
                  <w:tcBorders>
                    <w:top w:val="nil"/>
                    <w:left w:val="nil"/>
                    <w:bottom w:val="single" w:sz="4" w:space="0" w:color="auto"/>
                    <w:right w:val="single" w:sz="4" w:space="0" w:color="auto"/>
                  </w:tcBorders>
                  <w:shd w:val="clear" w:color="auto" w:fill="auto"/>
                  <w:vAlign w:val="bottom"/>
                  <w:hideMark/>
                </w:tcPr>
                <w:p w14:paraId="5B2528C5"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SN = Skilled Nursing Facility</w:t>
                  </w:r>
                </w:p>
              </w:tc>
            </w:tr>
            <w:tr w:rsidR="00294B6F" w:rsidRPr="00CA289F" w14:paraId="26D78580"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1A944F5A"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44814650</w:t>
                  </w:r>
                </w:p>
              </w:tc>
              <w:tc>
                <w:tcPr>
                  <w:tcW w:w="2465" w:type="dxa"/>
                  <w:tcBorders>
                    <w:top w:val="nil"/>
                    <w:left w:val="nil"/>
                    <w:bottom w:val="single" w:sz="4" w:space="0" w:color="auto"/>
                    <w:right w:val="single" w:sz="4" w:space="0" w:color="auto"/>
                  </w:tcBorders>
                  <w:shd w:val="clear" w:color="auto" w:fill="auto"/>
                  <w:vAlign w:val="bottom"/>
                  <w:hideMark/>
                </w:tcPr>
                <w:p w14:paraId="46B4F2E8"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NI = No information</w:t>
                  </w:r>
                </w:p>
              </w:tc>
            </w:tr>
            <w:tr w:rsidR="00294B6F" w:rsidRPr="00CA289F" w14:paraId="2CD9251C"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35294376"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44814653</w:t>
                  </w:r>
                </w:p>
              </w:tc>
              <w:tc>
                <w:tcPr>
                  <w:tcW w:w="2465" w:type="dxa"/>
                  <w:tcBorders>
                    <w:top w:val="nil"/>
                    <w:left w:val="nil"/>
                    <w:bottom w:val="single" w:sz="4" w:space="0" w:color="auto"/>
                    <w:right w:val="single" w:sz="4" w:space="0" w:color="auto"/>
                  </w:tcBorders>
                  <w:shd w:val="clear" w:color="auto" w:fill="auto"/>
                  <w:vAlign w:val="bottom"/>
                  <w:hideMark/>
                </w:tcPr>
                <w:p w14:paraId="0B0DD60B"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UN = Unknown</w:t>
                  </w:r>
                </w:p>
              </w:tc>
            </w:tr>
            <w:tr w:rsidR="00294B6F" w:rsidRPr="00CA289F" w14:paraId="2DBD3DDE"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21717718"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44814649</w:t>
                  </w:r>
                </w:p>
              </w:tc>
              <w:tc>
                <w:tcPr>
                  <w:tcW w:w="2465" w:type="dxa"/>
                  <w:tcBorders>
                    <w:top w:val="nil"/>
                    <w:left w:val="nil"/>
                    <w:bottom w:val="single" w:sz="4" w:space="0" w:color="auto"/>
                    <w:right w:val="single" w:sz="4" w:space="0" w:color="auto"/>
                  </w:tcBorders>
                  <w:shd w:val="clear" w:color="auto" w:fill="auto"/>
                  <w:vAlign w:val="bottom"/>
                  <w:hideMark/>
                </w:tcPr>
                <w:p w14:paraId="18F297FB"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OT = Other</w:t>
                  </w:r>
                </w:p>
              </w:tc>
            </w:tr>
            <w:tr w:rsidR="00294B6F" w:rsidRPr="00CA289F" w14:paraId="0EB63F2D" w14:textId="77777777" w:rsidTr="006B3842">
              <w:trPr>
                <w:cantSplit/>
                <w:trHeight w:val="288"/>
              </w:trPr>
              <w:tc>
                <w:tcPr>
                  <w:tcW w:w="914" w:type="dxa"/>
                  <w:tcBorders>
                    <w:top w:val="nil"/>
                    <w:left w:val="single" w:sz="4" w:space="0" w:color="auto"/>
                    <w:bottom w:val="single" w:sz="4" w:space="0" w:color="auto"/>
                    <w:right w:val="single" w:sz="4" w:space="0" w:color="auto"/>
                  </w:tcBorders>
                  <w:shd w:val="clear" w:color="000000" w:fill="EDEDED"/>
                  <w:noWrap/>
                  <w:vAlign w:val="bottom"/>
                  <w:hideMark/>
                </w:tcPr>
                <w:p w14:paraId="4FFB44A4" w14:textId="77777777" w:rsidR="00294B6F" w:rsidRPr="00CA289F" w:rsidRDefault="00294B6F"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0</w:t>
                  </w:r>
                </w:p>
              </w:tc>
              <w:tc>
                <w:tcPr>
                  <w:tcW w:w="2465" w:type="dxa"/>
                  <w:tcBorders>
                    <w:top w:val="nil"/>
                    <w:left w:val="nil"/>
                    <w:bottom w:val="single" w:sz="4" w:space="0" w:color="auto"/>
                    <w:right w:val="single" w:sz="4" w:space="0" w:color="auto"/>
                  </w:tcBorders>
                  <w:shd w:val="clear" w:color="auto" w:fill="auto"/>
                  <w:vAlign w:val="bottom"/>
                  <w:hideMark/>
                </w:tcPr>
                <w:p w14:paraId="75851CFE" w14:textId="77777777" w:rsidR="00294B6F" w:rsidRPr="00CA289F" w:rsidRDefault="00294B6F" w:rsidP="00294B6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NULL</w:t>
                  </w:r>
                </w:p>
              </w:tc>
            </w:tr>
          </w:tbl>
          <w:p w14:paraId="00A2616A" w14:textId="77777777" w:rsidR="00C7202C" w:rsidRPr="00CA289F" w:rsidRDefault="00C7202C">
            <w:pPr>
              <w:snapToGrid w:val="0"/>
              <w:spacing w:line="240" w:lineRule="auto"/>
              <w:ind w:right="4"/>
              <w:rPr>
                <w:rFonts w:ascii="Times New Roman" w:eastAsia="Calibri" w:hAnsi="Times New Roman" w:cs="Times New Roman"/>
                <w:color w:val="000000"/>
                <w:sz w:val="16"/>
                <w:szCs w:val="16"/>
              </w:rPr>
            </w:pP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707FDE98" w14:textId="77777777" w:rsidR="00C7202C" w:rsidRPr="00CA289F" w:rsidRDefault="00C7202C">
            <w:pPr>
              <w:snapToGrid w:val="0"/>
              <w:spacing w:line="240" w:lineRule="auto"/>
              <w:ind w:right="4"/>
              <w:rPr>
                <w:rFonts w:ascii="Times New Roman" w:eastAsia="Calibri" w:hAnsi="Times New Roman" w:cs="Times New Roman"/>
                <w:color w:val="000000"/>
                <w:sz w:val="16"/>
                <w:szCs w:val="16"/>
              </w:rPr>
            </w:pPr>
          </w:p>
          <w:tbl>
            <w:tblPr>
              <w:tblW w:w="2751" w:type="dxa"/>
              <w:tblLayout w:type="fixed"/>
              <w:tblLook w:val="04A0" w:firstRow="1" w:lastRow="0" w:firstColumn="1" w:lastColumn="0" w:noHBand="0" w:noVBand="1"/>
            </w:tblPr>
            <w:tblGrid>
              <w:gridCol w:w="951"/>
              <w:gridCol w:w="1800"/>
            </w:tblGrid>
            <w:tr w:rsidR="006B3842" w:rsidRPr="00CA289F" w14:paraId="239B6967" w14:textId="77777777" w:rsidTr="008E2785">
              <w:trPr>
                <w:trHeight w:val="288"/>
              </w:trPr>
              <w:tc>
                <w:tcPr>
                  <w:tcW w:w="275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B6B2C" w14:textId="77777777" w:rsidR="006B3842" w:rsidRPr="00CA289F" w:rsidRDefault="006B3842" w:rsidP="008E2785">
                  <w:pPr>
                    <w:suppressAutoHyphens w:val="0"/>
                    <w:spacing w:before="0" w:after="0" w:line="240" w:lineRule="auto"/>
                    <w:jc w:val="center"/>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OMOP Concepts</w:t>
                  </w:r>
                </w:p>
              </w:tc>
            </w:tr>
            <w:tr w:rsidR="006B3842" w:rsidRPr="00CA289F" w14:paraId="0950D41F"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1C2755FC"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38004205</w:t>
                  </w:r>
                </w:p>
              </w:tc>
              <w:tc>
                <w:tcPr>
                  <w:tcW w:w="1800" w:type="dxa"/>
                  <w:tcBorders>
                    <w:top w:val="nil"/>
                    <w:left w:val="nil"/>
                    <w:bottom w:val="single" w:sz="4" w:space="0" w:color="auto"/>
                    <w:right w:val="single" w:sz="4" w:space="0" w:color="auto"/>
                  </w:tcBorders>
                  <w:shd w:val="clear" w:color="auto" w:fill="auto"/>
                  <w:hideMark/>
                </w:tcPr>
                <w:p w14:paraId="2C1A558D"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Agencies, Foster Care Agency</w:t>
                  </w:r>
                </w:p>
              </w:tc>
            </w:tr>
            <w:tr w:rsidR="006B3842" w:rsidRPr="00CA289F" w14:paraId="7444D27E"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7CE67131"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38004301</w:t>
                  </w:r>
                </w:p>
              </w:tc>
              <w:tc>
                <w:tcPr>
                  <w:tcW w:w="1800" w:type="dxa"/>
                  <w:tcBorders>
                    <w:top w:val="nil"/>
                    <w:left w:val="nil"/>
                    <w:bottom w:val="single" w:sz="4" w:space="0" w:color="auto"/>
                    <w:right w:val="single" w:sz="4" w:space="0" w:color="auto"/>
                  </w:tcBorders>
                  <w:shd w:val="clear" w:color="auto" w:fill="auto"/>
                  <w:hideMark/>
                </w:tcPr>
                <w:p w14:paraId="2F914D07"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Nursing &amp; Custodial Care Facilities, Assisted Living Facility</w:t>
                  </w:r>
                </w:p>
              </w:tc>
            </w:tr>
            <w:tr w:rsidR="006B3842" w:rsidRPr="00CA289F" w14:paraId="68900561"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0F4C1A85"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4021968</w:t>
                  </w:r>
                </w:p>
              </w:tc>
              <w:tc>
                <w:tcPr>
                  <w:tcW w:w="1800" w:type="dxa"/>
                  <w:tcBorders>
                    <w:top w:val="nil"/>
                    <w:left w:val="nil"/>
                    <w:bottom w:val="single" w:sz="4" w:space="0" w:color="auto"/>
                    <w:right w:val="single" w:sz="4" w:space="0" w:color="auto"/>
                  </w:tcBorders>
                  <w:shd w:val="clear" w:color="auto" w:fill="auto"/>
                  <w:hideMark/>
                </w:tcPr>
                <w:p w14:paraId="75A225C6"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Patient self-discharge against medical advice</w:t>
                  </w:r>
                </w:p>
              </w:tc>
            </w:tr>
            <w:tr w:rsidR="006B3842" w:rsidRPr="00CA289F" w14:paraId="59D3E0EB"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782B3C2B"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44814693</w:t>
                  </w:r>
                </w:p>
              </w:tc>
              <w:tc>
                <w:tcPr>
                  <w:tcW w:w="1800" w:type="dxa"/>
                  <w:tcBorders>
                    <w:top w:val="nil"/>
                    <w:left w:val="nil"/>
                    <w:bottom w:val="single" w:sz="4" w:space="0" w:color="auto"/>
                    <w:right w:val="single" w:sz="4" w:space="0" w:color="auto"/>
                  </w:tcBorders>
                  <w:shd w:val="clear" w:color="auto" w:fill="auto"/>
                  <w:hideMark/>
                </w:tcPr>
                <w:p w14:paraId="2DB026F9"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Absent without leave</w:t>
                  </w:r>
                </w:p>
              </w:tc>
            </w:tr>
            <w:tr w:rsidR="006B3842" w:rsidRPr="00CA289F" w14:paraId="62EEB5D2"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306875A2"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4216643</w:t>
                  </w:r>
                </w:p>
              </w:tc>
              <w:tc>
                <w:tcPr>
                  <w:tcW w:w="1800" w:type="dxa"/>
                  <w:tcBorders>
                    <w:top w:val="nil"/>
                    <w:left w:val="nil"/>
                    <w:bottom w:val="single" w:sz="4" w:space="0" w:color="auto"/>
                    <w:right w:val="single" w:sz="4" w:space="0" w:color="auto"/>
                  </w:tcBorders>
                  <w:shd w:val="clear" w:color="auto" w:fill="auto"/>
                  <w:hideMark/>
                </w:tcPr>
                <w:p w14:paraId="32758EA9"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Patient died</w:t>
                  </w:r>
                </w:p>
              </w:tc>
            </w:tr>
            <w:tr w:rsidR="006B3842" w:rsidRPr="00CA289F" w14:paraId="3975D7A1"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7AC21D9D"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38004195</w:t>
                  </w:r>
                </w:p>
              </w:tc>
              <w:tc>
                <w:tcPr>
                  <w:tcW w:w="1800" w:type="dxa"/>
                  <w:tcBorders>
                    <w:top w:val="nil"/>
                    <w:left w:val="nil"/>
                    <w:bottom w:val="single" w:sz="4" w:space="0" w:color="auto"/>
                    <w:right w:val="single" w:sz="4" w:space="0" w:color="auto"/>
                  </w:tcBorders>
                  <w:shd w:val="clear" w:color="auto" w:fill="auto"/>
                  <w:hideMark/>
                </w:tcPr>
                <w:p w14:paraId="03F7188F"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Agencies, Home Health</w:t>
                  </w:r>
                </w:p>
              </w:tc>
            </w:tr>
            <w:tr w:rsidR="006B3842" w:rsidRPr="00CA289F" w14:paraId="09071DF1"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78DDFF5F"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8536</w:t>
                  </w:r>
                </w:p>
              </w:tc>
              <w:tc>
                <w:tcPr>
                  <w:tcW w:w="1800" w:type="dxa"/>
                  <w:tcBorders>
                    <w:top w:val="nil"/>
                    <w:left w:val="nil"/>
                    <w:bottom w:val="single" w:sz="4" w:space="0" w:color="auto"/>
                    <w:right w:val="single" w:sz="4" w:space="0" w:color="auto"/>
                  </w:tcBorders>
                  <w:shd w:val="clear" w:color="auto" w:fill="auto"/>
                  <w:hideMark/>
                </w:tcPr>
                <w:p w14:paraId="779ACF14"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Home</w:t>
                  </w:r>
                </w:p>
              </w:tc>
            </w:tr>
            <w:tr w:rsidR="006B3842" w:rsidRPr="00CA289F" w14:paraId="423F8A47"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71145AC6"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8546</w:t>
                  </w:r>
                </w:p>
              </w:tc>
              <w:tc>
                <w:tcPr>
                  <w:tcW w:w="1800" w:type="dxa"/>
                  <w:tcBorders>
                    <w:top w:val="nil"/>
                    <w:left w:val="nil"/>
                    <w:bottom w:val="single" w:sz="4" w:space="0" w:color="auto"/>
                    <w:right w:val="single" w:sz="4" w:space="0" w:color="auto"/>
                  </w:tcBorders>
                  <w:shd w:val="clear" w:color="auto" w:fill="auto"/>
                  <w:hideMark/>
                </w:tcPr>
                <w:p w14:paraId="34EB4EEC"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Hospice</w:t>
                  </w:r>
                </w:p>
              </w:tc>
            </w:tr>
            <w:tr w:rsidR="006B3842" w:rsidRPr="00CA289F" w14:paraId="4B110E8D"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1AA897C4"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38004279</w:t>
                  </w:r>
                </w:p>
              </w:tc>
              <w:tc>
                <w:tcPr>
                  <w:tcW w:w="1800" w:type="dxa"/>
                  <w:tcBorders>
                    <w:top w:val="nil"/>
                    <w:left w:val="nil"/>
                    <w:bottom w:val="single" w:sz="4" w:space="0" w:color="auto"/>
                    <w:right w:val="single" w:sz="4" w:space="0" w:color="auto"/>
                  </w:tcBorders>
                  <w:shd w:val="clear" w:color="auto" w:fill="auto"/>
                  <w:hideMark/>
                </w:tcPr>
                <w:p w14:paraId="50D3091A"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Hospitals, General Acute Care Hospital</w:t>
                  </w:r>
                </w:p>
              </w:tc>
            </w:tr>
            <w:tr w:rsidR="006B3842" w:rsidRPr="00CA289F" w14:paraId="50DD44CE"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68680479"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8676</w:t>
                  </w:r>
                </w:p>
              </w:tc>
              <w:tc>
                <w:tcPr>
                  <w:tcW w:w="1800" w:type="dxa"/>
                  <w:tcBorders>
                    <w:top w:val="nil"/>
                    <w:left w:val="nil"/>
                    <w:bottom w:val="single" w:sz="4" w:space="0" w:color="auto"/>
                    <w:right w:val="single" w:sz="4" w:space="0" w:color="auto"/>
                  </w:tcBorders>
                  <w:shd w:val="clear" w:color="auto" w:fill="auto"/>
                  <w:hideMark/>
                </w:tcPr>
                <w:p w14:paraId="79807A35"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Nursing Facility</w:t>
                  </w:r>
                </w:p>
              </w:tc>
            </w:tr>
            <w:tr w:rsidR="006B3842" w:rsidRPr="00CA289F" w14:paraId="0646026E"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53A56EEC"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8920</w:t>
                  </w:r>
                </w:p>
              </w:tc>
              <w:tc>
                <w:tcPr>
                  <w:tcW w:w="1800" w:type="dxa"/>
                  <w:tcBorders>
                    <w:top w:val="nil"/>
                    <w:left w:val="nil"/>
                    <w:bottom w:val="single" w:sz="4" w:space="0" w:color="auto"/>
                    <w:right w:val="single" w:sz="4" w:space="0" w:color="auto"/>
                  </w:tcBorders>
                  <w:shd w:val="clear" w:color="auto" w:fill="auto"/>
                  <w:hideMark/>
                </w:tcPr>
                <w:p w14:paraId="0C9D36A5"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 xml:space="preserve">Comprehensive Inpatient Rehabilitation Facility: </w:t>
                  </w:r>
                </w:p>
              </w:tc>
            </w:tr>
            <w:tr w:rsidR="006B3842" w:rsidRPr="00CA289F" w14:paraId="0FE2745C"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46D7E910"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44814680</w:t>
                  </w:r>
                </w:p>
              </w:tc>
              <w:tc>
                <w:tcPr>
                  <w:tcW w:w="1800" w:type="dxa"/>
                  <w:tcBorders>
                    <w:top w:val="nil"/>
                    <w:left w:val="nil"/>
                    <w:bottom w:val="single" w:sz="4" w:space="0" w:color="auto"/>
                    <w:right w:val="single" w:sz="4" w:space="0" w:color="auto"/>
                  </w:tcBorders>
                  <w:shd w:val="clear" w:color="auto" w:fill="auto"/>
                  <w:hideMark/>
                </w:tcPr>
                <w:p w14:paraId="6414E001"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Residential Facility</w:t>
                  </w:r>
                </w:p>
              </w:tc>
            </w:tr>
            <w:tr w:rsidR="006B3842" w:rsidRPr="00CA289F" w14:paraId="32CE0350"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7D96B9C5"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8717</w:t>
                  </w:r>
                </w:p>
              </w:tc>
              <w:tc>
                <w:tcPr>
                  <w:tcW w:w="1800" w:type="dxa"/>
                  <w:tcBorders>
                    <w:top w:val="nil"/>
                    <w:left w:val="nil"/>
                    <w:bottom w:val="single" w:sz="4" w:space="0" w:color="auto"/>
                    <w:right w:val="single" w:sz="4" w:space="0" w:color="auto"/>
                  </w:tcBorders>
                  <w:shd w:val="clear" w:color="auto" w:fill="auto"/>
                  <w:hideMark/>
                </w:tcPr>
                <w:p w14:paraId="1A61BE4B"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Inpatient Hospital</w:t>
                  </w:r>
                </w:p>
              </w:tc>
            </w:tr>
            <w:tr w:rsidR="006B3842" w:rsidRPr="00CA289F" w14:paraId="6D833747"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2461D327"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8863</w:t>
                  </w:r>
                </w:p>
              </w:tc>
              <w:tc>
                <w:tcPr>
                  <w:tcW w:w="1800" w:type="dxa"/>
                  <w:tcBorders>
                    <w:top w:val="nil"/>
                    <w:left w:val="nil"/>
                    <w:bottom w:val="single" w:sz="4" w:space="0" w:color="auto"/>
                    <w:right w:val="single" w:sz="4" w:space="0" w:color="auto"/>
                  </w:tcBorders>
                  <w:shd w:val="clear" w:color="auto" w:fill="auto"/>
                  <w:hideMark/>
                </w:tcPr>
                <w:p w14:paraId="57EE56C2"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Skilled Nursing Facility</w:t>
                  </w:r>
                </w:p>
              </w:tc>
            </w:tr>
            <w:tr w:rsidR="006B3842" w:rsidRPr="00CA289F" w14:paraId="5A246A21"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5DEC80B9"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44814650</w:t>
                  </w:r>
                </w:p>
              </w:tc>
              <w:tc>
                <w:tcPr>
                  <w:tcW w:w="1800" w:type="dxa"/>
                  <w:tcBorders>
                    <w:top w:val="nil"/>
                    <w:left w:val="nil"/>
                    <w:bottom w:val="single" w:sz="4" w:space="0" w:color="auto"/>
                    <w:right w:val="single" w:sz="4" w:space="0" w:color="auto"/>
                  </w:tcBorders>
                  <w:shd w:val="clear" w:color="auto" w:fill="auto"/>
                  <w:hideMark/>
                </w:tcPr>
                <w:p w14:paraId="551322A1"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No information</w:t>
                  </w:r>
                </w:p>
              </w:tc>
            </w:tr>
            <w:tr w:rsidR="006B3842" w:rsidRPr="00CA289F" w14:paraId="2BBFAC3F"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4208668E"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44814653</w:t>
                  </w:r>
                </w:p>
              </w:tc>
              <w:tc>
                <w:tcPr>
                  <w:tcW w:w="1800" w:type="dxa"/>
                  <w:tcBorders>
                    <w:top w:val="nil"/>
                    <w:left w:val="nil"/>
                    <w:bottom w:val="single" w:sz="4" w:space="0" w:color="auto"/>
                    <w:right w:val="single" w:sz="4" w:space="0" w:color="auto"/>
                  </w:tcBorders>
                  <w:shd w:val="clear" w:color="auto" w:fill="auto"/>
                  <w:hideMark/>
                </w:tcPr>
                <w:p w14:paraId="57532502"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Unknown</w:t>
                  </w:r>
                </w:p>
              </w:tc>
            </w:tr>
            <w:tr w:rsidR="006B3842" w:rsidRPr="00CA289F" w14:paraId="261DF179"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733FC3A7"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44814649</w:t>
                  </w:r>
                </w:p>
              </w:tc>
              <w:tc>
                <w:tcPr>
                  <w:tcW w:w="1800" w:type="dxa"/>
                  <w:tcBorders>
                    <w:top w:val="nil"/>
                    <w:left w:val="nil"/>
                    <w:bottom w:val="single" w:sz="4" w:space="0" w:color="auto"/>
                    <w:right w:val="single" w:sz="4" w:space="0" w:color="auto"/>
                  </w:tcBorders>
                  <w:shd w:val="clear" w:color="auto" w:fill="auto"/>
                  <w:hideMark/>
                </w:tcPr>
                <w:p w14:paraId="7041C48B"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Other</w:t>
                  </w:r>
                </w:p>
              </w:tc>
            </w:tr>
            <w:tr w:rsidR="006B3842" w:rsidRPr="00CA289F" w14:paraId="0AF58A22" w14:textId="77777777" w:rsidTr="008E2785">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65C574DD" w14:textId="77777777" w:rsidR="006B3842" w:rsidRPr="00CA289F" w:rsidRDefault="006B3842" w:rsidP="00585C74">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0</w:t>
                  </w:r>
                </w:p>
              </w:tc>
              <w:tc>
                <w:tcPr>
                  <w:tcW w:w="1800" w:type="dxa"/>
                  <w:tcBorders>
                    <w:top w:val="nil"/>
                    <w:left w:val="nil"/>
                    <w:bottom w:val="single" w:sz="4" w:space="0" w:color="auto"/>
                    <w:right w:val="single" w:sz="4" w:space="0" w:color="auto"/>
                  </w:tcBorders>
                  <w:shd w:val="clear" w:color="auto" w:fill="auto"/>
                  <w:hideMark/>
                </w:tcPr>
                <w:p w14:paraId="63212E2E" w14:textId="77777777" w:rsidR="006B3842" w:rsidRPr="00CA289F" w:rsidRDefault="006B3842" w:rsidP="008E2785">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No matching concept</w:t>
                  </w:r>
                </w:p>
              </w:tc>
            </w:tr>
          </w:tbl>
          <w:p w14:paraId="08C0F1A7" w14:textId="77777777" w:rsidR="006B3842" w:rsidRPr="00CA289F" w:rsidRDefault="006B3842">
            <w:pPr>
              <w:snapToGrid w:val="0"/>
              <w:spacing w:line="240" w:lineRule="auto"/>
              <w:ind w:right="4"/>
              <w:rPr>
                <w:rFonts w:ascii="Times New Roman" w:eastAsia="Calibri" w:hAnsi="Times New Roman" w:cs="Times New Roman"/>
                <w:color w:val="000000"/>
                <w:sz w:val="16"/>
                <w:szCs w:val="16"/>
              </w:rPr>
            </w:pPr>
          </w:p>
        </w:tc>
      </w:tr>
      <w:tr w:rsidR="00C7202C" w:rsidRPr="00CA289F" w14:paraId="663F1679" w14:textId="77777777" w:rsidTr="0063424F">
        <w:trPr>
          <w:cantSplit/>
        </w:trPr>
        <w:tc>
          <w:tcPr>
            <w:tcW w:w="1860" w:type="dxa"/>
            <w:tcBorders>
              <w:top w:val="single" w:sz="4" w:space="0" w:color="808080"/>
              <w:left w:val="single" w:sz="4" w:space="0" w:color="808080"/>
              <w:bottom w:val="single" w:sz="4" w:space="0" w:color="808080"/>
            </w:tcBorders>
          </w:tcPr>
          <w:p w14:paraId="3217E4C0"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DRG</w:t>
            </w:r>
          </w:p>
        </w:tc>
        <w:tc>
          <w:tcPr>
            <w:tcW w:w="1381" w:type="dxa"/>
            <w:tcBorders>
              <w:top w:val="single" w:sz="4" w:space="0" w:color="808080"/>
              <w:left w:val="single" w:sz="4" w:space="0" w:color="808080"/>
              <w:bottom w:val="single" w:sz="4" w:space="0" w:color="808080"/>
            </w:tcBorders>
          </w:tcPr>
          <w:p w14:paraId="59AF7B15" w14:textId="77777777" w:rsidR="00C7202C" w:rsidRPr="00CA289F" w:rsidRDefault="007953D2" w:rsidP="00F6220B">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Observation.</w:t>
            </w:r>
            <w:r w:rsidR="00400708" w:rsidRPr="00CA289F">
              <w:rPr>
                <w:rFonts w:ascii="Times New Roman" w:hAnsi="Times New Roman" w:cs="Times New Roman"/>
                <w:sz w:val="16"/>
                <w:szCs w:val="16"/>
              </w:rPr>
              <w:t>Value_as_concept_id</w:t>
            </w:r>
            <w:proofErr w:type="spellEnd"/>
          </w:p>
        </w:tc>
        <w:tc>
          <w:tcPr>
            <w:tcW w:w="3672" w:type="dxa"/>
            <w:tcBorders>
              <w:top w:val="single" w:sz="4" w:space="0" w:color="808080"/>
              <w:left w:val="single" w:sz="4" w:space="0" w:color="808080"/>
              <w:bottom w:val="single" w:sz="4" w:space="0" w:color="808080"/>
            </w:tcBorders>
          </w:tcPr>
          <w:p w14:paraId="3C11AC98" w14:textId="77777777" w:rsidR="00C7202C" w:rsidRPr="00CA289F" w:rsidRDefault="007C2692">
            <w:pPr>
              <w:snapToGrid w:val="0"/>
              <w:spacing w:line="240" w:lineRule="auto"/>
              <w:ind w:right="4"/>
              <w:rPr>
                <w:rFonts w:ascii="Times New Roman" w:hAnsi="Times New Roman" w:cs="Times New Roman"/>
                <w:sz w:val="16"/>
                <w:szCs w:val="16"/>
              </w:rPr>
            </w:pPr>
            <w:commentRangeStart w:id="8"/>
            <w:r w:rsidRPr="00CA289F">
              <w:rPr>
                <w:rFonts w:ascii="Times New Roman" w:hAnsi="Times New Roman" w:cs="Times New Roman"/>
                <w:sz w:val="16"/>
                <w:szCs w:val="16"/>
              </w:rPr>
              <w:t xml:space="preserve">Look for observation record associated with the visit with </w:t>
            </w:r>
            <w:proofErr w:type="spellStart"/>
            <w:r w:rsidRPr="00CA289F">
              <w:rPr>
                <w:rFonts w:ascii="Times New Roman" w:hAnsi="Times New Roman" w:cs="Times New Roman"/>
                <w:sz w:val="16"/>
                <w:szCs w:val="16"/>
              </w:rPr>
              <w:t>observation_concept_id</w:t>
            </w:r>
            <w:proofErr w:type="spellEnd"/>
            <w:r w:rsidRPr="00CA289F">
              <w:rPr>
                <w:rFonts w:ascii="Times New Roman" w:hAnsi="Times New Roman" w:cs="Times New Roman"/>
                <w:sz w:val="16"/>
                <w:szCs w:val="16"/>
              </w:rPr>
              <w:t xml:space="preserve"> = 3040464 (Hospital discharge DRG).  If the record is not found </w:t>
            </w:r>
            <w:r w:rsidR="00400708" w:rsidRPr="00CA289F">
              <w:rPr>
                <w:rFonts w:ascii="Times New Roman" w:hAnsi="Times New Roman" w:cs="Times New Roman"/>
                <w:sz w:val="16"/>
                <w:szCs w:val="16"/>
              </w:rPr>
              <w:t xml:space="preserve">or </w:t>
            </w:r>
            <w:proofErr w:type="spellStart"/>
            <w:r w:rsidR="00400708" w:rsidRPr="00CA289F">
              <w:rPr>
                <w:rFonts w:ascii="Times New Roman" w:hAnsi="Times New Roman" w:cs="Times New Roman"/>
                <w:sz w:val="16"/>
                <w:szCs w:val="16"/>
              </w:rPr>
              <w:t>value_as_concept_id</w:t>
            </w:r>
            <w:proofErr w:type="spellEnd"/>
            <w:r w:rsidR="00400708" w:rsidRPr="00CA289F">
              <w:rPr>
                <w:rFonts w:ascii="Times New Roman" w:hAnsi="Times New Roman" w:cs="Times New Roman"/>
                <w:sz w:val="16"/>
                <w:szCs w:val="16"/>
              </w:rPr>
              <w:t xml:space="preserve"> is </w:t>
            </w:r>
            <w:r w:rsidR="00400708" w:rsidRPr="00CA289F">
              <w:rPr>
                <w:rFonts w:ascii="Times New Roman" w:hAnsi="Times New Roman" w:cs="Times New Roman"/>
                <w:sz w:val="16"/>
                <w:szCs w:val="16"/>
                <w:lang w:eastAsia="en-US"/>
              </w:rPr>
              <w:t xml:space="preserve">44814650 </w:t>
            </w:r>
            <w:proofErr w:type="gramStart"/>
            <w:r w:rsidR="00400708" w:rsidRPr="00CA289F">
              <w:rPr>
                <w:rFonts w:ascii="Times New Roman" w:hAnsi="Times New Roman" w:cs="Times New Roman"/>
                <w:sz w:val="16"/>
                <w:szCs w:val="16"/>
                <w:lang w:eastAsia="en-US"/>
              </w:rPr>
              <w:t xml:space="preserve">or </w:t>
            </w:r>
            <w:r w:rsidR="00400708" w:rsidRPr="00CA289F">
              <w:rPr>
                <w:rFonts w:ascii="Times New Roman" w:hAnsi="Times New Roman" w:cs="Times New Roman"/>
                <w:sz w:val="16"/>
                <w:szCs w:val="16"/>
              </w:rPr>
              <w:t xml:space="preserve"> </w:t>
            </w:r>
            <w:r w:rsidR="00400708" w:rsidRPr="00CA289F">
              <w:rPr>
                <w:rFonts w:ascii="Times New Roman" w:hAnsi="Times New Roman" w:cs="Times New Roman"/>
                <w:sz w:val="16"/>
                <w:szCs w:val="16"/>
                <w:lang w:eastAsia="en-US"/>
              </w:rPr>
              <w:t>44814649</w:t>
            </w:r>
            <w:proofErr w:type="gramEnd"/>
            <w:r w:rsidR="00400708" w:rsidRPr="00CA289F">
              <w:rPr>
                <w:rFonts w:ascii="Times New Roman" w:hAnsi="Times New Roman" w:cs="Times New Roman"/>
                <w:sz w:val="16"/>
                <w:szCs w:val="16"/>
                <w:lang w:eastAsia="en-US"/>
              </w:rPr>
              <w:t xml:space="preserve"> </w:t>
            </w:r>
            <w:r w:rsidRPr="00CA289F">
              <w:rPr>
                <w:rFonts w:ascii="Times New Roman" w:hAnsi="Times New Roman" w:cs="Times New Roman"/>
                <w:sz w:val="16"/>
                <w:szCs w:val="16"/>
              </w:rPr>
              <w:t>use NULL.</w:t>
            </w:r>
            <w:commentRangeEnd w:id="8"/>
            <w:r w:rsidR="00467322">
              <w:rPr>
                <w:rStyle w:val="CommentReference"/>
                <w:rFonts w:ascii="Times New Roman" w:hAnsi="Times New Roman" w:cs="Times New Roman"/>
              </w:rPr>
              <w:commentReference w:id="8"/>
            </w:r>
          </w:p>
          <w:p w14:paraId="0D172681" w14:textId="77777777" w:rsidR="007C2692" w:rsidRPr="00CA289F" w:rsidRDefault="007C2692" w:rsidP="007C2692">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Only populate for IP (Inpatient), IS (</w:t>
            </w:r>
            <w:r w:rsidRPr="00CA289F">
              <w:rPr>
                <w:rFonts w:ascii="Times New Roman" w:hAnsi="Times New Roman" w:cs="Times New Roman"/>
                <w:sz w:val="16"/>
                <w:szCs w:val="16"/>
                <w:lang w:eastAsia="en-US"/>
              </w:rPr>
              <w:t>Non-Acute Institutional Stay) and ED (Emergency Department) encounters.  Use NULL for other encounter types.</w:t>
            </w: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4C2CC9D3" w14:textId="77777777" w:rsidR="00CA5938" w:rsidRPr="00CA289F" w:rsidRDefault="00CA5938">
            <w:pPr>
              <w:rPr>
                <w:rFonts w:ascii="Times New Roman" w:hAnsi="Times New Roman" w:cs="Times New Roman"/>
              </w:rPr>
            </w:pPr>
            <w:r w:rsidRPr="00CA289F">
              <w:rPr>
                <w:rFonts w:ascii="Times New Roman" w:hAnsi="Times New Roman" w:cs="Times New Roman"/>
                <w:sz w:val="16"/>
                <w:szCs w:val="16"/>
              </w:rPr>
              <w:t xml:space="preserve">Concepts from </w:t>
            </w:r>
            <w:proofErr w:type="spellStart"/>
            <w:r w:rsidRPr="00CA289F">
              <w:rPr>
                <w:rFonts w:ascii="Times New Roman" w:hAnsi="Times New Roman" w:cs="Times New Roman"/>
                <w:sz w:val="16"/>
                <w:szCs w:val="16"/>
              </w:rPr>
              <w:t>vocabulary</w:t>
            </w:r>
            <w:r w:rsidR="000E2DB6" w:rsidRPr="00CA289F">
              <w:rPr>
                <w:rFonts w:ascii="Times New Roman" w:hAnsi="Times New Roman" w:cs="Times New Roman"/>
                <w:sz w:val="16"/>
                <w:szCs w:val="16"/>
              </w:rPr>
              <w:t>_id</w:t>
            </w:r>
            <w:proofErr w:type="spellEnd"/>
            <w:r w:rsidR="000E2DB6" w:rsidRPr="00CA289F">
              <w:rPr>
                <w:rFonts w:ascii="Times New Roman" w:hAnsi="Times New Roman" w:cs="Times New Roman"/>
                <w:sz w:val="16"/>
                <w:szCs w:val="16"/>
              </w:rPr>
              <w:t xml:space="preserve"> =</w:t>
            </w:r>
            <w:r w:rsidRPr="00CA289F">
              <w:rPr>
                <w:rFonts w:ascii="Times New Roman" w:hAnsi="Times New Roman" w:cs="Times New Roman"/>
                <w:sz w:val="16"/>
                <w:szCs w:val="16"/>
              </w:rPr>
              <w:t xml:space="preserve"> ‘DRG’ or</w:t>
            </w:r>
          </w:p>
          <w:tbl>
            <w:tblPr>
              <w:tblW w:w="2751" w:type="dxa"/>
              <w:tblLayout w:type="fixed"/>
              <w:tblLook w:val="04A0" w:firstRow="1" w:lastRow="0" w:firstColumn="1" w:lastColumn="0" w:noHBand="0" w:noVBand="1"/>
            </w:tblPr>
            <w:tblGrid>
              <w:gridCol w:w="951"/>
              <w:gridCol w:w="1800"/>
            </w:tblGrid>
            <w:tr w:rsidR="000C15A5" w:rsidRPr="00CA289F" w14:paraId="6D40FE70" w14:textId="77777777" w:rsidTr="00A02D4F">
              <w:trPr>
                <w:trHeight w:val="288"/>
              </w:trPr>
              <w:tc>
                <w:tcPr>
                  <w:tcW w:w="275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78EDF" w14:textId="77777777" w:rsidR="000C15A5" w:rsidRPr="00CA289F" w:rsidRDefault="000C15A5" w:rsidP="00A02D4F">
                  <w:pPr>
                    <w:suppressAutoHyphens w:val="0"/>
                    <w:spacing w:before="0" w:after="0" w:line="240" w:lineRule="auto"/>
                    <w:jc w:val="center"/>
                    <w:rPr>
                      <w:rFonts w:ascii="Times New Roman" w:hAnsi="Times New Roman" w:cs="Times New Roman"/>
                      <w:color w:val="000000"/>
                      <w:sz w:val="18"/>
                      <w:szCs w:val="18"/>
                      <w:lang w:eastAsia="en-US"/>
                    </w:rPr>
                  </w:pPr>
                  <w:r w:rsidRPr="00CA289F">
                    <w:rPr>
                      <w:rFonts w:ascii="Times New Roman" w:hAnsi="Times New Roman" w:cs="Times New Roman"/>
                      <w:color w:val="000000"/>
                      <w:sz w:val="18"/>
                      <w:szCs w:val="18"/>
                      <w:lang w:eastAsia="en-US"/>
                    </w:rPr>
                    <w:t>OMOP Concepts</w:t>
                  </w:r>
                </w:p>
              </w:tc>
            </w:tr>
            <w:tr w:rsidR="000C15A5" w:rsidRPr="00CA289F" w14:paraId="384255E6" w14:textId="77777777" w:rsidTr="00A02D4F">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716E1196" w14:textId="77777777" w:rsidR="000C15A5" w:rsidRPr="00CA289F" w:rsidRDefault="00CA5938" w:rsidP="00A02D4F">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44814650</w:t>
                  </w:r>
                </w:p>
              </w:tc>
              <w:tc>
                <w:tcPr>
                  <w:tcW w:w="1800" w:type="dxa"/>
                  <w:tcBorders>
                    <w:top w:val="nil"/>
                    <w:left w:val="nil"/>
                    <w:bottom w:val="single" w:sz="4" w:space="0" w:color="auto"/>
                    <w:right w:val="single" w:sz="4" w:space="0" w:color="auto"/>
                  </w:tcBorders>
                  <w:shd w:val="clear" w:color="auto" w:fill="auto"/>
                  <w:hideMark/>
                </w:tcPr>
                <w:p w14:paraId="26A58DEC" w14:textId="77777777" w:rsidR="000C15A5" w:rsidRPr="00CA289F" w:rsidRDefault="000C15A5" w:rsidP="00A02D4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No information</w:t>
                  </w:r>
                </w:p>
              </w:tc>
            </w:tr>
            <w:tr w:rsidR="000C15A5" w:rsidRPr="00CA289F" w14:paraId="6E75BE49" w14:textId="77777777" w:rsidTr="00A02D4F">
              <w:trPr>
                <w:trHeight w:val="288"/>
              </w:trPr>
              <w:tc>
                <w:tcPr>
                  <w:tcW w:w="951" w:type="dxa"/>
                  <w:tcBorders>
                    <w:top w:val="nil"/>
                    <w:left w:val="single" w:sz="4" w:space="0" w:color="auto"/>
                    <w:bottom w:val="single" w:sz="4" w:space="0" w:color="auto"/>
                    <w:right w:val="single" w:sz="4" w:space="0" w:color="auto"/>
                  </w:tcBorders>
                  <w:shd w:val="clear" w:color="000000" w:fill="EDEDED"/>
                  <w:noWrap/>
                  <w:hideMark/>
                </w:tcPr>
                <w:p w14:paraId="63E6371D" w14:textId="77777777" w:rsidR="000C15A5" w:rsidRPr="00CA289F" w:rsidRDefault="00CA5938" w:rsidP="00A02D4F">
                  <w:pPr>
                    <w:suppressAutoHyphens w:val="0"/>
                    <w:spacing w:before="0" w:after="0" w:line="240" w:lineRule="auto"/>
                    <w:jc w:val="right"/>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44814649</w:t>
                  </w:r>
                </w:p>
              </w:tc>
              <w:tc>
                <w:tcPr>
                  <w:tcW w:w="1800" w:type="dxa"/>
                  <w:tcBorders>
                    <w:top w:val="nil"/>
                    <w:left w:val="nil"/>
                    <w:bottom w:val="single" w:sz="4" w:space="0" w:color="auto"/>
                    <w:right w:val="single" w:sz="4" w:space="0" w:color="auto"/>
                  </w:tcBorders>
                  <w:shd w:val="clear" w:color="auto" w:fill="auto"/>
                  <w:hideMark/>
                </w:tcPr>
                <w:p w14:paraId="11DD3638" w14:textId="77777777" w:rsidR="000C15A5" w:rsidRPr="00CA289F" w:rsidRDefault="00CA5938" w:rsidP="00A02D4F">
                  <w:pPr>
                    <w:suppressAutoHyphens w:val="0"/>
                    <w:spacing w:before="0" w:after="0" w:line="240" w:lineRule="auto"/>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Other</w:t>
                  </w:r>
                </w:p>
              </w:tc>
            </w:tr>
          </w:tbl>
          <w:p w14:paraId="3611DC59" w14:textId="77777777" w:rsidR="00C7202C" w:rsidRPr="00CA289F" w:rsidRDefault="00C7202C" w:rsidP="007C2692">
            <w:pPr>
              <w:snapToGrid w:val="0"/>
              <w:spacing w:line="240" w:lineRule="auto"/>
              <w:ind w:right="4"/>
              <w:rPr>
                <w:rFonts w:ascii="Times New Roman" w:hAnsi="Times New Roman" w:cs="Times New Roman"/>
                <w:sz w:val="16"/>
                <w:szCs w:val="16"/>
              </w:rPr>
            </w:pPr>
          </w:p>
        </w:tc>
      </w:tr>
      <w:tr w:rsidR="006B4E76" w:rsidRPr="00CA289F" w14:paraId="078B7354" w14:textId="77777777" w:rsidTr="0063424F">
        <w:trPr>
          <w:cantSplit/>
        </w:trPr>
        <w:tc>
          <w:tcPr>
            <w:tcW w:w="1860" w:type="dxa"/>
            <w:tcBorders>
              <w:top w:val="single" w:sz="4" w:space="0" w:color="808080"/>
              <w:left w:val="single" w:sz="4" w:space="0" w:color="808080"/>
              <w:bottom w:val="single" w:sz="4" w:space="0" w:color="808080"/>
            </w:tcBorders>
          </w:tcPr>
          <w:p w14:paraId="1D4E1F7D" w14:textId="77777777" w:rsidR="006B4E76" w:rsidRPr="00CA289F" w:rsidRDefault="006B4E76" w:rsidP="006B4E76">
            <w:pPr>
              <w:spacing w:after="0"/>
              <w:rPr>
                <w:rFonts w:ascii="Times New Roman" w:hAnsi="Times New Roman" w:cs="Times New Roman"/>
                <w:sz w:val="16"/>
                <w:szCs w:val="16"/>
              </w:rPr>
            </w:pPr>
            <w:r w:rsidRPr="00CA289F">
              <w:rPr>
                <w:rFonts w:ascii="Times New Roman" w:hAnsi="Times New Roman" w:cs="Times New Roman"/>
                <w:color w:val="000000"/>
                <w:sz w:val="16"/>
                <w:szCs w:val="16"/>
              </w:rPr>
              <w:t>DRG_TYPE</w:t>
            </w:r>
          </w:p>
        </w:tc>
        <w:tc>
          <w:tcPr>
            <w:tcW w:w="1381" w:type="dxa"/>
            <w:tcBorders>
              <w:top w:val="single" w:sz="4" w:space="0" w:color="808080"/>
              <w:left w:val="single" w:sz="4" w:space="0" w:color="808080"/>
              <w:bottom w:val="single" w:sz="4" w:space="0" w:color="808080"/>
            </w:tcBorders>
          </w:tcPr>
          <w:p w14:paraId="591AB7BB" w14:textId="77777777" w:rsidR="006B4E76" w:rsidRPr="00CA289F" w:rsidRDefault="00BB3640" w:rsidP="006B4E76">
            <w:pPr>
              <w:snapToGrid w:val="0"/>
              <w:spacing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See Applied Rule</w:t>
            </w:r>
          </w:p>
        </w:tc>
        <w:tc>
          <w:tcPr>
            <w:tcW w:w="3672" w:type="dxa"/>
            <w:tcBorders>
              <w:top w:val="single" w:sz="4" w:space="0" w:color="808080"/>
              <w:left w:val="single" w:sz="4" w:space="0" w:color="808080"/>
              <w:bottom w:val="single" w:sz="4" w:space="0" w:color="808080"/>
            </w:tcBorders>
          </w:tcPr>
          <w:p w14:paraId="7107590C" w14:textId="77777777" w:rsidR="006B4E76" w:rsidRPr="00CA289F" w:rsidRDefault="006B4E76" w:rsidP="006B4E76">
            <w:pPr>
              <w:snapToGrid w:val="0"/>
              <w:spacing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OMOP CDMv5 does not have this information. Use the appropriate value from the vocabulary below:</w:t>
            </w:r>
          </w:p>
          <w:p w14:paraId="41F01294" w14:textId="77777777" w:rsidR="006B4E76" w:rsidRPr="00CA289F" w:rsidRDefault="006B4E76" w:rsidP="006B4E76">
            <w:pPr>
              <w:autoSpaceDE w:val="0"/>
              <w:snapToGrid w:val="0"/>
              <w:spacing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01 = CMS-DRG (old system)</w:t>
            </w:r>
          </w:p>
          <w:p w14:paraId="32057CED" w14:textId="77777777" w:rsidR="006B4E76" w:rsidRPr="00CA289F" w:rsidRDefault="006B4E76" w:rsidP="006B4E76">
            <w:pPr>
              <w:autoSpaceDE w:val="0"/>
              <w:snapToGrid w:val="0"/>
              <w:spacing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02 = MS-DRG (current system)</w:t>
            </w:r>
          </w:p>
          <w:p w14:paraId="17965CAD" w14:textId="77777777" w:rsidR="006B4E76" w:rsidRPr="00CA289F" w:rsidRDefault="006B4E76" w:rsidP="006B4E76">
            <w:pPr>
              <w:autoSpaceDE w:val="0"/>
              <w:snapToGrid w:val="0"/>
              <w:spacing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NI = No information</w:t>
            </w:r>
          </w:p>
          <w:p w14:paraId="7E6E24BF" w14:textId="77777777" w:rsidR="006B4E76" w:rsidRPr="00CA289F" w:rsidRDefault="006B4E76" w:rsidP="006B4E76">
            <w:pPr>
              <w:autoSpaceDE w:val="0"/>
              <w:snapToGrid w:val="0"/>
              <w:spacing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UN = Unknown</w:t>
            </w:r>
          </w:p>
          <w:p w14:paraId="6284B3AA" w14:textId="77777777" w:rsidR="006B4E76" w:rsidRPr="00CA289F" w:rsidRDefault="006B4E76" w:rsidP="006B4E76">
            <w:pPr>
              <w:snapToGrid w:val="0"/>
              <w:spacing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OT = Other</w:t>
            </w:r>
          </w:p>
        </w:tc>
        <w:tc>
          <w:tcPr>
            <w:tcW w:w="2970" w:type="dxa"/>
            <w:tcBorders>
              <w:top w:val="single" w:sz="4" w:space="0" w:color="808080"/>
              <w:left w:val="single" w:sz="4" w:space="0" w:color="808080"/>
              <w:bottom w:val="single" w:sz="4" w:space="0" w:color="808080"/>
              <w:right w:val="single" w:sz="4" w:space="0" w:color="808080"/>
            </w:tcBorders>
            <w:shd w:val="clear" w:color="auto" w:fill="FFFFFF"/>
          </w:tcPr>
          <w:p w14:paraId="17ED5967" w14:textId="77777777" w:rsidR="006B4E76" w:rsidRPr="00CA289F" w:rsidRDefault="00E912CF" w:rsidP="006B4E76">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 </w:t>
            </w:r>
            <w:r w:rsidR="00400708" w:rsidRPr="00CA289F">
              <w:rPr>
                <w:rFonts w:ascii="Times New Roman" w:hAnsi="Times New Roman" w:cs="Times New Roman"/>
                <w:sz w:val="16"/>
                <w:szCs w:val="16"/>
              </w:rPr>
              <w:t>02</w:t>
            </w:r>
            <w:r w:rsidR="004308E2" w:rsidRPr="00CA289F">
              <w:rPr>
                <w:rFonts w:ascii="Times New Roman" w:hAnsi="Times New Roman" w:cs="Times New Roman"/>
                <w:sz w:val="16"/>
                <w:szCs w:val="16"/>
              </w:rPr>
              <w:t>- double check</w:t>
            </w:r>
          </w:p>
        </w:tc>
      </w:tr>
      <w:tr w:rsidR="00C7202C" w:rsidRPr="00CA289F" w14:paraId="26134CEE" w14:textId="77777777" w:rsidTr="00585C74">
        <w:trPr>
          <w:cantSplit/>
        </w:trPr>
        <w:tc>
          <w:tcPr>
            <w:tcW w:w="1860" w:type="dxa"/>
            <w:tcBorders>
              <w:top w:val="single" w:sz="4" w:space="0" w:color="808080"/>
              <w:left w:val="single" w:sz="4" w:space="0" w:color="808080"/>
              <w:bottom w:val="single" w:sz="4" w:space="0" w:color="808080"/>
            </w:tcBorders>
            <w:shd w:val="clear" w:color="auto" w:fill="auto"/>
          </w:tcPr>
          <w:p w14:paraId="0BD405C1" w14:textId="77777777" w:rsidR="00C7202C" w:rsidRPr="00CA289F" w:rsidRDefault="00C7202C" w:rsidP="00585C74">
            <w:pPr>
              <w:spacing w:after="0"/>
              <w:jc w:val="center"/>
              <w:rPr>
                <w:rFonts w:ascii="Times New Roman" w:hAnsi="Times New Roman" w:cs="Times New Roman"/>
                <w:sz w:val="16"/>
                <w:szCs w:val="16"/>
              </w:rPr>
            </w:pPr>
            <w:r w:rsidRPr="00CA289F">
              <w:rPr>
                <w:rFonts w:ascii="Times New Roman" w:hAnsi="Times New Roman" w:cs="Times New Roman"/>
                <w:color w:val="000000"/>
                <w:sz w:val="16"/>
                <w:szCs w:val="16"/>
              </w:rPr>
              <w:lastRenderedPageBreak/>
              <w:t>ADMITTING_SOURCE</w:t>
            </w:r>
          </w:p>
        </w:tc>
        <w:tc>
          <w:tcPr>
            <w:tcW w:w="1381" w:type="dxa"/>
            <w:tcBorders>
              <w:top w:val="single" w:sz="4" w:space="0" w:color="808080"/>
              <w:left w:val="single" w:sz="4" w:space="0" w:color="808080"/>
              <w:bottom w:val="single" w:sz="4" w:space="0" w:color="808080"/>
            </w:tcBorders>
            <w:shd w:val="clear" w:color="auto" w:fill="auto"/>
          </w:tcPr>
          <w:p w14:paraId="5FED8558" w14:textId="77777777" w:rsidR="00C7202C" w:rsidRPr="00CA289F" w:rsidRDefault="00C7202C" w:rsidP="008E2785">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Based on  </w:t>
            </w:r>
            <w:proofErr w:type="spellStart"/>
            <w:r w:rsidRPr="00CA289F">
              <w:rPr>
                <w:rFonts w:ascii="Times New Roman" w:hAnsi="Times New Roman" w:cs="Times New Roman"/>
                <w:sz w:val="16"/>
                <w:szCs w:val="16"/>
              </w:rPr>
              <w:t>Observation.</w:t>
            </w:r>
            <w:r w:rsidR="008E2785" w:rsidRPr="00CA289F">
              <w:rPr>
                <w:rFonts w:ascii="Times New Roman" w:hAnsi="Times New Roman" w:cs="Times New Roman"/>
                <w:sz w:val="16"/>
                <w:szCs w:val="16"/>
              </w:rPr>
              <w:t>value_as_concept_id</w:t>
            </w:r>
            <w:proofErr w:type="spellEnd"/>
            <w:r w:rsidRPr="00CA289F">
              <w:rPr>
                <w:rFonts w:ascii="Times New Roman" w:hAnsi="Times New Roman" w:cs="Times New Roman"/>
                <w:sz w:val="16"/>
                <w:szCs w:val="16"/>
              </w:rPr>
              <w:t xml:space="preserve"> </w:t>
            </w:r>
          </w:p>
        </w:tc>
        <w:tc>
          <w:tcPr>
            <w:tcW w:w="3672" w:type="dxa"/>
            <w:tcBorders>
              <w:top w:val="single" w:sz="4" w:space="0" w:color="808080"/>
              <w:left w:val="single" w:sz="4" w:space="0" w:color="808080"/>
              <w:bottom w:val="single" w:sz="4" w:space="0" w:color="808080"/>
            </w:tcBorders>
            <w:shd w:val="clear" w:color="auto" w:fill="auto"/>
          </w:tcPr>
          <w:p w14:paraId="36215EB4" w14:textId="77777777" w:rsidR="008E2785" w:rsidRPr="00CA289F" w:rsidRDefault="008E2785" w:rsidP="008E2785">
            <w:pPr>
              <w:snapToGrid w:val="0"/>
              <w:spacing w:line="240" w:lineRule="auto"/>
              <w:ind w:right="4"/>
              <w:rPr>
                <w:rFonts w:ascii="Times New Roman" w:hAnsi="Times New Roman" w:cs="Times New Roman"/>
                <w:sz w:val="16"/>
                <w:szCs w:val="16"/>
              </w:rPr>
            </w:pPr>
            <w:commentRangeStart w:id="9"/>
            <w:r w:rsidRPr="00CA289F">
              <w:rPr>
                <w:rFonts w:ascii="Times New Roman" w:hAnsi="Times New Roman" w:cs="Times New Roman"/>
                <w:sz w:val="16"/>
                <w:szCs w:val="16"/>
              </w:rPr>
              <w:t xml:space="preserve">Join to Observation table on </w:t>
            </w:r>
            <w:proofErr w:type="spellStart"/>
            <w:r w:rsidRPr="00CA289F">
              <w:rPr>
                <w:rFonts w:ascii="Times New Roman" w:hAnsi="Times New Roman" w:cs="Times New Roman"/>
                <w:sz w:val="16"/>
                <w:szCs w:val="16"/>
              </w:rPr>
              <w:t>visit_occurrence_id</w:t>
            </w:r>
            <w:proofErr w:type="spellEnd"/>
            <w:r w:rsidRPr="00CA289F">
              <w:rPr>
                <w:rFonts w:ascii="Times New Roman" w:hAnsi="Times New Roman" w:cs="Times New Roman"/>
                <w:sz w:val="16"/>
                <w:szCs w:val="16"/>
              </w:rPr>
              <w:t xml:space="preserve"> and </w:t>
            </w:r>
            <w:proofErr w:type="spellStart"/>
            <w:r w:rsidRPr="00CA289F">
              <w:rPr>
                <w:rFonts w:ascii="Times New Roman" w:hAnsi="Times New Roman" w:cs="Times New Roman"/>
                <w:sz w:val="16"/>
                <w:szCs w:val="16"/>
              </w:rPr>
              <w:t>observation_concept_id</w:t>
            </w:r>
            <w:proofErr w:type="spellEnd"/>
            <w:r w:rsidRPr="00CA289F">
              <w:rPr>
                <w:rFonts w:ascii="Times New Roman" w:hAnsi="Times New Roman" w:cs="Times New Roman"/>
                <w:sz w:val="16"/>
                <w:szCs w:val="16"/>
              </w:rPr>
              <w:t xml:space="preserve"> = 4145666 (Admission from Establishment). The mapping below is based on the </w:t>
            </w:r>
            <w:proofErr w:type="spellStart"/>
            <w:r w:rsidRPr="00CA289F">
              <w:rPr>
                <w:rFonts w:ascii="Times New Roman" w:hAnsi="Times New Roman" w:cs="Times New Roman"/>
                <w:sz w:val="16"/>
                <w:szCs w:val="16"/>
              </w:rPr>
              <w:t>value_as_concept_id</w:t>
            </w:r>
            <w:proofErr w:type="spellEnd"/>
            <w:r w:rsidRPr="00CA289F">
              <w:rPr>
                <w:rFonts w:ascii="Times New Roman" w:hAnsi="Times New Roman" w:cs="Times New Roman"/>
                <w:sz w:val="16"/>
                <w:szCs w:val="16"/>
              </w:rPr>
              <w:t>:</w:t>
            </w:r>
            <w:commentRangeEnd w:id="9"/>
            <w:r w:rsidR="00467322">
              <w:rPr>
                <w:rStyle w:val="CommentReference"/>
                <w:rFonts w:ascii="Times New Roman" w:hAnsi="Times New Roman" w:cs="Times New Roman"/>
              </w:rPr>
              <w:commentReference w:id="9"/>
            </w:r>
          </w:p>
          <w:tbl>
            <w:tblPr>
              <w:tblW w:w="3289" w:type="dxa"/>
              <w:tblLayout w:type="fixed"/>
              <w:tblLook w:val="04A0" w:firstRow="1" w:lastRow="0" w:firstColumn="1" w:lastColumn="0" w:noHBand="0" w:noVBand="1"/>
            </w:tblPr>
            <w:tblGrid>
              <w:gridCol w:w="914"/>
              <w:gridCol w:w="2375"/>
            </w:tblGrid>
            <w:tr w:rsidR="008E2785" w:rsidRPr="00CA289F" w14:paraId="27CE2EB8" w14:textId="77777777" w:rsidTr="008E2785">
              <w:trPr>
                <w:cantSplit/>
                <w:trHeight w:val="288"/>
              </w:trPr>
              <w:tc>
                <w:tcPr>
                  <w:tcW w:w="328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B0226" w14:textId="77777777" w:rsidR="008E2785" w:rsidRPr="00CA289F" w:rsidRDefault="008E2785" w:rsidP="008E2785">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OMOP  to </w:t>
                  </w:r>
                  <w:proofErr w:type="spellStart"/>
                  <w:r w:rsidRPr="00CA289F">
                    <w:rPr>
                      <w:rFonts w:ascii="Times New Roman" w:hAnsi="Times New Roman" w:cs="Times New Roman"/>
                      <w:sz w:val="16"/>
                      <w:szCs w:val="16"/>
                      <w:lang w:eastAsia="en-US"/>
                    </w:rPr>
                    <w:t>PCORnet</w:t>
                  </w:r>
                  <w:proofErr w:type="spellEnd"/>
                </w:p>
              </w:tc>
            </w:tr>
            <w:tr w:rsidR="00D07CE3" w:rsidRPr="00CA289F" w14:paraId="7564A1C6"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tcPr>
                <w:p w14:paraId="2BE30430" w14:textId="77777777" w:rsidR="00D07CE3" w:rsidRPr="00CA289F" w:rsidRDefault="00D07CE3"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38004205</w:t>
                  </w:r>
                </w:p>
              </w:tc>
              <w:tc>
                <w:tcPr>
                  <w:tcW w:w="2375" w:type="dxa"/>
                  <w:tcBorders>
                    <w:top w:val="nil"/>
                    <w:left w:val="nil"/>
                    <w:bottom w:val="single" w:sz="4" w:space="0" w:color="auto"/>
                    <w:right w:val="single" w:sz="4" w:space="0" w:color="auto"/>
                  </w:tcBorders>
                  <w:shd w:val="clear" w:color="auto" w:fill="auto"/>
                  <w:vAlign w:val="bottom"/>
                </w:tcPr>
                <w:p w14:paraId="3F2479E2" w14:textId="77777777" w:rsidR="00D07CE3" w:rsidRPr="00CA289F" w:rsidRDefault="00D07CE3"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rPr>
                    <w:t>AF = Adult Foster Home</w:t>
                  </w:r>
                </w:p>
              </w:tc>
            </w:tr>
            <w:tr w:rsidR="008A2F96" w:rsidRPr="00CA289F" w14:paraId="337C15F7"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hideMark/>
                </w:tcPr>
                <w:p w14:paraId="309F1E7E" w14:textId="77777777" w:rsidR="008E2785" w:rsidRPr="00CA289F" w:rsidRDefault="008E2785"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38004195</w:t>
                  </w:r>
                </w:p>
              </w:tc>
              <w:tc>
                <w:tcPr>
                  <w:tcW w:w="2375" w:type="dxa"/>
                  <w:tcBorders>
                    <w:top w:val="nil"/>
                    <w:left w:val="nil"/>
                    <w:bottom w:val="single" w:sz="4" w:space="0" w:color="auto"/>
                    <w:right w:val="single" w:sz="4" w:space="0" w:color="auto"/>
                  </w:tcBorders>
                  <w:shd w:val="clear" w:color="auto" w:fill="auto"/>
                  <w:vAlign w:val="bottom"/>
                  <w:hideMark/>
                </w:tcPr>
                <w:p w14:paraId="6361A176" w14:textId="77777777" w:rsidR="008E2785" w:rsidRPr="00CA289F" w:rsidRDefault="008E2785"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HH = Home Health</w:t>
                  </w:r>
                </w:p>
              </w:tc>
            </w:tr>
            <w:tr w:rsidR="008E2785" w:rsidRPr="00CA289F" w14:paraId="37EDBC23"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hideMark/>
                </w:tcPr>
                <w:p w14:paraId="3A63865D" w14:textId="77777777" w:rsidR="008E2785" w:rsidRPr="00CA289F" w:rsidRDefault="00BA56E8"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38004207</w:t>
                  </w:r>
                </w:p>
              </w:tc>
              <w:tc>
                <w:tcPr>
                  <w:tcW w:w="2375" w:type="dxa"/>
                  <w:tcBorders>
                    <w:top w:val="nil"/>
                    <w:left w:val="nil"/>
                    <w:bottom w:val="single" w:sz="4" w:space="0" w:color="auto"/>
                    <w:right w:val="single" w:sz="4" w:space="0" w:color="auto"/>
                  </w:tcBorders>
                  <w:shd w:val="clear" w:color="auto" w:fill="auto"/>
                  <w:vAlign w:val="bottom"/>
                  <w:hideMark/>
                </w:tcPr>
                <w:p w14:paraId="17266B44" w14:textId="77777777" w:rsidR="008E2785" w:rsidRPr="00CA289F" w:rsidRDefault="008E2785"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AV = Ambulatory Visit</w:t>
                  </w:r>
                </w:p>
              </w:tc>
            </w:tr>
            <w:tr w:rsidR="0063424F" w:rsidRPr="00CA289F" w14:paraId="7F32886F" w14:textId="77777777" w:rsidTr="00310301">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tcPr>
                <w:p w14:paraId="3657598A" w14:textId="77777777" w:rsidR="0063424F" w:rsidRPr="00CA289F" w:rsidRDefault="0063424F"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8920</w:t>
                  </w:r>
                </w:p>
              </w:tc>
              <w:tc>
                <w:tcPr>
                  <w:tcW w:w="2375" w:type="dxa"/>
                  <w:tcBorders>
                    <w:top w:val="nil"/>
                    <w:left w:val="nil"/>
                    <w:bottom w:val="single" w:sz="4" w:space="0" w:color="auto"/>
                    <w:right w:val="single" w:sz="4" w:space="0" w:color="auto"/>
                  </w:tcBorders>
                  <w:shd w:val="clear" w:color="auto" w:fill="auto"/>
                  <w:vAlign w:val="bottom"/>
                </w:tcPr>
                <w:p w14:paraId="5012E045" w14:textId="77777777" w:rsidR="0063424F" w:rsidRPr="00CA289F" w:rsidRDefault="0063424F"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rPr>
                    <w:t>RH = Rehabilitation Facility</w:t>
                  </w:r>
                </w:p>
              </w:tc>
            </w:tr>
            <w:tr w:rsidR="008E2785" w:rsidRPr="00CA289F" w14:paraId="2DEAC917"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hideMark/>
                </w:tcPr>
                <w:p w14:paraId="50A91491" w14:textId="77777777" w:rsidR="008E2785" w:rsidRPr="00CA289F" w:rsidRDefault="008E2785"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8870</w:t>
                  </w:r>
                </w:p>
              </w:tc>
              <w:tc>
                <w:tcPr>
                  <w:tcW w:w="2375" w:type="dxa"/>
                  <w:tcBorders>
                    <w:top w:val="nil"/>
                    <w:left w:val="nil"/>
                    <w:bottom w:val="single" w:sz="4" w:space="0" w:color="auto"/>
                    <w:right w:val="single" w:sz="4" w:space="0" w:color="auto"/>
                  </w:tcBorders>
                  <w:shd w:val="clear" w:color="auto" w:fill="auto"/>
                  <w:vAlign w:val="bottom"/>
                  <w:hideMark/>
                </w:tcPr>
                <w:p w14:paraId="0186DD77" w14:textId="77777777" w:rsidR="008E2785" w:rsidRPr="00CA289F" w:rsidRDefault="008E2785"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ED = Emergency Department</w:t>
                  </w:r>
                </w:p>
              </w:tc>
            </w:tr>
            <w:tr w:rsidR="00D07CE3" w:rsidRPr="00CA289F" w14:paraId="0A38F0F8"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tcPr>
                <w:p w14:paraId="23314D4D" w14:textId="77777777" w:rsidR="00D07CE3" w:rsidRPr="00CA289F" w:rsidRDefault="00D07CE3" w:rsidP="00D07CE3">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8536</w:t>
                  </w:r>
                </w:p>
              </w:tc>
              <w:tc>
                <w:tcPr>
                  <w:tcW w:w="2375" w:type="dxa"/>
                  <w:tcBorders>
                    <w:top w:val="nil"/>
                    <w:left w:val="nil"/>
                    <w:bottom w:val="single" w:sz="4" w:space="0" w:color="auto"/>
                    <w:right w:val="single" w:sz="4" w:space="0" w:color="auto"/>
                  </w:tcBorders>
                  <w:shd w:val="clear" w:color="auto" w:fill="auto"/>
                  <w:vAlign w:val="bottom"/>
                </w:tcPr>
                <w:p w14:paraId="356F4F10"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rPr>
                    <w:t>HO = Home / Self Care</w:t>
                  </w:r>
                </w:p>
              </w:tc>
            </w:tr>
            <w:tr w:rsidR="00D07CE3" w:rsidRPr="00CA289F" w14:paraId="076F9940"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tcPr>
                <w:p w14:paraId="45811549" w14:textId="77777777" w:rsidR="00D07CE3" w:rsidRPr="00CA289F" w:rsidRDefault="00D07CE3" w:rsidP="00D07CE3">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8546</w:t>
                  </w:r>
                </w:p>
              </w:tc>
              <w:tc>
                <w:tcPr>
                  <w:tcW w:w="2375" w:type="dxa"/>
                  <w:tcBorders>
                    <w:top w:val="nil"/>
                    <w:left w:val="nil"/>
                    <w:bottom w:val="single" w:sz="4" w:space="0" w:color="auto"/>
                    <w:right w:val="single" w:sz="4" w:space="0" w:color="auto"/>
                  </w:tcBorders>
                  <w:shd w:val="clear" w:color="auto" w:fill="auto"/>
                  <w:vAlign w:val="bottom"/>
                </w:tcPr>
                <w:p w14:paraId="041A7E65"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rPr>
                    <w:t>HS = Hospice</w:t>
                  </w:r>
                </w:p>
              </w:tc>
            </w:tr>
            <w:tr w:rsidR="00D07CE3" w:rsidRPr="00CA289F" w14:paraId="682DA888"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hideMark/>
                </w:tcPr>
                <w:p w14:paraId="5F56D456" w14:textId="77777777" w:rsidR="00D07CE3" w:rsidRPr="00CA289F" w:rsidRDefault="00D07CE3" w:rsidP="00D07CE3">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38004279</w:t>
                  </w:r>
                </w:p>
              </w:tc>
              <w:tc>
                <w:tcPr>
                  <w:tcW w:w="2375" w:type="dxa"/>
                  <w:tcBorders>
                    <w:top w:val="nil"/>
                    <w:left w:val="nil"/>
                    <w:bottom w:val="single" w:sz="4" w:space="0" w:color="auto"/>
                    <w:right w:val="single" w:sz="4" w:space="0" w:color="auto"/>
                  </w:tcBorders>
                  <w:shd w:val="clear" w:color="auto" w:fill="auto"/>
                  <w:vAlign w:val="bottom"/>
                  <w:hideMark/>
                </w:tcPr>
                <w:p w14:paraId="211CC7E7"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IP = Other Acute Inpatient Hospital</w:t>
                  </w:r>
                </w:p>
              </w:tc>
            </w:tr>
            <w:tr w:rsidR="00D07CE3" w:rsidRPr="00CA289F" w14:paraId="3AC9F26C"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hideMark/>
                </w:tcPr>
                <w:p w14:paraId="3AA74B6A" w14:textId="77777777" w:rsidR="00D07CE3" w:rsidRPr="00CA289F" w:rsidRDefault="00D07CE3" w:rsidP="00D07CE3">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38004301</w:t>
                  </w:r>
                </w:p>
              </w:tc>
              <w:tc>
                <w:tcPr>
                  <w:tcW w:w="2375" w:type="dxa"/>
                  <w:tcBorders>
                    <w:top w:val="nil"/>
                    <w:left w:val="nil"/>
                    <w:bottom w:val="single" w:sz="4" w:space="0" w:color="auto"/>
                    <w:right w:val="single" w:sz="4" w:space="0" w:color="auto"/>
                  </w:tcBorders>
                  <w:shd w:val="clear" w:color="auto" w:fill="auto"/>
                  <w:vAlign w:val="bottom"/>
                  <w:hideMark/>
                </w:tcPr>
                <w:p w14:paraId="3F04EB76"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AL = Assisted Living Facility</w:t>
                  </w:r>
                </w:p>
              </w:tc>
            </w:tr>
            <w:tr w:rsidR="00D07CE3" w:rsidRPr="00CA289F" w14:paraId="06F3F722"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tcPr>
                <w:p w14:paraId="7065E9EE" w14:textId="77777777" w:rsidR="00D07CE3" w:rsidRPr="00CA289F" w:rsidRDefault="00D07CE3" w:rsidP="00D07CE3">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8676</w:t>
                  </w:r>
                </w:p>
              </w:tc>
              <w:tc>
                <w:tcPr>
                  <w:tcW w:w="2375" w:type="dxa"/>
                  <w:tcBorders>
                    <w:top w:val="nil"/>
                    <w:left w:val="nil"/>
                    <w:bottom w:val="single" w:sz="4" w:space="0" w:color="auto"/>
                    <w:right w:val="single" w:sz="4" w:space="0" w:color="auto"/>
                  </w:tcBorders>
                  <w:shd w:val="clear" w:color="auto" w:fill="auto"/>
                  <w:vAlign w:val="bottom"/>
                </w:tcPr>
                <w:p w14:paraId="10CC415B"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rPr>
                    <w:t>NH = Nursing Home (Includes ICF)</w:t>
                  </w:r>
                </w:p>
              </w:tc>
            </w:tr>
            <w:tr w:rsidR="00D07CE3" w:rsidRPr="00CA289F" w14:paraId="536E0F02"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hideMark/>
                </w:tcPr>
                <w:p w14:paraId="585C9A3C" w14:textId="77777777" w:rsidR="00D07CE3" w:rsidRPr="00CA289F" w:rsidRDefault="00D07CE3" w:rsidP="00D07CE3">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44814680</w:t>
                  </w:r>
                </w:p>
              </w:tc>
              <w:tc>
                <w:tcPr>
                  <w:tcW w:w="2375" w:type="dxa"/>
                  <w:tcBorders>
                    <w:top w:val="nil"/>
                    <w:left w:val="nil"/>
                    <w:bottom w:val="single" w:sz="4" w:space="0" w:color="auto"/>
                    <w:right w:val="single" w:sz="4" w:space="0" w:color="auto"/>
                  </w:tcBorders>
                  <w:shd w:val="clear" w:color="auto" w:fill="auto"/>
                  <w:vAlign w:val="bottom"/>
                  <w:hideMark/>
                </w:tcPr>
                <w:p w14:paraId="7395C330"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RS = Residential Facility</w:t>
                  </w:r>
                </w:p>
              </w:tc>
            </w:tr>
            <w:tr w:rsidR="008A2F96" w:rsidRPr="00CA289F" w14:paraId="5596280A"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hideMark/>
                </w:tcPr>
                <w:p w14:paraId="4042A242" w14:textId="77777777" w:rsidR="00D07CE3" w:rsidRPr="00CA289F" w:rsidRDefault="00D07CE3" w:rsidP="00D07CE3">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8863</w:t>
                  </w:r>
                </w:p>
              </w:tc>
              <w:tc>
                <w:tcPr>
                  <w:tcW w:w="2375" w:type="dxa"/>
                  <w:tcBorders>
                    <w:top w:val="nil"/>
                    <w:left w:val="nil"/>
                    <w:bottom w:val="single" w:sz="4" w:space="0" w:color="auto"/>
                    <w:right w:val="single" w:sz="4" w:space="0" w:color="auto"/>
                  </w:tcBorders>
                  <w:shd w:val="clear" w:color="auto" w:fill="auto"/>
                  <w:vAlign w:val="bottom"/>
                  <w:hideMark/>
                </w:tcPr>
                <w:p w14:paraId="57579258"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SN = Skilled Nursing Facility</w:t>
                  </w:r>
                </w:p>
              </w:tc>
            </w:tr>
            <w:tr w:rsidR="00D07CE3" w:rsidRPr="00CA289F" w14:paraId="43AEED77"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hideMark/>
                </w:tcPr>
                <w:p w14:paraId="7C8ADAF3" w14:textId="77777777" w:rsidR="00D07CE3" w:rsidRPr="00CA289F" w:rsidRDefault="00D07CE3" w:rsidP="00D07CE3">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44814650</w:t>
                  </w:r>
                </w:p>
              </w:tc>
              <w:tc>
                <w:tcPr>
                  <w:tcW w:w="2375" w:type="dxa"/>
                  <w:tcBorders>
                    <w:top w:val="nil"/>
                    <w:left w:val="nil"/>
                    <w:bottom w:val="single" w:sz="4" w:space="0" w:color="auto"/>
                    <w:right w:val="single" w:sz="4" w:space="0" w:color="auto"/>
                  </w:tcBorders>
                  <w:shd w:val="clear" w:color="auto" w:fill="auto"/>
                  <w:vAlign w:val="bottom"/>
                  <w:hideMark/>
                </w:tcPr>
                <w:p w14:paraId="75FE9BE1"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NI = No information</w:t>
                  </w:r>
                </w:p>
              </w:tc>
            </w:tr>
            <w:tr w:rsidR="00D07CE3" w:rsidRPr="00CA289F" w14:paraId="77938B41"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hideMark/>
                </w:tcPr>
                <w:p w14:paraId="28D8C945" w14:textId="77777777" w:rsidR="00D07CE3" w:rsidRPr="00CA289F" w:rsidRDefault="004B3084" w:rsidP="00D07CE3">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44814653</w:t>
                  </w:r>
                </w:p>
              </w:tc>
              <w:tc>
                <w:tcPr>
                  <w:tcW w:w="2375" w:type="dxa"/>
                  <w:tcBorders>
                    <w:top w:val="nil"/>
                    <w:left w:val="nil"/>
                    <w:bottom w:val="single" w:sz="4" w:space="0" w:color="auto"/>
                    <w:right w:val="single" w:sz="4" w:space="0" w:color="auto"/>
                  </w:tcBorders>
                  <w:shd w:val="clear" w:color="auto" w:fill="auto"/>
                  <w:vAlign w:val="bottom"/>
                  <w:hideMark/>
                </w:tcPr>
                <w:p w14:paraId="1FAE2A25"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UN = Unknown</w:t>
                  </w:r>
                </w:p>
              </w:tc>
            </w:tr>
            <w:tr w:rsidR="00D07CE3" w:rsidRPr="00CA289F" w14:paraId="759A943E"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hideMark/>
                </w:tcPr>
                <w:p w14:paraId="72523731" w14:textId="77777777" w:rsidR="00D07CE3" w:rsidRPr="00CA289F" w:rsidRDefault="00D07CE3" w:rsidP="00D07CE3">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44814649</w:t>
                  </w:r>
                </w:p>
              </w:tc>
              <w:tc>
                <w:tcPr>
                  <w:tcW w:w="2375" w:type="dxa"/>
                  <w:tcBorders>
                    <w:top w:val="nil"/>
                    <w:left w:val="nil"/>
                    <w:bottom w:val="single" w:sz="4" w:space="0" w:color="auto"/>
                    <w:right w:val="single" w:sz="4" w:space="0" w:color="auto"/>
                  </w:tcBorders>
                  <w:shd w:val="clear" w:color="auto" w:fill="auto"/>
                  <w:vAlign w:val="bottom"/>
                  <w:hideMark/>
                </w:tcPr>
                <w:p w14:paraId="571C594C"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OT = Other</w:t>
                  </w:r>
                </w:p>
              </w:tc>
            </w:tr>
            <w:tr w:rsidR="00D07CE3" w:rsidRPr="00CA289F" w14:paraId="4C923474" w14:textId="77777777" w:rsidTr="009B4566">
              <w:trPr>
                <w:cantSplit/>
                <w:trHeight w:val="288"/>
              </w:trPr>
              <w:tc>
                <w:tcPr>
                  <w:tcW w:w="914" w:type="dxa"/>
                  <w:tcBorders>
                    <w:top w:val="nil"/>
                    <w:left w:val="single" w:sz="4" w:space="0" w:color="auto"/>
                    <w:bottom w:val="single" w:sz="4" w:space="0" w:color="auto"/>
                    <w:right w:val="single" w:sz="4" w:space="0" w:color="auto"/>
                  </w:tcBorders>
                  <w:shd w:val="clear" w:color="auto" w:fill="E7E6E6"/>
                  <w:noWrap/>
                  <w:vAlign w:val="bottom"/>
                  <w:hideMark/>
                </w:tcPr>
                <w:p w14:paraId="46361458" w14:textId="77777777" w:rsidR="00D07CE3" w:rsidRPr="00CA289F" w:rsidRDefault="00D07CE3" w:rsidP="00D07CE3">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0</w:t>
                  </w:r>
                </w:p>
              </w:tc>
              <w:tc>
                <w:tcPr>
                  <w:tcW w:w="2375" w:type="dxa"/>
                  <w:tcBorders>
                    <w:top w:val="nil"/>
                    <w:left w:val="nil"/>
                    <w:bottom w:val="single" w:sz="4" w:space="0" w:color="auto"/>
                    <w:right w:val="single" w:sz="4" w:space="0" w:color="auto"/>
                  </w:tcBorders>
                  <w:shd w:val="clear" w:color="auto" w:fill="auto"/>
                  <w:vAlign w:val="bottom"/>
                  <w:hideMark/>
                </w:tcPr>
                <w:p w14:paraId="23B75DB2"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NULL</w:t>
                  </w:r>
                </w:p>
              </w:tc>
            </w:tr>
          </w:tbl>
          <w:p w14:paraId="1FF32839" w14:textId="77777777" w:rsidR="00C7202C" w:rsidRPr="00CA289F" w:rsidRDefault="00C7202C">
            <w:pPr>
              <w:snapToGrid w:val="0"/>
              <w:spacing w:line="240" w:lineRule="auto"/>
              <w:ind w:right="4"/>
              <w:rPr>
                <w:rFonts w:ascii="Times New Roman" w:eastAsia="Calibri" w:hAnsi="Times New Roman" w:cs="Times New Roman"/>
                <w:color w:val="000000"/>
                <w:sz w:val="16"/>
                <w:szCs w:val="16"/>
              </w:rPr>
            </w:pPr>
          </w:p>
        </w:tc>
        <w:tc>
          <w:tcPr>
            <w:tcW w:w="2970" w:type="dxa"/>
            <w:tcBorders>
              <w:top w:val="single" w:sz="4" w:space="0" w:color="808080"/>
              <w:left w:val="single" w:sz="4" w:space="0" w:color="808080"/>
              <w:bottom w:val="single" w:sz="4" w:space="0" w:color="808080"/>
              <w:right w:val="single" w:sz="4" w:space="0" w:color="808080"/>
            </w:tcBorders>
            <w:shd w:val="clear" w:color="auto" w:fill="auto"/>
          </w:tcPr>
          <w:tbl>
            <w:tblPr>
              <w:tblW w:w="2751" w:type="dxa"/>
              <w:tblLayout w:type="fixed"/>
              <w:tblLook w:val="04A0" w:firstRow="1" w:lastRow="0" w:firstColumn="1" w:lastColumn="0" w:noHBand="0" w:noVBand="1"/>
            </w:tblPr>
            <w:tblGrid>
              <w:gridCol w:w="951"/>
              <w:gridCol w:w="1800"/>
            </w:tblGrid>
            <w:tr w:rsidR="008E2785" w:rsidRPr="00CA289F" w14:paraId="0FDB77ED" w14:textId="77777777" w:rsidTr="00BA56E8">
              <w:trPr>
                <w:cantSplit/>
                <w:trHeight w:val="144"/>
              </w:trPr>
              <w:tc>
                <w:tcPr>
                  <w:tcW w:w="275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AE3A1" w14:textId="77777777" w:rsidR="008E2785" w:rsidRPr="00CA289F" w:rsidRDefault="008E2785" w:rsidP="008E2785">
                  <w:pPr>
                    <w:suppressAutoHyphens w:val="0"/>
                    <w:spacing w:before="0" w:after="0" w:line="240" w:lineRule="auto"/>
                    <w:jc w:val="center"/>
                    <w:rPr>
                      <w:rFonts w:ascii="Times New Roman" w:hAnsi="Times New Roman" w:cs="Times New Roman"/>
                      <w:color w:val="000000"/>
                      <w:sz w:val="16"/>
                      <w:szCs w:val="16"/>
                      <w:lang w:eastAsia="en-US"/>
                    </w:rPr>
                  </w:pPr>
                  <w:r w:rsidRPr="00CA289F">
                    <w:rPr>
                      <w:rFonts w:ascii="Times New Roman" w:hAnsi="Times New Roman" w:cs="Times New Roman"/>
                      <w:color w:val="000000"/>
                      <w:sz w:val="16"/>
                      <w:szCs w:val="16"/>
                      <w:lang w:eastAsia="en-US"/>
                    </w:rPr>
                    <w:t>OMOP Concepts</w:t>
                  </w:r>
                </w:p>
              </w:tc>
            </w:tr>
            <w:tr w:rsidR="00D07CE3" w:rsidRPr="00CA289F" w14:paraId="1077A42A"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tcPr>
                <w:p w14:paraId="719469CE" w14:textId="77777777" w:rsidR="00D07CE3" w:rsidRPr="00CA289F" w:rsidRDefault="00D07CE3"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38004205</w:t>
                  </w:r>
                </w:p>
              </w:tc>
              <w:tc>
                <w:tcPr>
                  <w:tcW w:w="1800" w:type="dxa"/>
                  <w:tcBorders>
                    <w:top w:val="nil"/>
                    <w:left w:val="nil"/>
                    <w:bottom w:val="single" w:sz="4" w:space="0" w:color="auto"/>
                    <w:right w:val="single" w:sz="4" w:space="0" w:color="auto"/>
                  </w:tcBorders>
                  <w:shd w:val="clear" w:color="auto" w:fill="auto"/>
                  <w:vAlign w:val="bottom"/>
                </w:tcPr>
                <w:p w14:paraId="65ABF234" w14:textId="77777777" w:rsidR="00D07CE3" w:rsidRPr="00CA289F" w:rsidRDefault="00D07CE3"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Agencies, Foster Care Agency</w:t>
                  </w:r>
                </w:p>
              </w:tc>
            </w:tr>
            <w:tr w:rsidR="00BA56E8" w:rsidRPr="00CA289F" w14:paraId="2767B73F"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hideMark/>
                </w:tcPr>
                <w:p w14:paraId="58E1889E" w14:textId="77777777" w:rsidR="008E2785" w:rsidRPr="00CA289F" w:rsidRDefault="008E2785"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38004195</w:t>
                  </w:r>
                </w:p>
              </w:tc>
              <w:tc>
                <w:tcPr>
                  <w:tcW w:w="1800" w:type="dxa"/>
                  <w:tcBorders>
                    <w:top w:val="nil"/>
                    <w:left w:val="nil"/>
                    <w:bottom w:val="single" w:sz="4" w:space="0" w:color="auto"/>
                    <w:right w:val="single" w:sz="4" w:space="0" w:color="auto"/>
                  </w:tcBorders>
                  <w:shd w:val="clear" w:color="auto" w:fill="auto"/>
                  <w:vAlign w:val="bottom"/>
                  <w:hideMark/>
                </w:tcPr>
                <w:p w14:paraId="5F42F96D" w14:textId="77777777" w:rsidR="008E2785" w:rsidRPr="00CA289F" w:rsidRDefault="008E2785"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Agencies, Home Health</w:t>
                  </w:r>
                </w:p>
              </w:tc>
            </w:tr>
            <w:tr w:rsidR="008E2785" w:rsidRPr="00CA289F" w14:paraId="17CD94AF"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hideMark/>
                </w:tcPr>
                <w:p w14:paraId="50EDADE6" w14:textId="77777777" w:rsidR="008E2785" w:rsidRPr="00CA289F" w:rsidRDefault="00BA56E8"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38004207</w:t>
                  </w:r>
                </w:p>
              </w:tc>
              <w:tc>
                <w:tcPr>
                  <w:tcW w:w="1800" w:type="dxa"/>
                  <w:tcBorders>
                    <w:top w:val="nil"/>
                    <w:left w:val="nil"/>
                    <w:bottom w:val="single" w:sz="4" w:space="0" w:color="auto"/>
                    <w:right w:val="single" w:sz="4" w:space="0" w:color="auto"/>
                  </w:tcBorders>
                  <w:shd w:val="clear" w:color="auto" w:fill="auto"/>
                  <w:vAlign w:val="bottom"/>
                  <w:hideMark/>
                </w:tcPr>
                <w:p w14:paraId="49352B5E" w14:textId="77777777" w:rsidR="008E2785" w:rsidRPr="00CA289F" w:rsidRDefault="008E2785"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Ambulatory Health Care Facilities, Clinic/Center, Ambulatory Surgical</w:t>
                  </w:r>
                </w:p>
              </w:tc>
            </w:tr>
            <w:tr w:rsidR="00D07CE3" w:rsidRPr="00CA289F" w14:paraId="16157DF4"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tcPr>
                <w:p w14:paraId="44CDC7C1" w14:textId="77777777" w:rsidR="00D07CE3" w:rsidRPr="00CA289F" w:rsidRDefault="00D07CE3"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8920</w:t>
                  </w:r>
                </w:p>
              </w:tc>
              <w:tc>
                <w:tcPr>
                  <w:tcW w:w="1800" w:type="dxa"/>
                  <w:tcBorders>
                    <w:top w:val="nil"/>
                    <w:left w:val="nil"/>
                    <w:bottom w:val="single" w:sz="4" w:space="0" w:color="auto"/>
                    <w:right w:val="single" w:sz="4" w:space="0" w:color="auto"/>
                  </w:tcBorders>
                  <w:shd w:val="clear" w:color="auto" w:fill="auto"/>
                  <w:vAlign w:val="bottom"/>
                </w:tcPr>
                <w:p w14:paraId="25750A36" w14:textId="77777777" w:rsidR="00D07CE3" w:rsidRPr="00CA289F" w:rsidRDefault="00D07CE3" w:rsidP="00D07CE3">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Comprehensive Inpatient Rehabilitation Facility</w:t>
                  </w:r>
                </w:p>
              </w:tc>
            </w:tr>
            <w:tr w:rsidR="008E2785" w:rsidRPr="00CA289F" w14:paraId="72AD9AB0"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hideMark/>
                </w:tcPr>
                <w:p w14:paraId="518DC64B" w14:textId="77777777" w:rsidR="008E2785" w:rsidRPr="00CA289F" w:rsidRDefault="008E2785"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8870</w:t>
                  </w:r>
                </w:p>
              </w:tc>
              <w:tc>
                <w:tcPr>
                  <w:tcW w:w="1800" w:type="dxa"/>
                  <w:tcBorders>
                    <w:top w:val="nil"/>
                    <w:left w:val="nil"/>
                    <w:bottom w:val="single" w:sz="4" w:space="0" w:color="auto"/>
                    <w:right w:val="single" w:sz="4" w:space="0" w:color="auto"/>
                  </w:tcBorders>
                  <w:shd w:val="clear" w:color="auto" w:fill="auto"/>
                  <w:vAlign w:val="bottom"/>
                  <w:hideMark/>
                </w:tcPr>
                <w:p w14:paraId="46FCFE1E" w14:textId="77777777" w:rsidR="008E2785" w:rsidRPr="00CA289F" w:rsidRDefault="008E2785"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Emergency Room - Hospital</w:t>
                  </w:r>
                </w:p>
              </w:tc>
            </w:tr>
            <w:tr w:rsidR="00D07CE3" w:rsidRPr="00CA289F" w14:paraId="37431258"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tcPr>
                <w:p w14:paraId="09145152" w14:textId="77777777" w:rsidR="00D07CE3" w:rsidRPr="00CA289F" w:rsidRDefault="00D07CE3"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8536</w:t>
                  </w:r>
                </w:p>
              </w:tc>
              <w:tc>
                <w:tcPr>
                  <w:tcW w:w="1800" w:type="dxa"/>
                  <w:tcBorders>
                    <w:top w:val="nil"/>
                    <w:left w:val="nil"/>
                    <w:bottom w:val="single" w:sz="4" w:space="0" w:color="auto"/>
                    <w:right w:val="single" w:sz="4" w:space="0" w:color="auto"/>
                  </w:tcBorders>
                  <w:shd w:val="clear" w:color="auto" w:fill="auto"/>
                  <w:vAlign w:val="bottom"/>
                </w:tcPr>
                <w:p w14:paraId="6B80622C" w14:textId="77777777" w:rsidR="00D07CE3" w:rsidRPr="00CA289F" w:rsidRDefault="00D07CE3"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Home</w:t>
                  </w:r>
                </w:p>
              </w:tc>
            </w:tr>
            <w:tr w:rsidR="00D07CE3" w:rsidRPr="00CA289F" w14:paraId="6A1E6424"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tcPr>
                <w:p w14:paraId="2323843A" w14:textId="77777777" w:rsidR="00D07CE3" w:rsidRPr="00CA289F" w:rsidRDefault="00D07CE3"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8546</w:t>
                  </w:r>
                </w:p>
              </w:tc>
              <w:tc>
                <w:tcPr>
                  <w:tcW w:w="1800" w:type="dxa"/>
                  <w:tcBorders>
                    <w:top w:val="nil"/>
                    <w:left w:val="nil"/>
                    <w:bottom w:val="single" w:sz="4" w:space="0" w:color="auto"/>
                    <w:right w:val="single" w:sz="4" w:space="0" w:color="auto"/>
                  </w:tcBorders>
                  <w:shd w:val="clear" w:color="auto" w:fill="auto"/>
                  <w:vAlign w:val="bottom"/>
                </w:tcPr>
                <w:p w14:paraId="249458C6" w14:textId="77777777" w:rsidR="00D07CE3" w:rsidRPr="00CA289F" w:rsidRDefault="00D07CE3"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Hospice</w:t>
                  </w:r>
                </w:p>
              </w:tc>
            </w:tr>
            <w:tr w:rsidR="00BA56E8" w:rsidRPr="00CA289F" w14:paraId="3873731A"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hideMark/>
                </w:tcPr>
                <w:p w14:paraId="2AF4AC78" w14:textId="77777777" w:rsidR="00BA56E8" w:rsidRPr="00CA289F" w:rsidRDefault="00BA56E8"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38004279</w:t>
                  </w:r>
                </w:p>
              </w:tc>
              <w:tc>
                <w:tcPr>
                  <w:tcW w:w="1800" w:type="dxa"/>
                  <w:tcBorders>
                    <w:top w:val="nil"/>
                    <w:left w:val="nil"/>
                    <w:bottom w:val="single" w:sz="4" w:space="0" w:color="auto"/>
                    <w:right w:val="single" w:sz="4" w:space="0" w:color="auto"/>
                  </w:tcBorders>
                  <w:shd w:val="clear" w:color="auto" w:fill="auto"/>
                  <w:vAlign w:val="bottom"/>
                  <w:hideMark/>
                </w:tcPr>
                <w:p w14:paraId="078946F2" w14:textId="77777777" w:rsidR="00BA56E8" w:rsidRPr="00CA289F" w:rsidRDefault="00BA56E8"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Hospitals, General Acute Care Hospital</w:t>
                  </w:r>
                </w:p>
              </w:tc>
            </w:tr>
            <w:tr w:rsidR="00BA56E8" w:rsidRPr="00CA289F" w14:paraId="349DABA9"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hideMark/>
                </w:tcPr>
                <w:p w14:paraId="40138755" w14:textId="77777777" w:rsidR="00BA56E8" w:rsidRPr="00CA289F" w:rsidRDefault="00BF3235"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38004301</w:t>
                  </w:r>
                </w:p>
              </w:tc>
              <w:tc>
                <w:tcPr>
                  <w:tcW w:w="1800" w:type="dxa"/>
                  <w:tcBorders>
                    <w:top w:val="nil"/>
                    <w:left w:val="nil"/>
                    <w:bottom w:val="single" w:sz="4" w:space="0" w:color="auto"/>
                    <w:right w:val="single" w:sz="4" w:space="0" w:color="auto"/>
                  </w:tcBorders>
                  <w:shd w:val="clear" w:color="auto" w:fill="auto"/>
                  <w:vAlign w:val="bottom"/>
                  <w:hideMark/>
                </w:tcPr>
                <w:p w14:paraId="483BAE61" w14:textId="77777777" w:rsidR="00BA56E8" w:rsidRPr="00CA289F" w:rsidRDefault="00BF3235"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Nursing &amp; Custodial Care Facilities, Assisted Living Facility</w:t>
                  </w:r>
                </w:p>
              </w:tc>
            </w:tr>
            <w:tr w:rsidR="00D07CE3" w:rsidRPr="00CA289F" w14:paraId="4A428B47"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tcPr>
                <w:p w14:paraId="1FCF45DE" w14:textId="77777777" w:rsidR="00D07CE3" w:rsidRPr="00CA289F" w:rsidRDefault="00D07CE3"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8676</w:t>
                  </w:r>
                </w:p>
              </w:tc>
              <w:tc>
                <w:tcPr>
                  <w:tcW w:w="1800" w:type="dxa"/>
                  <w:tcBorders>
                    <w:top w:val="nil"/>
                    <w:left w:val="nil"/>
                    <w:bottom w:val="single" w:sz="4" w:space="0" w:color="auto"/>
                    <w:right w:val="single" w:sz="4" w:space="0" w:color="auto"/>
                  </w:tcBorders>
                  <w:shd w:val="clear" w:color="auto" w:fill="auto"/>
                  <w:vAlign w:val="bottom"/>
                </w:tcPr>
                <w:p w14:paraId="6DB81675" w14:textId="77777777" w:rsidR="00D07CE3" w:rsidRPr="00CA289F" w:rsidRDefault="00D07CE3"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Nursing Facility</w:t>
                  </w:r>
                </w:p>
              </w:tc>
            </w:tr>
            <w:tr w:rsidR="00BA56E8" w:rsidRPr="00CA289F" w14:paraId="0F1561A8"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hideMark/>
                </w:tcPr>
                <w:p w14:paraId="75E5F789" w14:textId="77777777" w:rsidR="00BA56E8" w:rsidRPr="00CA289F" w:rsidRDefault="00BA56E8"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44814680</w:t>
                  </w:r>
                </w:p>
              </w:tc>
              <w:tc>
                <w:tcPr>
                  <w:tcW w:w="1800" w:type="dxa"/>
                  <w:tcBorders>
                    <w:top w:val="nil"/>
                    <w:left w:val="nil"/>
                    <w:bottom w:val="single" w:sz="4" w:space="0" w:color="auto"/>
                    <w:right w:val="single" w:sz="4" w:space="0" w:color="auto"/>
                  </w:tcBorders>
                  <w:shd w:val="clear" w:color="auto" w:fill="auto"/>
                  <w:vAlign w:val="bottom"/>
                  <w:hideMark/>
                </w:tcPr>
                <w:p w14:paraId="12562D52" w14:textId="77777777" w:rsidR="00BA56E8" w:rsidRPr="00CA289F" w:rsidRDefault="00BA56E8"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Residential facility</w:t>
                  </w:r>
                </w:p>
              </w:tc>
            </w:tr>
            <w:tr w:rsidR="00BA56E8" w:rsidRPr="00CA289F" w14:paraId="0C58A9C1"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hideMark/>
                </w:tcPr>
                <w:p w14:paraId="42502CB8" w14:textId="77777777" w:rsidR="00BA56E8" w:rsidRPr="00CA289F" w:rsidRDefault="00BA56E8"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8863</w:t>
                  </w:r>
                </w:p>
              </w:tc>
              <w:tc>
                <w:tcPr>
                  <w:tcW w:w="1800" w:type="dxa"/>
                  <w:tcBorders>
                    <w:top w:val="nil"/>
                    <w:left w:val="nil"/>
                    <w:bottom w:val="single" w:sz="4" w:space="0" w:color="auto"/>
                    <w:right w:val="single" w:sz="4" w:space="0" w:color="auto"/>
                  </w:tcBorders>
                  <w:shd w:val="clear" w:color="auto" w:fill="auto"/>
                  <w:vAlign w:val="bottom"/>
                  <w:hideMark/>
                </w:tcPr>
                <w:p w14:paraId="18D05BA6" w14:textId="77777777" w:rsidR="00BA56E8" w:rsidRPr="00CA289F" w:rsidRDefault="00BA56E8"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Skilled Nursing Facility</w:t>
                  </w:r>
                </w:p>
              </w:tc>
            </w:tr>
            <w:tr w:rsidR="00BA56E8" w:rsidRPr="00CA289F" w14:paraId="10A5CC5E"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hideMark/>
                </w:tcPr>
                <w:p w14:paraId="4074F84D" w14:textId="77777777" w:rsidR="00BA56E8" w:rsidRPr="00CA289F" w:rsidRDefault="00BA56E8"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44814650</w:t>
                  </w:r>
                </w:p>
              </w:tc>
              <w:tc>
                <w:tcPr>
                  <w:tcW w:w="1800" w:type="dxa"/>
                  <w:tcBorders>
                    <w:top w:val="nil"/>
                    <w:left w:val="nil"/>
                    <w:bottom w:val="single" w:sz="4" w:space="0" w:color="auto"/>
                    <w:right w:val="single" w:sz="4" w:space="0" w:color="auto"/>
                  </w:tcBorders>
                  <w:shd w:val="clear" w:color="auto" w:fill="auto"/>
                  <w:vAlign w:val="bottom"/>
                  <w:hideMark/>
                </w:tcPr>
                <w:p w14:paraId="62667BBC" w14:textId="77777777" w:rsidR="00BA56E8" w:rsidRPr="00CA289F" w:rsidRDefault="00BA56E8"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No Information</w:t>
                  </w:r>
                </w:p>
              </w:tc>
            </w:tr>
            <w:tr w:rsidR="00BA56E8" w:rsidRPr="00CA289F" w14:paraId="0D2F3C25"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hideMark/>
                </w:tcPr>
                <w:p w14:paraId="439DE94C" w14:textId="77777777" w:rsidR="00BA56E8" w:rsidRPr="00CA289F" w:rsidRDefault="004B3084"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color w:val="000000"/>
                      <w:sz w:val="16"/>
                      <w:szCs w:val="16"/>
                      <w:lang w:eastAsia="en-US"/>
                    </w:rPr>
                    <w:t>44814653</w:t>
                  </w:r>
                </w:p>
              </w:tc>
              <w:tc>
                <w:tcPr>
                  <w:tcW w:w="1800" w:type="dxa"/>
                  <w:tcBorders>
                    <w:top w:val="nil"/>
                    <w:left w:val="nil"/>
                    <w:bottom w:val="single" w:sz="4" w:space="0" w:color="auto"/>
                    <w:right w:val="single" w:sz="4" w:space="0" w:color="auto"/>
                  </w:tcBorders>
                  <w:shd w:val="clear" w:color="auto" w:fill="auto"/>
                  <w:vAlign w:val="bottom"/>
                  <w:hideMark/>
                </w:tcPr>
                <w:p w14:paraId="1C0BD676" w14:textId="77777777" w:rsidR="00BA56E8" w:rsidRPr="00CA289F" w:rsidRDefault="00BA56E8"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Unknown</w:t>
                  </w:r>
                </w:p>
              </w:tc>
            </w:tr>
            <w:tr w:rsidR="00BA56E8" w:rsidRPr="00CA289F" w14:paraId="797DD88B"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hideMark/>
                </w:tcPr>
                <w:p w14:paraId="682311A9" w14:textId="77777777" w:rsidR="00BA56E8" w:rsidRPr="00CA289F" w:rsidRDefault="00BA56E8"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44814649</w:t>
                  </w:r>
                </w:p>
              </w:tc>
              <w:tc>
                <w:tcPr>
                  <w:tcW w:w="1800" w:type="dxa"/>
                  <w:tcBorders>
                    <w:top w:val="nil"/>
                    <w:left w:val="nil"/>
                    <w:bottom w:val="single" w:sz="4" w:space="0" w:color="auto"/>
                    <w:right w:val="single" w:sz="4" w:space="0" w:color="auto"/>
                  </w:tcBorders>
                  <w:shd w:val="clear" w:color="auto" w:fill="auto"/>
                  <w:vAlign w:val="bottom"/>
                  <w:hideMark/>
                </w:tcPr>
                <w:p w14:paraId="24695F68" w14:textId="77777777" w:rsidR="00BA56E8" w:rsidRPr="00CA289F" w:rsidRDefault="00BA56E8"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Other</w:t>
                  </w:r>
                </w:p>
              </w:tc>
            </w:tr>
            <w:tr w:rsidR="00BA56E8" w:rsidRPr="00CA289F" w14:paraId="0C84E9F6" w14:textId="77777777" w:rsidTr="009B4566">
              <w:trPr>
                <w:cantSplit/>
                <w:trHeight w:val="144"/>
              </w:trPr>
              <w:tc>
                <w:tcPr>
                  <w:tcW w:w="951" w:type="dxa"/>
                  <w:tcBorders>
                    <w:top w:val="nil"/>
                    <w:left w:val="single" w:sz="4" w:space="0" w:color="auto"/>
                    <w:bottom w:val="single" w:sz="4" w:space="0" w:color="auto"/>
                    <w:right w:val="single" w:sz="4" w:space="0" w:color="auto"/>
                  </w:tcBorders>
                  <w:shd w:val="clear" w:color="auto" w:fill="E7E6E6"/>
                  <w:noWrap/>
                  <w:vAlign w:val="bottom"/>
                  <w:hideMark/>
                </w:tcPr>
                <w:p w14:paraId="6BE93C70" w14:textId="77777777" w:rsidR="00BA56E8" w:rsidRPr="00CA289F" w:rsidRDefault="00BA56E8" w:rsidP="008E2785">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0</w:t>
                  </w:r>
                </w:p>
              </w:tc>
              <w:tc>
                <w:tcPr>
                  <w:tcW w:w="1800" w:type="dxa"/>
                  <w:tcBorders>
                    <w:top w:val="nil"/>
                    <w:left w:val="nil"/>
                    <w:bottom w:val="single" w:sz="4" w:space="0" w:color="auto"/>
                    <w:right w:val="single" w:sz="4" w:space="0" w:color="auto"/>
                  </w:tcBorders>
                  <w:shd w:val="clear" w:color="auto" w:fill="auto"/>
                  <w:vAlign w:val="bottom"/>
                  <w:hideMark/>
                </w:tcPr>
                <w:p w14:paraId="6DC07CE9" w14:textId="77777777" w:rsidR="00BA56E8" w:rsidRPr="00CA289F" w:rsidRDefault="00E912CF" w:rsidP="008E278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Field does not exist in the source</w:t>
                  </w:r>
                </w:p>
              </w:tc>
            </w:tr>
          </w:tbl>
          <w:p w14:paraId="62104AD2" w14:textId="77777777" w:rsidR="00C7202C" w:rsidRPr="00CA289F" w:rsidRDefault="00C7202C" w:rsidP="008E2785">
            <w:pPr>
              <w:snapToGrid w:val="0"/>
              <w:spacing w:line="240" w:lineRule="auto"/>
              <w:ind w:right="4"/>
              <w:rPr>
                <w:rFonts w:ascii="Times New Roman" w:hAnsi="Times New Roman" w:cs="Times New Roman"/>
                <w:sz w:val="16"/>
                <w:szCs w:val="16"/>
              </w:rPr>
            </w:pPr>
          </w:p>
        </w:tc>
      </w:tr>
      <w:tr w:rsidR="00C7202C" w:rsidRPr="00CA289F" w14:paraId="2311F597" w14:textId="77777777" w:rsidTr="0063424F">
        <w:trPr>
          <w:cantSplit/>
          <w:trHeight w:val="942"/>
        </w:trPr>
        <w:tc>
          <w:tcPr>
            <w:tcW w:w="1860" w:type="dxa"/>
            <w:tcBorders>
              <w:top w:val="single" w:sz="4" w:space="0" w:color="808080"/>
              <w:left w:val="single" w:sz="4" w:space="0" w:color="808080"/>
              <w:bottom w:val="single" w:sz="4" w:space="0" w:color="808080"/>
            </w:tcBorders>
            <w:shd w:val="clear" w:color="auto" w:fill="auto"/>
            <w:vAlign w:val="bottom"/>
          </w:tcPr>
          <w:p w14:paraId="4D7B1CDA"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 ENC_TYPE</w:t>
            </w:r>
          </w:p>
        </w:tc>
        <w:tc>
          <w:tcPr>
            <w:tcW w:w="1381" w:type="dxa"/>
            <w:tcBorders>
              <w:top w:val="single" w:sz="4" w:space="0" w:color="808080"/>
              <w:left w:val="single" w:sz="4" w:space="0" w:color="808080"/>
              <w:bottom w:val="single" w:sz="4" w:space="0" w:color="808080"/>
            </w:tcBorders>
            <w:shd w:val="clear" w:color="auto" w:fill="auto"/>
          </w:tcPr>
          <w:p w14:paraId="070EC199" w14:textId="77777777" w:rsidR="00C7202C" w:rsidRPr="00CA289F" w:rsidRDefault="00F351CF" w:rsidP="008A2F96">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Visit_Occurrence</w:t>
            </w:r>
            <w:r w:rsidR="008A2F96" w:rsidRPr="00CA289F">
              <w:rPr>
                <w:rFonts w:ascii="Times New Roman" w:hAnsi="Times New Roman" w:cs="Times New Roman"/>
                <w:sz w:val="16"/>
                <w:szCs w:val="16"/>
              </w:rPr>
              <w:t>.visit_source_value</w:t>
            </w:r>
            <w:proofErr w:type="spellEnd"/>
          </w:p>
        </w:tc>
        <w:tc>
          <w:tcPr>
            <w:tcW w:w="3672" w:type="dxa"/>
            <w:tcBorders>
              <w:top w:val="single" w:sz="4" w:space="0" w:color="808080"/>
              <w:left w:val="single" w:sz="4" w:space="0" w:color="808080"/>
              <w:bottom w:val="single" w:sz="4" w:space="0" w:color="808080"/>
            </w:tcBorders>
            <w:shd w:val="clear" w:color="auto" w:fill="auto"/>
          </w:tcPr>
          <w:p w14:paraId="5C25BB5C" w14:textId="77777777" w:rsidR="00C7202C" w:rsidRPr="00CA289F" w:rsidRDefault="00C7202C" w:rsidP="00D07CE3">
            <w:pPr>
              <w:snapToGrid w:val="0"/>
              <w:spacing w:line="240" w:lineRule="auto"/>
              <w:ind w:right="4"/>
              <w:rPr>
                <w:rFonts w:ascii="Times New Roman" w:hAnsi="Times New Roman" w:cs="Times New Roman"/>
                <w:sz w:val="16"/>
                <w:szCs w:val="16"/>
              </w:rPr>
            </w:pP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2E919BC7"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6FBB9F91" w14:textId="77777777" w:rsidTr="0063424F">
        <w:trPr>
          <w:cantSplit/>
        </w:trPr>
        <w:tc>
          <w:tcPr>
            <w:tcW w:w="1860" w:type="dxa"/>
            <w:tcBorders>
              <w:top w:val="single" w:sz="4" w:space="0" w:color="808080"/>
              <w:left w:val="single" w:sz="4" w:space="0" w:color="808080"/>
              <w:bottom w:val="single" w:sz="4" w:space="0" w:color="808080"/>
            </w:tcBorders>
            <w:shd w:val="clear" w:color="auto" w:fill="auto"/>
            <w:vAlign w:val="bottom"/>
          </w:tcPr>
          <w:p w14:paraId="03076299"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 DISCHARGE_DISPOSITION</w:t>
            </w:r>
          </w:p>
        </w:tc>
        <w:tc>
          <w:tcPr>
            <w:tcW w:w="1381" w:type="dxa"/>
            <w:tcBorders>
              <w:top w:val="single" w:sz="4" w:space="0" w:color="808080"/>
              <w:left w:val="single" w:sz="4" w:space="0" w:color="808080"/>
              <w:bottom w:val="single" w:sz="4" w:space="0" w:color="808080"/>
            </w:tcBorders>
            <w:shd w:val="clear" w:color="auto" w:fill="auto"/>
          </w:tcPr>
          <w:p w14:paraId="4D5E38A9" w14:textId="77777777" w:rsidR="00C7202C" w:rsidRPr="00CA289F" w:rsidRDefault="007953D2" w:rsidP="00F6220B">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Observation.</w:t>
            </w:r>
            <w:r w:rsidR="00B4136E" w:rsidRPr="00CA289F">
              <w:rPr>
                <w:rFonts w:ascii="Times New Roman" w:hAnsi="Times New Roman" w:cs="Times New Roman"/>
                <w:sz w:val="16"/>
                <w:szCs w:val="16"/>
              </w:rPr>
              <w:t>observation_source_value</w:t>
            </w:r>
            <w:proofErr w:type="spellEnd"/>
          </w:p>
        </w:tc>
        <w:tc>
          <w:tcPr>
            <w:tcW w:w="3672" w:type="dxa"/>
            <w:tcBorders>
              <w:top w:val="single" w:sz="4" w:space="0" w:color="808080"/>
              <w:left w:val="single" w:sz="4" w:space="0" w:color="808080"/>
              <w:bottom w:val="single" w:sz="4" w:space="0" w:color="808080"/>
            </w:tcBorders>
            <w:shd w:val="clear" w:color="auto" w:fill="auto"/>
          </w:tcPr>
          <w:p w14:paraId="32B08443" w14:textId="77777777" w:rsidR="00FE55E1" w:rsidRPr="00CA289F" w:rsidRDefault="00FE55E1">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Observation table on </w:t>
            </w:r>
            <w:proofErr w:type="spellStart"/>
            <w:r w:rsidRPr="00CA289F">
              <w:rPr>
                <w:rFonts w:ascii="Times New Roman" w:hAnsi="Times New Roman" w:cs="Times New Roman"/>
                <w:sz w:val="16"/>
                <w:szCs w:val="16"/>
              </w:rPr>
              <w:t>visit_occurrence_id</w:t>
            </w:r>
            <w:proofErr w:type="spellEnd"/>
            <w:r w:rsidRPr="00CA289F">
              <w:rPr>
                <w:rFonts w:ascii="Times New Roman" w:hAnsi="Times New Roman" w:cs="Times New Roman"/>
                <w:sz w:val="16"/>
                <w:szCs w:val="16"/>
              </w:rPr>
              <w:t xml:space="preserve"> and </w:t>
            </w:r>
            <w:proofErr w:type="spellStart"/>
            <w:r w:rsidRPr="00CA289F">
              <w:rPr>
                <w:rFonts w:ascii="Times New Roman" w:hAnsi="Times New Roman" w:cs="Times New Roman"/>
                <w:sz w:val="16"/>
                <w:szCs w:val="16"/>
              </w:rPr>
              <w:t>observation_type_concept_id</w:t>
            </w:r>
            <w:proofErr w:type="spellEnd"/>
            <w:r w:rsidRPr="00CA289F">
              <w:rPr>
                <w:rFonts w:ascii="Times New Roman" w:hAnsi="Times New Roman" w:cs="Times New Roman"/>
                <w:sz w:val="16"/>
                <w:szCs w:val="16"/>
              </w:rPr>
              <w:t xml:space="preserve"> = 44813951 (Discharge details).  </w:t>
            </w:r>
          </w:p>
          <w:p w14:paraId="38CED927"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If data is not available populate with NULL.</w:t>
            </w: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726D8CB3" w14:textId="77777777" w:rsidR="00C7202C" w:rsidRPr="00CA289F" w:rsidRDefault="00C7202C" w:rsidP="001B6E56">
            <w:pPr>
              <w:snapToGrid w:val="0"/>
              <w:spacing w:line="240" w:lineRule="auto"/>
              <w:ind w:right="4"/>
              <w:rPr>
                <w:rFonts w:ascii="Times New Roman" w:hAnsi="Times New Roman" w:cs="Times New Roman"/>
                <w:sz w:val="16"/>
                <w:szCs w:val="16"/>
              </w:rPr>
            </w:pPr>
          </w:p>
        </w:tc>
      </w:tr>
      <w:tr w:rsidR="00C7202C" w:rsidRPr="00CA289F" w14:paraId="2CFDA1DE" w14:textId="77777777" w:rsidTr="0063424F">
        <w:trPr>
          <w:cantSplit/>
        </w:trPr>
        <w:tc>
          <w:tcPr>
            <w:tcW w:w="1860" w:type="dxa"/>
            <w:tcBorders>
              <w:top w:val="single" w:sz="4" w:space="0" w:color="808080"/>
              <w:left w:val="single" w:sz="4" w:space="0" w:color="808080"/>
              <w:bottom w:val="single" w:sz="4" w:space="0" w:color="808080"/>
            </w:tcBorders>
            <w:shd w:val="clear" w:color="auto" w:fill="auto"/>
            <w:vAlign w:val="bottom"/>
          </w:tcPr>
          <w:p w14:paraId="0BE5774A"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 DISCHARGE_STATUS</w:t>
            </w:r>
          </w:p>
        </w:tc>
        <w:tc>
          <w:tcPr>
            <w:tcW w:w="1381" w:type="dxa"/>
            <w:tcBorders>
              <w:top w:val="single" w:sz="4" w:space="0" w:color="808080"/>
              <w:left w:val="single" w:sz="4" w:space="0" w:color="808080"/>
              <w:bottom w:val="single" w:sz="4" w:space="0" w:color="808080"/>
            </w:tcBorders>
            <w:shd w:val="clear" w:color="auto" w:fill="auto"/>
          </w:tcPr>
          <w:p w14:paraId="7D1DFDDD" w14:textId="77777777" w:rsidR="00C7202C" w:rsidRPr="00CA289F" w:rsidRDefault="007953D2">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Observation.</w:t>
            </w:r>
            <w:r w:rsidR="00B4136E" w:rsidRPr="00CA289F">
              <w:rPr>
                <w:rFonts w:ascii="Times New Roman" w:hAnsi="Times New Roman" w:cs="Times New Roman"/>
                <w:sz w:val="16"/>
                <w:szCs w:val="16"/>
              </w:rPr>
              <w:t>observation_source_value</w:t>
            </w:r>
            <w:proofErr w:type="spellEnd"/>
          </w:p>
        </w:tc>
        <w:tc>
          <w:tcPr>
            <w:tcW w:w="3672" w:type="dxa"/>
            <w:tcBorders>
              <w:top w:val="single" w:sz="4" w:space="0" w:color="808080"/>
              <w:left w:val="single" w:sz="4" w:space="0" w:color="808080"/>
              <w:bottom w:val="single" w:sz="4" w:space="0" w:color="808080"/>
            </w:tcBorders>
            <w:shd w:val="clear" w:color="auto" w:fill="auto"/>
          </w:tcPr>
          <w:p w14:paraId="02A0F908" w14:textId="77777777" w:rsidR="00C7202C" w:rsidRPr="00CA289F" w:rsidRDefault="00FE55E1">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Observation table on </w:t>
            </w:r>
            <w:proofErr w:type="spellStart"/>
            <w:r w:rsidRPr="00CA289F">
              <w:rPr>
                <w:rFonts w:ascii="Times New Roman" w:hAnsi="Times New Roman" w:cs="Times New Roman"/>
                <w:sz w:val="16"/>
                <w:szCs w:val="16"/>
              </w:rPr>
              <w:t>visit_occurrence_id</w:t>
            </w:r>
            <w:proofErr w:type="spellEnd"/>
            <w:r w:rsidRPr="00CA289F">
              <w:rPr>
                <w:rFonts w:ascii="Times New Roman" w:hAnsi="Times New Roman" w:cs="Times New Roman"/>
                <w:sz w:val="16"/>
                <w:szCs w:val="16"/>
              </w:rPr>
              <w:t xml:space="preserve"> and </w:t>
            </w:r>
            <w:proofErr w:type="spellStart"/>
            <w:r w:rsidRPr="00CA289F">
              <w:rPr>
                <w:rFonts w:ascii="Times New Roman" w:hAnsi="Times New Roman" w:cs="Times New Roman"/>
                <w:sz w:val="16"/>
                <w:szCs w:val="16"/>
              </w:rPr>
              <w:t>observation_type_concept_id</w:t>
            </w:r>
            <w:proofErr w:type="spellEnd"/>
            <w:r w:rsidRPr="00CA289F">
              <w:rPr>
                <w:rFonts w:ascii="Times New Roman" w:hAnsi="Times New Roman" w:cs="Times New Roman"/>
                <w:sz w:val="16"/>
                <w:szCs w:val="16"/>
              </w:rPr>
              <w:t xml:space="preserve"> = 4137274 (Discharge to establishment). </w:t>
            </w:r>
            <w:r w:rsidR="00C7202C" w:rsidRPr="00CA289F">
              <w:rPr>
                <w:rFonts w:ascii="Times New Roman" w:hAnsi="Times New Roman" w:cs="Times New Roman"/>
                <w:sz w:val="16"/>
                <w:szCs w:val="16"/>
              </w:rPr>
              <w:t>If data is not available populate with NULL.</w:t>
            </w: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747E5130"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5ED0A8F6" w14:textId="77777777" w:rsidTr="0063424F">
        <w:trPr>
          <w:cantSplit/>
        </w:trPr>
        <w:tc>
          <w:tcPr>
            <w:tcW w:w="1860" w:type="dxa"/>
            <w:tcBorders>
              <w:top w:val="single" w:sz="4" w:space="0" w:color="808080"/>
              <w:left w:val="single" w:sz="4" w:space="0" w:color="808080"/>
              <w:bottom w:val="single" w:sz="4" w:space="0" w:color="808080"/>
            </w:tcBorders>
            <w:shd w:val="clear" w:color="auto" w:fill="auto"/>
            <w:vAlign w:val="bottom"/>
          </w:tcPr>
          <w:p w14:paraId="19377CC5"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 DRG_TYPE</w:t>
            </w:r>
          </w:p>
        </w:tc>
        <w:tc>
          <w:tcPr>
            <w:tcW w:w="1381" w:type="dxa"/>
            <w:tcBorders>
              <w:top w:val="single" w:sz="4" w:space="0" w:color="808080"/>
              <w:left w:val="single" w:sz="4" w:space="0" w:color="808080"/>
              <w:bottom w:val="single" w:sz="4" w:space="0" w:color="808080"/>
            </w:tcBorders>
            <w:shd w:val="clear" w:color="auto" w:fill="auto"/>
          </w:tcPr>
          <w:p w14:paraId="00BA511C"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NULL</w:t>
            </w:r>
          </w:p>
        </w:tc>
        <w:tc>
          <w:tcPr>
            <w:tcW w:w="3672" w:type="dxa"/>
            <w:tcBorders>
              <w:top w:val="single" w:sz="4" w:space="0" w:color="808080"/>
              <w:left w:val="single" w:sz="4" w:space="0" w:color="808080"/>
              <w:bottom w:val="single" w:sz="4" w:space="0" w:color="808080"/>
            </w:tcBorders>
            <w:shd w:val="clear" w:color="auto" w:fill="auto"/>
          </w:tcPr>
          <w:p w14:paraId="06C653DA" w14:textId="77777777" w:rsidR="00C7202C" w:rsidRPr="00CA289F" w:rsidRDefault="00C7202C">
            <w:pPr>
              <w:snapToGrid w:val="0"/>
              <w:spacing w:line="240" w:lineRule="auto"/>
              <w:ind w:right="4"/>
              <w:rPr>
                <w:rFonts w:ascii="Times New Roman" w:hAnsi="Times New Roman" w:cs="Times New Roman"/>
                <w:sz w:val="16"/>
                <w:szCs w:val="16"/>
              </w:rPr>
            </w:pP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018B79EA"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5944330E" w14:textId="77777777" w:rsidTr="004B3084">
        <w:trPr>
          <w:cantSplit/>
        </w:trPr>
        <w:tc>
          <w:tcPr>
            <w:tcW w:w="1860" w:type="dxa"/>
            <w:tcBorders>
              <w:top w:val="single" w:sz="4" w:space="0" w:color="808080"/>
              <w:left w:val="single" w:sz="4" w:space="0" w:color="808080"/>
              <w:bottom w:val="single" w:sz="4" w:space="0" w:color="808080"/>
            </w:tcBorders>
            <w:shd w:val="clear" w:color="auto" w:fill="auto"/>
            <w:vAlign w:val="bottom"/>
          </w:tcPr>
          <w:p w14:paraId="05EEC83D"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 ADMITTING_SOURCE</w:t>
            </w:r>
          </w:p>
        </w:tc>
        <w:tc>
          <w:tcPr>
            <w:tcW w:w="1381" w:type="dxa"/>
            <w:tcBorders>
              <w:top w:val="single" w:sz="4" w:space="0" w:color="808080"/>
              <w:left w:val="single" w:sz="4" w:space="0" w:color="808080"/>
              <w:bottom w:val="single" w:sz="4" w:space="0" w:color="808080"/>
            </w:tcBorders>
            <w:shd w:val="clear" w:color="auto" w:fill="auto"/>
          </w:tcPr>
          <w:p w14:paraId="348491D8" w14:textId="77777777" w:rsidR="00C7202C" w:rsidRPr="00CA289F" w:rsidRDefault="007953D2">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Observation.</w:t>
            </w:r>
            <w:r w:rsidR="00B4136E" w:rsidRPr="00CA289F">
              <w:rPr>
                <w:rFonts w:ascii="Times New Roman" w:hAnsi="Times New Roman" w:cs="Times New Roman"/>
                <w:sz w:val="16"/>
                <w:szCs w:val="16"/>
              </w:rPr>
              <w:t>observation_source_value</w:t>
            </w:r>
            <w:proofErr w:type="spellEnd"/>
          </w:p>
        </w:tc>
        <w:tc>
          <w:tcPr>
            <w:tcW w:w="3672" w:type="dxa"/>
            <w:tcBorders>
              <w:top w:val="single" w:sz="4" w:space="0" w:color="808080"/>
              <w:left w:val="single" w:sz="4" w:space="0" w:color="808080"/>
              <w:bottom w:val="single" w:sz="4" w:space="0" w:color="808080"/>
            </w:tcBorders>
            <w:shd w:val="clear" w:color="auto" w:fill="auto"/>
          </w:tcPr>
          <w:p w14:paraId="5CDBE276" w14:textId="77777777" w:rsidR="00C7202C" w:rsidRPr="00CA289F" w:rsidRDefault="00FE55E1">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Observation table on </w:t>
            </w:r>
            <w:proofErr w:type="spellStart"/>
            <w:r w:rsidRPr="00CA289F">
              <w:rPr>
                <w:rFonts w:ascii="Times New Roman" w:hAnsi="Times New Roman" w:cs="Times New Roman"/>
                <w:sz w:val="16"/>
                <w:szCs w:val="16"/>
              </w:rPr>
              <w:t>visit_occurrence_id</w:t>
            </w:r>
            <w:proofErr w:type="spellEnd"/>
            <w:r w:rsidRPr="00CA289F">
              <w:rPr>
                <w:rFonts w:ascii="Times New Roman" w:hAnsi="Times New Roman" w:cs="Times New Roman"/>
                <w:sz w:val="16"/>
                <w:szCs w:val="16"/>
              </w:rPr>
              <w:t xml:space="preserve"> and </w:t>
            </w:r>
            <w:proofErr w:type="spellStart"/>
            <w:r w:rsidRPr="00CA289F">
              <w:rPr>
                <w:rFonts w:ascii="Times New Roman" w:hAnsi="Times New Roman" w:cs="Times New Roman"/>
                <w:sz w:val="16"/>
                <w:szCs w:val="16"/>
              </w:rPr>
              <w:t>observation_type_concept_id</w:t>
            </w:r>
            <w:proofErr w:type="spellEnd"/>
            <w:r w:rsidRPr="00CA289F">
              <w:rPr>
                <w:rFonts w:ascii="Times New Roman" w:hAnsi="Times New Roman" w:cs="Times New Roman"/>
                <w:sz w:val="16"/>
                <w:szCs w:val="16"/>
              </w:rPr>
              <w:t xml:space="preserve"> = 4145666 (Admission from Establishment).</w:t>
            </w:r>
          </w:p>
        </w:tc>
        <w:tc>
          <w:tcPr>
            <w:tcW w:w="2970" w:type="dxa"/>
            <w:tcBorders>
              <w:top w:val="single" w:sz="4" w:space="0" w:color="808080"/>
              <w:left w:val="single" w:sz="4" w:space="0" w:color="808080"/>
              <w:bottom w:val="single" w:sz="4" w:space="0" w:color="808080"/>
              <w:right w:val="single" w:sz="4" w:space="0" w:color="808080"/>
            </w:tcBorders>
            <w:shd w:val="clear" w:color="auto" w:fill="auto"/>
          </w:tcPr>
          <w:p w14:paraId="7A8B9E48" w14:textId="77777777" w:rsidR="00C7202C" w:rsidRPr="00CA289F" w:rsidRDefault="00C7202C">
            <w:pPr>
              <w:snapToGrid w:val="0"/>
              <w:spacing w:line="240" w:lineRule="auto"/>
              <w:ind w:right="4"/>
              <w:rPr>
                <w:rFonts w:ascii="Times New Roman" w:hAnsi="Times New Roman" w:cs="Times New Roman"/>
                <w:sz w:val="16"/>
                <w:szCs w:val="16"/>
              </w:rPr>
            </w:pPr>
          </w:p>
        </w:tc>
      </w:tr>
    </w:tbl>
    <w:p w14:paraId="28678684" w14:textId="77777777" w:rsidR="00C7202C" w:rsidRPr="00CA289F" w:rsidRDefault="00C7202C">
      <w:pPr>
        <w:pStyle w:val="Heading3"/>
        <w:numPr>
          <w:ilvl w:val="0"/>
          <w:numId w:val="0"/>
        </w:numPr>
        <w:ind w:left="720"/>
        <w:rPr>
          <w:rFonts w:ascii="Times New Roman" w:hAnsi="Times New Roman" w:cs="Times New Roman"/>
        </w:rPr>
      </w:pPr>
    </w:p>
    <w:p w14:paraId="26A0350B" w14:textId="77777777" w:rsidR="00C7202C" w:rsidRPr="00CA289F" w:rsidRDefault="000B0671">
      <w:pPr>
        <w:pStyle w:val="Heading3"/>
        <w:rPr>
          <w:rFonts w:ascii="Times New Roman" w:hAnsi="Times New Roman" w:cs="Times New Roman"/>
        </w:rPr>
      </w:pPr>
      <w:bookmarkStart w:id="10" w:name="_Toc450823070"/>
      <w:r>
        <w:rPr>
          <w:rFonts w:ascii="Times New Roman" w:hAnsi="Times New Roman" w:cs="Times New Roman"/>
        </w:rPr>
        <w:t>Table</w:t>
      </w:r>
      <w:r w:rsidR="00C7202C" w:rsidRPr="00CA289F">
        <w:rPr>
          <w:rFonts w:ascii="Times New Roman" w:hAnsi="Times New Roman" w:cs="Times New Roman"/>
        </w:rPr>
        <w:t>: Diagnosis</w:t>
      </w:r>
      <w:bookmarkEnd w:id="10"/>
    </w:p>
    <w:p w14:paraId="6B1FBE96" w14:textId="77777777" w:rsidR="00C7202C" w:rsidRPr="00CA289F" w:rsidRDefault="00C7202C">
      <w:pPr>
        <w:widowControl w:val="0"/>
        <w:spacing w:before="0" w:after="0" w:line="240" w:lineRule="auto"/>
        <w:ind w:right="4"/>
        <w:rPr>
          <w:rFonts w:ascii="Times New Roman" w:hAnsi="Times New Roman" w:cs="Times New Roman"/>
        </w:rPr>
      </w:pPr>
    </w:p>
    <w:p w14:paraId="3BDF674B" w14:textId="77777777" w:rsidR="009274EA" w:rsidRPr="00CA289F" w:rsidRDefault="00C7202C" w:rsidP="009274EA">
      <w:pPr>
        <w:widowControl w:val="0"/>
        <w:spacing w:before="0" w:after="0" w:line="240" w:lineRule="auto"/>
        <w:ind w:right="4"/>
        <w:rPr>
          <w:rFonts w:ascii="Times New Roman" w:eastAsia="Times" w:hAnsi="Times New Roman" w:cs="Times New Roman"/>
          <w:b/>
          <w:sz w:val="22"/>
          <w:szCs w:val="22"/>
        </w:rPr>
      </w:pPr>
      <w:r w:rsidRPr="00CA289F">
        <w:rPr>
          <w:rFonts w:ascii="Times New Roman" w:hAnsi="Times New Roman" w:cs="Times New Roman"/>
          <w:sz w:val="22"/>
          <w:szCs w:val="22"/>
        </w:rPr>
        <w:t>DIAGNOSIS should capture all uniquely recorded diagnoses for all encounters</w:t>
      </w:r>
      <w:r w:rsidR="009274EA" w:rsidRPr="00CA289F">
        <w:rPr>
          <w:rFonts w:ascii="Times New Roman" w:hAnsi="Times New Roman" w:cs="Times New Roman"/>
          <w:sz w:val="22"/>
          <w:szCs w:val="22"/>
        </w:rPr>
        <w:t xml:space="preserve">, except those generated from problem lists.  </w:t>
      </w:r>
      <w:r w:rsidRPr="00CA289F">
        <w:rPr>
          <w:rFonts w:ascii="Times New Roman" w:hAnsi="Times New Roman" w:cs="Times New Roman"/>
          <w:sz w:val="22"/>
          <w:szCs w:val="22"/>
        </w:rPr>
        <w:t xml:space="preserve">If a patient has multiple diagnoses associated with one encounter, then there </w:t>
      </w:r>
      <w:r w:rsidR="009274EA" w:rsidRPr="00CA289F">
        <w:rPr>
          <w:rFonts w:ascii="Times New Roman" w:hAnsi="Times New Roman" w:cs="Times New Roman"/>
          <w:sz w:val="22"/>
          <w:szCs w:val="22"/>
        </w:rPr>
        <w:t xml:space="preserve">should </w:t>
      </w:r>
      <w:r w:rsidRPr="00CA289F">
        <w:rPr>
          <w:rFonts w:ascii="Times New Roman" w:hAnsi="Times New Roman" w:cs="Times New Roman"/>
          <w:sz w:val="22"/>
          <w:szCs w:val="22"/>
        </w:rPr>
        <w:t>be one record in this table for each diagnosis.</w:t>
      </w:r>
      <w:r w:rsidR="009274EA" w:rsidRPr="00CA289F">
        <w:rPr>
          <w:rFonts w:ascii="Times New Roman" w:hAnsi="Times New Roman" w:cs="Times New Roman"/>
          <w:sz w:val="22"/>
          <w:szCs w:val="22"/>
        </w:rPr>
        <w:t xml:space="preserve">  Exclude records from the OMOP CDM where the Condition Type Concept is EHR problem list entry (38000245).</w:t>
      </w:r>
    </w:p>
    <w:p w14:paraId="048A8A2E" w14:textId="77777777" w:rsidR="00B4136E" w:rsidRPr="00CA289F" w:rsidRDefault="00C7202C" w:rsidP="00B50E57">
      <w:pPr>
        <w:autoSpaceDE w:val="0"/>
        <w:rPr>
          <w:rFonts w:ascii="Times New Roman" w:hAnsi="Times New Roman" w:cs="Times New Roman"/>
          <w:sz w:val="22"/>
          <w:szCs w:val="22"/>
        </w:rPr>
      </w:pPr>
      <w:r w:rsidRPr="00CA289F">
        <w:rPr>
          <w:rFonts w:ascii="Times New Roman" w:hAnsi="Times New Roman" w:cs="Times New Roman"/>
          <w:sz w:val="22"/>
          <w:szCs w:val="22"/>
        </w:rPr>
        <w:lastRenderedPageBreak/>
        <w:t xml:space="preserve"> </w:t>
      </w:r>
    </w:p>
    <w:p w14:paraId="51E3C9B2" w14:textId="77777777" w:rsidR="00C7202C" w:rsidRPr="00CA289F" w:rsidRDefault="00C7202C" w:rsidP="00B50E57">
      <w:pPr>
        <w:autoSpaceDE w:val="0"/>
        <w:rPr>
          <w:rFonts w:ascii="Times New Roman" w:hAnsi="Times New Roman" w:cs="Times New Roman"/>
          <w:sz w:val="22"/>
          <w:szCs w:val="22"/>
        </w:rPr>
      </w:pPr>
      <w:r w:rsidRPr="00CA289F">
        <w:rPr>
          <w:rFonts w:ascii="Times New Roman" w:hAnsi="Times New Roman" w:cs="Times New Roman"/>
          <w:sz w:val="22"/>
          <w:szCs w:val="22"/>
        </w:rPr>
        <w:t>If a local ontology is used, but cannot be mapped to a standard ontology such as ICD-9-CM, DX_TYPE should be populated as “Other”.</w:t>
      </w:r>
      <w:r w:rsidR="00B50E57" w:rsidRPr="00CA289F" w:rsidDel="00B50E57">
        <w:rPr>
          <w:rFonts w:ascii="Times New Roman" w:hAnsi="Times New Roman" w:cs="Times New Roman"/>
          <w:sz w:val="22"/>
          <w:szCs w:val="22"/>
        </w:rPr>
        <w:t xml:space="preserve"> </w:t>
      </w:r>
    </w:p>
    <w:p w14:paraId="2ABD9A57" w14:textId="77777777" w:rsidR="00E57050" w:rsidRPr="00CA289F" w:rsidRDefault="00E57050" w:rsidP="00B50E57">
      <w:pPr>
        <w:autoSpaceDE w:val="0"/>
        <w:rPr>
          <w:rFonts w:ascii="Times New Roman" w:hAnsi="Times New Roman" w:cs="Times New Roman"/>
          <w:color w:val="FF0000"/>
          <w:sz w:val="22"/>
          <w:szCs w:val="22"/>
        </w:rPr>
      </w:pPr>
      <w:r w:rsidRPr="00CA289F">
        <w:rPr>
          <w:rFonts w:ascii="Times New Roman" w:hAnsi="Times New Roman" w:cs="Times New Roman"/>
          <w:sz w:val="22"/>
          <w:szCs w:val="22"/>
        </w:rPr>
        <w:t xml:space="preserve">Note: The admit date for the diagnosis is copied from the encounter record which is the admission or appointment date, where in the OMOP CDM, the condition occurrence date is when the condition was defined.  </w:t>
      </w:r>
      <w:r w:rsidR="00023172" w:rsidRPr="00CA289F">
        <w:rPr>
          <w:rFonts w:ascii="Times New Roman" w:hAnsi="Times New Roman" w:cs="Times New Roman"/>
          <w:sz w:val="22"/>
          <w:szCs w:val="22"/>
        </w:rPr>
        <w:t>Therefore, i</w:t>
      </w:r>
      <w:r w:rsidRPr="00CA289F">
        <w:rPr>
          <w:rFonts w:ascii="Times New Roman" w:hAnsi="Times New Roman" w:cs="Times New Roman"/>
          <w:sz w:val="22"/>
          <w:szCs w:val="22"/>
        </w:rPr>
        <w:t>t is possible that there will be more than one of the same diagnos</w:t>
      </w:r>
      <w:r w:rsidR="0016224E" w:rsidRPr="00CA289F">
        <w:rPr>
          <w:rFonts w:ascii="Times New Roman" w:hAnsi="Times New Roman" w:cs="Times New Roman"/>
          <w:sz w:val="22"/>
          <w:szCs w:val="22"/>
        </w:rPr>
        <w:t>es</w:t>
      </w:r>
      <w:r w:rsidRPr="00CA289F">
        <w:rPr>
          <w:rFonts w:ascii="Times New Roman" w:hAnsi="Times New Roman" w:cs="Times New Roman"/>
          <w:sz w:val="22"/>
          <w:szCs w:val="22"/>
        </w:rPr>
        <w:t xml:space="preserve"> during a visit in the OMOP CDM.</w:t>
      </w:r>
      <w:r w:rsidR="0072589A" w:rsidRPr="00CA289F">
        <w:rPr>
          <w:rFonts w:ascii="Times New Roman" w:hAnsi="Times New Roman" w:cs="Times New Roman"/>
          <w:sz w:val="22"/>
          <w:szCs w:val="22"/>
        </w:rPr>
        <w:t xml:space="preserve"> Duplicate records are also possible due to the mapping of one source code to multiple standard codes.</w:t>
      </w:r>
      <w:r w:rsidR="00023172" w:rsidRPr="00CA289F">
        <w:rPr>
          <w:rFonts w:ascii="Times New Roman" w:hAnsi="Times New Roman" w:cs="Times New Roman"/>
          <w:sz w:val="22"/>
          <w:szCs w:val="22"/>
        </w:rPr>
        <w:t xml:space="preserve"> These duplicated diagnoses should be reduced to a single record in </w:t>
      </w:r>
      <w:proofErr w:type="spellStart"/>
      <w:r w:rsidR="00023172" w:rsidRPr="00CA289F">
        <w:rPr>
          <w:rFonts w:ascii="Times New Roman" w:hAnsi="Times New Roman" w:cs="Times New Roman"/>
          <w:sz w:val="22"/>
          <w:szCs w:val="22"/>
        </w:rPr>
        <w:t>PCORnet</w:t>
      </w:r>
      <w:proofErr w:type="spellEnd"/>
      <w:r w:rsidR="00023172" w:rsidRPr="00CA289F">
        <w:rPr>
          <w:rFonts w:ascii="Times New Roman" w:hAnsi="Times New Roman" w:cs="Times New Roman"/>
          <w:sz w:val="22"/>
          <w:szCs w:val="22"/>
        </w:rPr>
        <w:t xml:space="preserve"> based on the following attributes: </w:t>
      </w:r>
      <w:proofErr w:type="spellStart"/>
      <w:r w:rsidR="007953D2" w:rsidRPr="00CA289F">
        <w:rPr>
          <w:rFonts w:ascii="Times New Roman" w:hAnsi="Times New Roman" w:cs="Times New Roman"/>
          <w:sz w:val="22"/>
          <w:szCs w:val="22"/>
        </w:rPr>
        <w:t>Condition_Occurrence.</w:t>
      </w:r>
      <w:r w:rsidR="00023172" w:rsidRPr="00CA289F">
        <w:rPr>
          <w:rFonts w:ascii="Times New Roman" w:hAnsi="Times New Roman" w:cs="Times New Roman"/>
          <w:sz w:val="22"/>
          <w:szCs w:val="22"/>
        </w:rPr>
        <w:t>visit_occurrence_id</w:t>
      </w:r>
      <w:proofErr w:type="spellEnd"/>
      <w:r w:rsidR="00023172" w:rsidRPr="00CA289F">
        <w:rPr>
          <w:rFonts w:ascii="Times New Roman" w:hAnsi="Times New Roman" w:cs="Times New Roman"/>
          <w:sz w:val="22"/>
          <w:szCs w:val="22"/>
        </w:rPr>
        <w:t xml:space="preserve">, </w:t>
      </w:r>
      <w:proofErr w:type="spellStart"/>
      <w:r w:rsidR="007953D2" w:rsidRPr="00CA289F">
        <w:rPr>
          <w:rFonts w:ascii="Times New Roman" w:hAnsi="Times New Roman" w:cs="Times New Roman"/>
          <w:sz w:val="22"/>
          <w:szCs w:val="22"/>
        </w:rPr>
        <w:t>Condition_Occurrence.</w:t>
      </w:r>
      <w:r w:rsidR="00023172" w:rsidRPr="00CA289F">
        <w:rPr>
          <w:rFonts w:ascii="Times New Roman" w:hAnsi="Times New Roman" w:cs="Times New Roman"/>
          <w:sz w:val="22"/>
          <w:szCs w:val="22"/>
        </w:rPr>
        <w:t>condition_source_value</w:t>
      </w:r>
      <w:proofErr w:type="spellEnd"/>
      <w:r w:rsidR="00023172" w:rsidRPr="00CA289F">
        <w:rPr>
          <w:rFonts w:ascii="Times New Roman" w:hAnsi="Times New Roman" w:cs="Times New Roman"/>
          <w:sz w:val="22"/>
          <w:szCs w:val="22"/>
        </w:rPr>
        <w:t xml:space="preserve">, </w:t>
      </w:r>
      <w:proofErr w:type="spellStart"/>
      <w:r w:rsidR="007953D2" w:rsidRPr="00CA289F">
        <w:rPr>
          <w:rFonts w:ascii="Times New Roman" w:hAnsi="Times New Roman" w:cs="Times New Roman"/>
          <w:sz w:val="22"/>
          <w:szCs w:val="22"/>
        </w:rPr>
        <w:t>Condition_Occurrence.</w:t>
      </w:r>
      <w:r w:rsidR="00023172" w:rsidRPr="00CA289F">
        <w:rPr>
          <w:rFonts w:ascii="Times New Roman" w:hAnsi="Times New Roman" w:cs="Times New Roman"/>
          <w:sz w:val="22"/>
          <w:szCs w:val="22"/>
        </w:rPr>
        <w:t>condition_type_concept_id</w:t>
      </w:r>
      <w:proofErr w:type="spellEnd"/>
      <w:r w:rsidR="00023172" w:rsidRPr="00CA289F">
        <w:rPr>
          <w:rFonts w:ascii="Times New Roman" w:hAnsi="Times New Roman" w:cs="Times New Roman"/>
          <w:sz w:val="22"/>
          <w:szCs w:val="22"/>
        </w:rPr>
        <w:t xml:space="preserve">, and related </w:t>
      </w:r>
      <w:proofErr w:type="spellStart"/>
      <w:r w:rsidR="007953D2" w:rsidRPr="00CA289F">
        <w:rPr>
          <w:rFonts w:ascii="Times New Roman" w:hAnsi="Times New Roman" w:cs="Times New Roman"/>
          <w:sz w:val="22"/>
          <w:szCs w:val="22"/>
        </w:rPr>
        <w:t>Observation.</w:t>
      </w:r>
      <w:r w:rsidR="00023172" w:rsidRPr="00CA289F">
        <w:rPr>
          <w:rFonts w:ascii="Times New Roman" w:hAnsi="Times New Roman" w:cs="Times New Roman"/>
          <w:sz w:val="22"/>
          <w:szCs w:val="22"/>
        </w:rPr>
        <w:t>value_as_concept_id</w:t>
      </w:r>
      <w:proofErr w:type="spellEnd"/>
      <w:r w:rsidR="00023172" w:rsidRPr="00CA289F">
        <w:rPr>
          <w:rFonts w:ascii="Times New Roman" w:hAnsi="Times New Roman" w:cs="Times New Roman"/>
          <w:sz w:val="22"/>
          <w:szCs w:val="22"/>
        </w:rPr>
        <w:t xml:space="preserve"> (for </w:t>
      </w:r>
      <w:proofErr w:type="spellStart"/>
      <w:r w:rsidR="007953D2" w:rsidRPr="00CA289F">
        <w:rPr>
          <w:rFonts w:ascii="Times New Roman" w:hAnsi="Times New Roman" w:cs="Times New Roman"/>
          <w:sz w:val="22"/>
          <w:szCs w:val="22"/>
        </w:rPr>
        <w:t>Observation.</w:t>
      </w:r>
      <w:r w:rsidR="00023172" w:rsidRPr="00CA289F">
        <w:rPr>
          <w:rFonts w:ascii="Times New Roman" w:hAnsi="Times New Roman" w:cs="Times New Roman"/>
          <w:sz w:val="22"/>
          <w:szCs w:val="22"/>
        </w:rPr>
        <w:t>concept_id</w:t>
      </w:r>
      <w:proofErr w:type="spellEnd"/>
      <w:r w:rsidR="00AC1C45" w:rsidRPr="00CA289F">
        <w:rPr>
          <w:rFonts w:ascii="Times New Roman" w:hAnsi="Times New Roman" w:cs="Times New Roman"/>
          <w:sz w:val="22"/>
          <w:szCs w:val="22"/>
        </w:rPr>
        <w:t xml:space="preserve"> = 4021918. ‘Qualifier for type of diagnosis).</w:t>
      </w:r>
    </w:p>
    <w:p w14:paraId="46D6CBEE" w14:textId="77777777" w:rsidR="00C7202C" w:rsidRPr="00CA289F" w:rsidRDefault="007C4770">
      <w:pPr>
        <w:spacing w:after="0"/>
        <w:rPr>
          <w:rFonts w:ascii="Times New Roman" w:hAnsi="Times New Roman" w:cs="Times New Roman"/>
          <w:b/>
          <w:bCs/>
          <w:sz w:val="22"/>
          <w:szCs w:val="22"/>
        </w:rPr>
      </w:pPr>
      <w:r>
        <w:rPr>
          <w:rFonts w:ascii="Times New Roman" w:hAnsi="Times New Roman" w:cs="Times New Roman"/>
          <w:sz w:val="22"/>
          <w:szCs w:val="22"/>
        </w:rPr>
        <w:t>Diagnosis</w:t>
      </w:r>
      <w:r w:rsidRPr="00CA289F">
        <w:rPr>
          <w:rFonts w:ascii="Times New Roman" w:hAnsi="Times New Roman" w:cs="Times New Roman"/>
          <w:sz w:val="22"/>
          <w:szCs w:val="22"/>
        </w:rPr>
        <w:t xml:space="preserve"> </w:t>
      </w:r>
      <w:r w:rsidR="00C7202C" w:rsidRPr="00CA289F">
        <w:rPr>
          <w:rFonts w:ascii="Times New Roman" w:hAnsi="Times New Roman" w:cs="Times New Roman"/>
          <w:sz w:val="22"/>
          <w:szCs w:val="22"/>
        </w:rPr>
        <w:t>field mapping:</w:t>
      </w:r>
    </w:p>
    <w:tbl>
      <w:tblPr>
        <w:tblW w:w="9613" w:type="dxa"/>
        <w:tblInd w:w="-55" w:type="dxa"/>
        <w:tblLayout w:type="fixed"/>
        <w:tblLook w:val="0000" w:firstRow="0" w:lastRow="0" w:firstColumn="0" w:lastColumn="0" w:noHBand="0" w:noVBand="0"/>
      </w:tblPr>
      <w:tblGrid>
        <w:gridCol w:w="1354"/>
        <w:gridCol w:w="2589"/>
        <w:gridCol w:w="2790"/>
        <w:gridCol w:w="2880"/>
      </w:tblGrid>
      <w:tr w:rsidR="00C7202C" w:rsidRPr="00CA289F" w14:paraId="51C0166D" w14:textId="77777777" w:rsidTr="003462A0">
        <w:trPr>
          <w:cantSplit/>
          <w:tblHeader/>
        </w:trPr>
        <w:tc>
          <w:tcPr>
            <w:tcW w:w="1354" w:type="dxa"/>
            <w:tcBorders>
              <w:top w:val="single" w:sz="4" w:space="0" w:color="808080"/>
              <w:left w:val="single" w:sz="4" w:space="0" w:color="808080"/>
              <w:bottom w:val="single" w:sz="4" w:space="0" w:color="808080"/>
            </w:tcBorders>
            <w:shd w:val="clear" w:color="auto" w:fill="005172"/>
          </w:tcPr>
          <w:p w14:paraId="395A3883" w14:textId="77777777" w:rsidR="00C7202C" w:rsidRPr="00CA289F" w:rsidRDefault="00C7202C">
            <w:pPr>
              <w:spacing w:after="0" w:line="240" w:lineRule="auto"/>
              <w:ind w:right="4"/>
              <w:rPr>
                <w:rFonts w:ascii="Times New Roman" w:hAnsi="Times New Roman" w:cs="Times New Roman"/>
                <w:b/>
                <w:bCs/>
                <w:szCs w:val="20"/>
              </w:rPr>
            </w:pPr>
            <w:r w:rsidRPr="00CA289F">
              <w:rPr>
                <w:rFonts w:ascii="Times New Roman" w:hAnsi="Times New Roman" w:cs="Times New Roman"/>
                <w:b/>
                <w:bCs/>
                <w:szCs w:val="20"/>
              </w:rPr>
              <w:t>Destination Field</w:t>
            </w:r>
          </w:p>
        </w:tc>
        <w:tc>
          <w:tcPr>
            <w:tcW w:w="2589" w:type="dxa"/>
            <w:tcBorders>
              <w:top w:val="single" w:sz="4" w:space="0" w:color="808080"/>
              <w:left w:val="single" w:sz="4" w:space="0" w:color="808080"/>
              <w:bottom w:val="single" w:sz="4" w:space="0" w:color="808080"/>
            </w:tcBorders>
            <w:shd w:val="clear" w:color="auto" w:fill="005172"/>
          </w:tcPr>
          <w:p w14:paraId="5536C544"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Source Field</w:t>
            </w:r>
          </w:p>
        </w:tc>
        <w:tc>
          <w:tcPr>
            <w:tcW w:w="2790" w:type="dxa"/>
            <w:tcBorders>
              <w:top w:val="single" w:sz="4" w:space="0" w:color="808080"/>
              <w:left w:val="single" w:sz="4" w:space="0" w:color="808080"/>
              <w:bottom w:val="single" w:sz="4" w:space="0" w:color="808080"/>
            </w:tcBorders>
            <w:shd w:val="clear" w:color="auto" w:fill="005172"/>
          </w:tcPr>
          <w:p w14:paraId="313AAD14"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Applied Rule</w:t>
            </w:r>
          </w:p>
        </w:tc>
        <w:tc>
          <w:tcPr>
            <w:tcW w:w="2880" w:type="dxa"/>
            <w:tcBorders>
              <w:top w:val="single" w:sz="4" w:space="0" w:color="808080"/>
              <w:left w:val="single" w:sz="4" w:space="0" w:color="808080"/>
              <w:bottom w:val="single" w:sz="4" w:space="0" w:color="808080"/>
              <w:right w:val="single" w:sz="4" w:space="0" w:color="808080"/>
            </w:tcBorders>
            <w:shd w:val="clear" w:color="auto" w:fill="005172"/>
          </w:tcPr>
          <w:p w14:paraId="330E96E8" w14:textId="77777777" w:rsidR="00C7202C" w:rsidRPr="00CA289F" w:rsidRDefault="00C7202C">
            <w:pPr>
              <w:spacing w:line="240" w:lineRule="auto"/>
              <w:ind w:right="4"/>
              <w:rPr>
                <w:rFonts w:ascii="Times New Roman" w:hAnsi="Times New Roman" w:cs="Times New Roman"/>
              </w:rPr>
            </w:pPr>
            <w:r w:rsidRPr="00CA289F">
              <w:rPr>
                <w:rFonts w:ascii="Times New Roman" w:hAnsi="Times New Roman" w:cs="Times New Roman"/>
                <w:b/>
                <w:bCs/>
                <w:szCs w:val="20"/>
              </w:rPr>
              <w:t>Comment</w:t>
            </w:r>
          </w:p>
        </w:tc>
      </w:tr>
      <w:tr w:rsidR="00C7202C" w:rsidRPr="00CA289F" w14:paraId="1E92E4D1" w14:textId="77777777" w:rsidTr="003462A0">
        <w:trPr>
          <w:cantSplit/>
        </w:trPr>
        <w:tc>
          <w:tcPr>
            <w:tcW w:w="1354" w:type="dxa"/>
            <w:tcBorders>
              <w:top w:val="single" w:sz="4" w:space="0" w:color="808080"/>
              <w:left w:val="single" w:sz="4" w:space="0" w:color="808080"/>
              <w:bottom w:val="single" w:sz="4" w:space="0" w:color="808080"/>
            </w:tcBorders>
            <w:shd w:val="clear" w:color="auto" w:fill="auto"/>
          </w:tcPr>
          <w:p w14:paraId="51292CC3"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PATID</w:t>
            </w:r>
          </w:p>
        </w:tc>
        <w:tc>
          <w:tcPr>
            <w:tcW w:w="2589" w:type="dxa"/>
            <w:tcBorders>
              <w:top w:val="single" w:sz="4" w:space="0" w:color="808080"/>
              <w:left w:val="single" w:sz="4" w:space="0" w:color="808080"/>
              <w:bottom w:val="single" w:sz="4" w:space="0" w:color="808080"/>
            </w:tcBorders>
            <w:shd w:val="clear" w:color="auto" w:fill="auto"/>
          </w:tcPr>
          <w:p w14:paraId="33A71486"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Condition_Occurrence.person_id</w:t>
            </w:r>
            <w:proofErr w:type="spellEnd"/>
          </w:p>
        </w:tc>
        <w:tc>
          <w:tcPr>
            <w:tcW w:w="2790" w:type="dxa"/>
            <w:tcBorders>
              <w:top w:val="single" w:sz="4" w:space="0" w:color="808080"/>
              <w:left w:val="single" w:sz="4" w:space="0" w:color="808080"/>
              <w:bottom w:val="single" w:sz="4" w:space="0" w:color="808080"/>
            </w:tcBorders>
            <w:shd w:val="clear" w:color="auto" w:fill="auto"/>
          </w:tcPr>
          <w:p w14:paraId="2BCB30CC" w14:textId="77777777" w:rsidR="00C7202C" w:rsidRPr="00CA289F" w:rsidRDefault="00C7202C">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2D1BCCF7" w14:textId="77777777" w:rsidR="00C7202C" w:rsidRPr="00CA289F" w:rsidRDefault="00EA5252">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Convert to text</w:t>
            </w:r>
          </w:p>
        </w:tc>
      </w:tr>
      <w:tr w:rsidR="00683D00" w:rsidRPr="00CA289F" w14:paraId="7749D415" w14:textId="77777777" w:rsidTr="003462A0">
        <w:trPr>
          <w:cantSplit/>
        </w:trPr>
        <w:tc>
          <w:tcPr>
            <w:tcW w:w="1354" w:type="dxa"/>
            <w:tcBorders>
              <w:top w:val="single" w:sz="4" w:space="0" w:color="808080"/>
              <w:left w:val="single" w:sz="4" w:space="0" w:color="808080"/>
              <w:bottom w:val="single" w:sz="4" w:space="0" w:color="808080"/>
            </w:tcBorders>
            <w:shd w:val="clear" w:color="auto" w:fill="auto"/>
          </w:tcPr>
          <w:p w14:paraId="0460EB8A" w14:textId="77777777" w:rsidR="00683D00" w:rsidRPr="00CA289F" w:rsidRDefault="00683D00" w:rsidP="00683D00">
            <w:pPr>
              <w:rPr>
                <w:rFonts w:ascii="Times New Roman" w:hAnsi="Times New Roman" w:cs="Times New Roman"/>
                <w:sz w:val="16"/>
                <w:szCs w:val="16"/>
              </w:rPr>
            </w:pPr>
            <w:r w:rsidRPr="00CA289F">
              <w:rPr>
                <w:rFonts w:ascii="Times New Roman" w:hAnsi="Times New Roman" w:cs="Times New Roman"/>
                <w:color w:val="000000"/>
                <w:sz w:val="16"/>
                <w:szCs w:val="16"/>
              </w:rPr>
              <w:t>ENCOUNTERID</w:t>
            </w:r>
          </w:p>
        </w:tc>
        <w:tc>
          <w:tcPr>
            <w:tcW w:w="2589" w:type="dxa"/>
            <w:tcBorders>
              <w:top w:val="single" w:sz="4" w:space="0" w:color="808080"/>
              <w:left w:val="single" w:sz="4" w:space="0" w:color="808080"/>
              <w:bottom w:val="single" w:sz="4" w:space="0" w:color="808080"/>
            </w:tcBorders>
            <w:shd w:val="clear" w:color="auto" w:fill="auto"/>
          </w:tcPr>
          <w:p w14:paraId="1538B6CC" w14:textId="77777777" w:rsidR="00683D00" w:rsidRPr="00CA289F" w:rsidRDefault="00683D00" w:rsidP="00683D00">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Condition_Occurrence.visit_occurrence_id</w:t>
            </w:r>
            <w:proofErr w:type="spellEnd"/>
          </w:p>
        </w:tc>
        <w:tc>
          <w:tcPr>
            <w:tcW w:w="2790" w:type="dxa"/>
            <w:tcBorders>
              <w:top w:val="single" w:sz="4" w:space="0" w:color="808080"/>
              <w:left w:val="single" w:sz="4" w:space="0" w:color="808080"/>
              <w:bottom w:val="single" w:sz="4" w:space="0" w:color="808080"/>
            </w:tcBorders>
            <w:shd w:val="clear" w:color="auto" w:fill="auto"/>
          </w:tcPr>
          <w:p w14:paraId="3BC96349" w14:textId="77777777" w:rsidR="00683D00" w:rsidRPr="00CA289F" w:rsidRDefault="00683D00" w:rsidP="00683D00">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37F2C3AF" w14:textId="77777777" w:rsidR="00683D00" w:rsidRPr="00CA289F" w:rsidRDefault="00683D00" w:rsidP="00683D00">
            <w:pPr>
              <w:snapToGrid w:val="0"/>
              <w:spacing w:line="240" w:lineRule="auto"/>
              <w:ind w:right="4"/>
              <w:rPr>
                <w:rFonts w:ascii="Times New Roman" w:hAnsi="Times New Roman" w:cs="Times New Roman"/>
                <w:sz w:val="16"/>
                <w:szCs w:val="16"/>
              </w:rPr>
            </w:pPr>
          </w:p>
        </w:tc>
      </w:tr>
      <w:tr w:rsidR="00C7202C" w:rsidRPr="00CA289F" w14:paraId="0BF1EF06" w14:textId="77777777" w:rsidTr="003462A0">
        <w:trPr>
          <w:cantSplit/>
        </w:trPr>
        <w:tc>
          <w:tcPr>
            <w:tcW w:w="1354" w:type="dxa"/>
            <w:tcBorders>
              <w:top w:val="single" w:sz="4" w:space="0" w:color="808080"/>
              <w:left w:val="single" w:sz="4" w:space="0" w:color="808080"/>
              <w:bottom w:val="single" w:sz="4" w:space="0" w:color="808080"/>
            </w:tcBorders>
            <w:shd w:val="clear" w:color="auto" w:fill="auto"/>
          </w:tcPr>
          <w:p w14:paraId="665A1CB7"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ENC_TYPE</w:t>
            </w:r>
          </w:p>
        </w:tc>
        <w:tc>
          <w:tcPr>
            <w:tcW w:w="2589" w:type="dxa"/>
            <w:tcBorders>
              <w:top w:val="single" w:sz="4" w:space="0" w:color="808080"/>
              <w:left w:val="single" w:sz="4" w:space="0" w:color="808080"/>
              <w:bottom w:val="single" w:sz="4" w:space="0" w:color="808080"/>
            </w:tcBorders>
            <w:shd w:val="clear" w:color="auto" w:fill="auto"/>
          </w:tcPr>
          <w:p w14:paraId="2A0C98AF"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Encounter.enc_type</w:t>
            </w:r>
            <w:proofErr w:type="spellEnd"/>
          </w:p>
        </w:tc>
        <w:tc>
          <w:tcPr>
            <w:tcW w:w="2790" w:type="dxa"/>
            <w:tcBorders>
              <w:top w:val="single" w:sz="4" w:space="0" w:color="808080"/>
              <w:left w:val="single" w:sz="4" w:space="0" w:color="808080"/>
              <w:bottom w:val="single" w:sz="4" w:space="0" w:color="808080"/>
            </w:tcBorders>
            <w:shd w:val="clear" w:color="auto" w:fill="auto"/>
          </w:tcPr>
          <w:p w14:paraId="404A433F"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[target] Encounter table on </w:t>
            </w:r>
            <w:proofErr w:type="spellStart"/>
            <w:r w:rsidRPr="00CA289F">
              <w:rPr>
                <w:rFonts w:ascii="Times New Roman" w:hAnsi="Times New Roman" w:cs="Times New Roman"/>
                <w:sz w:val="16"/>
                <w:szCs w:val="16"/>
              </w:rPr>
              <w:t>Condition_Occurrence.visit_occurrence_id</w:t>
            </w:r>
            <w:proofErr w:type="spellEnd"/>
            <w:r w:rsidRPr="00CA289F">
              <w:rPr>
                <w:rFonts w:ascii="Times New Roman" w:hAnsi="Times New Roman" w:cs="Times New Roman"/>
                <w:sz w:val="16"/>
                <w:szCs w:val="16"/>
              </w:rPr>
              <w:t xml:space="preserve"> = </w:t>
            </w:r>
            <w:proofErr w:type="spellStart"/>
            <w:r w:rsidRPr="00CA289F">
              <w:rPr>
                <w:rFonts w:ascii="Times New Roman" w:hAnsi="Times New Roman" w:cs="Times New Roman"/>
                <w:sz w:val="16"/>
                <w:szCs w:val="16"/>
              </w:rPr>
              <w:t>Encounter.encounterid</w:t>
            </w:r>
            <w:proofErr w:type="spellEnd"/>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7C02A146" w14:textId="77777777" w:rsidR="00C7202C" w:rsidRPr="00CA289F" w:rsidRDefault="009A6120">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Copied from ENCOUNTER record</w:t>
            </w:r>
          </w:p>
        </w:tc>
      </w:tr>
      <w:tr w:rsidR="00C7202C" w:rsidRPr="00CA289F" w14:paraId="3AB1CA20" w14:textId="77777777" w:rsidTr="003462A0">
        <w:trPr>
          <w:cantSplit/>
        </w:trPr>
        <w:tc>
          <w:tcPr>
            <w:tcW w:w="1354" w:type="dxa"/>
            <w:tcBorders>
              <w:top w:val="single" w:sz="4" w:space="0" w:color="808080"/>
              <w:left w:val="single" w:sz="4" w:space="0" w:color="808080"/>
              <w:bottom w:val="single" w:sz="4" w:space="0" w:color="808080"/>
            </w:tcBorders>
            <w:shd w:val="clear" w:color="auto" w:fill="auto"/>
          </w:tcPr>
          <w:p w14:paraId="5B6B5E91"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ADMIT_DATE</w:t>
            </w:r>
          </w:p>
        </w:tc>
        <w:tc>
          <w:tcPr>
            <w:tcW w:w="2589" w:type="dxa"/>
            <w:tcBorders>
              <w:top w:val="single" w:sz="4" w:space="0" w:color="808080"/>
              <w:left w:val="single" w:sz="4" w:space="0" w:color="808080"/>
              <w:bottom w:val="single" w:sz="4" w:space="0" w:color="808080"/>
            </w:tcBorders>
            <w:shd w:val="clear" w:color="auto" w:fill="auto"/>
          </w:tcPr>
          <w:p w14:paraId="4117D304" w14:textId="77777777" w:rsidR="00C7202C" w:rsidRPr="00CA289F" w:rsidRDefault="002B3697">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Encounter.admit_date</w:t>
            </w:r>
            <w:proofErr w:type="spellEnd"/>
          </w:p>
        </w:tc>
        <w:tc>
          <w:tcPr>
            <w:tcW w:w="2790" w:type="dxa"/>
            <w:tcBorders>
              <w:top w:val="single" w:sz="4" w:space="0" w:color="808080"/>
              <w:left w:val="single" w:sz="4" w:space="0" w:color="808080"/>
              <w:bottom w:val="single" w:sz="4" w:space="0" w:color="808080"/>
            </w:tcBorders>
            <w:shd w:val="clear" w:color="auto" w:fill="auto"/>
          </w:tcPr>
          <w:p w14:paraId="4A072156" w14:textId="77777777" w:rsidR="00C7202C" w:rsidRPr="00CA289F" w:rsidRDefault="00C7202C">
            <w:pPr>
              <w:snapToGrid w:val="0"/>
              <w:spacing w:line="240" w:lineRule="auto"/>
              <w:ind w:right="4"/>
              <w:rPr>
                <w:rFonts w:ascii="Times New Roman" w:hAnsi="Times New Roman" w:cs="Times New Roman"/>
                <w:color w:val="000000"/>
                <w:sz w:val="16"/>
                <w:szCs w:val="16"/>
              </w:rPr>
            </w:pPr>
            <w:r w:rsidRPr="00CA289F">
              <w:rPr>
                <w:rFonts w:ascii="Times New Roman" w:hAnsi="Times New Roman" w:cs="Times New Roman"/>
                <w:sz w:val="16"/>
                <w:szCs w:val="16"/>
              </w:rPr>
              <w:t xml:space="preserve">Join to Encounter table on </w:t>
            </w:r>
            <w:proofErr w:type="spellStart"/>
            <w:r w:rsidRPr="00CA289F">
              <w:rPr>
                <w:rFonts w:ascii="Times New Roman" w:hAnsi="Times New Roman" w:cs="Times New Roman"/>
                <w:sz w:val="16"/>
                <w:szCs w:val="16"/>
              </w:rPr>
              <w:t>Condition_Occurrence.visit_occurrence_id</w:t>
            </w:r>
            <w:proofErr w:type="spellEnd"/>
            <w:r w:rsidRPr="00CA289F">
              <w:rPr>
                <w:rFonts w:ascii="Times New Roman" w:hAnsi="Times New Roman" w:cs="Times New Roman"/>
                <w:sz w:val="16"/>
                <w:szCs w:val="16"/>
              </w:rPr>
              <w:t xml:space="preserve"> = </w:t>
            </w:r>
            <w:proofErr w:type="spellStart"/>
            <w:r w:rsidRPr="00CA289F">
              <w:rPr>
                <w:rFonts w:ascii="Times New Roman" w:hAnsi="Times New Roman" w:cs="Times New Roman"/>
                <w:sz w:val="16"/>
                <w:szCs w:val="16"/>
              </w:rPr>
              <w:t>Encounter.encounterid</w:t>
            </w:r>
            <w:proofErr w:type="spellEnd"/>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0E96B4C4" w14:textId="77777777" w:rsidR="00C7202C" w:rsidRPr="00CA289F" w:rsidRDefault="00C7202C">
            <w:pPr>
              <w:snapToGrid w:val="0"/>
              <w:spacing w:line="240" w:lineRule="auto"/>
              <w:ind w:right="4"/>
              <w:rPr>
                <w:rFonts w:ascii="Times New Roman" w:hAnsi="Times New Roman" w:cs="Times New Roman"/>
                <w:color w:val="000000"/>
                <w:sz w:val="16"/>
                <w:szCs w:val="16"/>
              </w:rPr>
            </w:pPr>
            <w:r w:rsidRPr="00CA289F">
              <w:rPr>
                <w:rFonts w:ascii="Times New Roman" w:hAnsi="Times New Roman" w:cs="Times New Roman"/>
                <w:color w:val="000000"/>
                <w:sz w:val="16"/>
                <w:szCs w:val="16"/>
              </w:rPr>
              <w:t>Text. Format as 'YYYY-MM-DD'.</w:t>
            </w:r>
          </w:p>
          <w:p w14:paraId="46A1727C" w14:textId="77777777" w:rsidR="00C7202C" w:rsidRPr="00CA289F" w:rsidRDefault="009A6120" w:rsidP="009A6120">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Copied from ENCOUNTER record</w:t>
            </w:r>
          </w:p>
        </w:tc>
      </w:tr>
      <w:tr w:rsidR="00C7202C" w:rsidRPr="00CA289F" w14:paraId="25E0F697" w14:textId="77777777" w:rsidTr="003462A0">
        <w:trPr>
          <w:cantSplit/>
        </w:trPr>
        <w:tc>
          <w:tcPr>
            <w:tcW w:w="1354" w:type="dxa"/>
            <w:tcBorders>
              <w:top w:val="single" w:sz="4" w:space="0" w:color="808080"/>
              <w:left w:val="single" w:sz="4" w:space="0" w:color="808080"/>
              <w:bottom w:val="single" w:sz="4" w:space="0" w:color="808080"/>
            </w:tcBorders>
            <w:shd w:val="clear" w:color="auto" w:fill="auto"/>
          </w:tcPr>
          <w:p w14:paraId="51A4079D"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PROVIDERID</w:t>
            </w:r>
          </w:p>
        </w:tc>
        <w:tc>
          <w:tcPr>
            <w:tcW w:w="2589" w:type="dxa"/>
            <w:tcBorders>
              <w:top w:val="single" w:sz="4" w:space="0" w:color="808080"/>
              <w:left w:val="single" w:sz="4" w:space="0" w:color="808080"/>
              <w:bottom w:val="single" w:sz="4" w:space="0" w:color="808080"/>
            </w:tcBorders>
            <w:shd w:val="clear" w:color="auto" w:fill="auto"/>
          </w:tcPr>
          <w:p w14:paraId="1CC4F1A5" w14:textId="77777777" w:rsidR="00C7202C" w:rsidRPr="00CA289F" w:rsidRDefault="007953D2">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E</w:t>
            </w:r>
            <w:r w:rsidR="002B3697" w:rsidRPr="00CA289F">
              <w:rPr>
                <w:rFonts w:ascii="Times New Roman" w:hAnsi="Times New Roman" w:cs="Times New Roman"/>
                <w:sz w:val="16"/>
                <w:szCs w:val="16"/>
              </w:rPr>
              <w:t>ncounter.provider_id</w:t>
            </w:r>
            <w:proofErr w:type="spellEnd"/>
          </w:p>
        </w:tc>
        <w:tc>
          <w:tcPr>
            <w:tcW w:w="2790" w:type="dxa"/>
            <w:tcBorders>
              <w:top w:val="single" w:sz="4" w:space="0" w:color="808080"/>
              <w:left w:val="single" w:sz="4" w:space="0" w:color="808080"/>
              <w:bottom w:val="single" w:sz="4" w:space="0" w:color="808080"/>
            </w:tcBorders>
            <w:shd w:val="clear" w:color="auto" w:fill="auto"/>
          </w:tcPr>
          <w:p w14:paraId="4A771817"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encounter table on </w:t>
            </w:r>
            <w:proofErr w:type="spellStart"/>
            <w:r w:rsidRPr="00CA289F">
              <w:rPr>
                <w:rFonts w:ascii="Times New Roman" w:hAnsi="Times New Roman" w:cs="Times New Roman"/>
                <w:sz w:val="16"/>
                <w:szCs w:val="16"/>
              </w:rPr>
              <w:t>Condition_Occurrence.visit_occurrence_id</w:t>
            </w:r>
            <w:proofErr w:type="spellEnd"/>
            <w:r w:rsidRPr="00CA289F">
              <w:rPr>
                <w:rFonts w:ascii="Times New Roman" w:hAnsi="Times New Roman" w:cs="Times New Roman"/>
                <w:sz w:val="16"/>
                <w:szCs w:val="16"/>
              </w:rPr>
              <w:t xml:space="preserve"> = </w:t>
            </w:r>
            <w:proofErr w:type="spellStart"/>
            <w:r w:rsidRPr="00CA289F">
              <w:rPr>
                <w:rFonts w:ascii="Times New Roman" w:hAnsi="Times New Roman" w:cs="Times New Roman"/>
                <w:sz w:val="16"/>
                <w:szCs w:val="16"/>
              </w:rPr>
              <w:t>Encounter.providerid</w:t>
            </w:r>
            <w:proofErr w:type="spellEnd"/>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55E3F954" w14:textId="77777777" w:rsidR="00C7202C" w:rsidRPr="00CA289F" w:rsidRDefault="002B3697" w:rsidP="009A6120">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Copied from </w:t>
            </w:r>
            <w:r w:rsidR="009A6120" w:rsidRPr="00CA289F">
              <w:rPr>
                <w:rFonts w:ascii="Times New Roman" w:hAnsi="Times New Roman" w:cs="Times New Roman"/>
                <w:sz w:val="16"/>
                <w:szCs w:val="16"/>
              </w:rPr>
              <w:t>ENCOUNTER</w:t>
            </w:r>
            <w:r w:rsidRPr="00CA289F">
              <w:rPr>
                <w:rFonts w:ascii="Times New Roman" w:hAnsi="Times New Roman" w:cs="Times New Roman"/>
                <w:sz w:val="16"/>
                <w:szCs w:val="16"/>
              </w:rPr>
              <w:t xml:space="preserve"> record</w:t>
            </w:r>
          </w:p>
        </w:tc>
      </w:tr>
      <w:tr w:rsidR="00C7202C" w:rsidRPr="00CA289F" w14:paraId="4602997A" w14:textId="77777777" w:rsidTr="003462A0">
        <w:trPr>
          <w:cantSplit/>
        </w:trPr>
        <w:tc>
          <w:tcPr>
            <w:tcW w:w="1354" w:type="dxa"/>
            <w:tcBorders>
              <w:top w:val="single" w:sz="4" w:space="0" w:color="808080"/>
              <w:left w:val="single" w:sz="4" w:space="0" w:color="808080"/>
              <w:bottom w:val="single" w:sz="4" w:space="0" w:color="808080"/>
            </w:tcBorders>
            <w:shd w:val="clear" w:color="auto" w:fill="auto"/>
          </w:tcPr>
          <w:p w14:paraId="4260C7FC"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DX</w:t>
            </w:r>
          </w:p>
        </w:tc>
        <w:tc>
          <w:tcPr>
            <w:tcW w:w="2589" w:type="dxa"/>
            <w:tcBorders>
              <w:top w:val="single" w:sz="4" w:space="0" w:color="808080"/>
              <w:left w:val="single" w:sz="4" w:space="0" w:color="808080"/>
              <w:bottom w:val="single" w:sz="4" w:space="0" w:color="808080"/>
            </w:tcBorders>
            <w:shd w:val="clear" w:color="auto" w:fill="auto"/>
          </w:tcPr>
          <w:p w14:paraId="15E4F32E" w14:textId="77777777" w:rsidR="0072589A" w:rsidRPr="00CA289F" w:rsidRDefault="007953D2">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w:t>
            </w:r>
            <w:r w:rsidR="0072589A" w:rsidRPr="00CA289F">
              <w:rPr>
                <w:rFonts w:ascii="Times New Roman" w:hAnsi="Times New Roman" w:cs="Times New Roman"/>
                <w:sz w:val="16"/>
                <w:szCs w:val="16"/>
              </w:rPr>
              <w:t>o</w:t>
            </w:r>
            <w:r w:rsidRPr="00CA289F">
              <w:rPr>
                <w:rFonts w:ascii="Times New Roman" w:hAnsi="Times New Roman" w:cs="Times New Roman"/>
                <w:sz w:val="16"/>
                <w:szCs w:val="16"/>
              </w:rPr>
              <w:t>ndition_O</w:t>
            </w:r>
            <w:r w:rsidR="0072589A" w:rsidRPr="00CA289F">
              <w:rPr>
                <w:rFonts w:ascii="Times New Roman" w:hAnsi="Times New Roman" w:cs="Times New Roman"/>
                <w:sz w:val="16"/>
                <w:szCs w:val="16"/>
              </w:rPr>
              <w:t>ccurrence.condition_source_value</w:t>
            </w:r>
            <w:proofErr w:type="spellEnd"/>
          </w:p>
          <w:p w14:paraId="0B51DD04" w14:textId="77777777" w:rsidR="00585C74" w:rsidRPr="00CA289F" w:rsidRDefault="00585C74" w:rsidP="00585C74">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Otherwise,</w:t>
            </w:r>
          </w:p>
          <w:p w14:paraId="5E98A9DC" w14:textId="77777777" w:rsidR="00585C74" w:rsidRPr="00CA289F" w:rsidRDefault="007953D2" w:rsidP="00585C74">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Concept.</w:t>
            </w:r>
            <w:r w:rsidR="00585C74" w:rsidRPr="00CA289F">
              <w:rPr>
                <w:rFonts w:ascii="Times New Roman" w:hAnsi="Times New Roman" w:cs="Times New Roman"/>
                <w:sz w:val="16"/>
                <w:szCs w:val="16"/>
              </w:rPr>
              <w:t>concept_code</w:t>
            </w:r>
            <w:proofErr w:type="spellEnd"/>
          </w:p>
          <w:p w14:paraId="21B93ABC" w14:textId="77777777" w:rsidR="00585C74" w:rsidRPr="00CA289F" w:rsidRDefault="00585C74">
            <w:pPr>
              <w:snapToGrid w:val="0"/>
              <w:spacing w:line="240" w:lineRule="auto"/>
              <w:ind w:right="4"/>
              <w:rPr>
                <w:rFonts w:ascii="Times New Roman" w:hAnsi="Times New Roman" w:cs="Times New Roman"/>
                <w:sz w:val="16"/>
                <w:szCs w:val="16"/>
              </w:rPr>
            </w:pPr>
          </w:p>
        </w:tc>
        <w:tc>
          <w:tcPr>
            <w:tcW w:w="2790" w:type="dxa"/>
            <w:tcBorders>
              <w:top w:val="single" w:sz="4" w:space="0" w:color="808080"/>
              <w:left w:val="single" w:sz="4" w:space="0" w:color="808080"/>
              <w:bottom w:val="single" w:sz="4" w:space="0" w:color="808080"/>
            </w:tcBorders>
            <w:shd w:val="clear" w:color="auto" w:fill="auto"/>
          </w:tcPr>
          <w:p w14:paraId="5A0F01A8" w14:textId="77777777" w:rsidR="0072589A" w:rsidRPr="00CA289F" w:rsidRDefault="0072589A" w:rsidP="004308E2">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If condition_</w:t>
            </w:r>
            <w:r w:rsidR="00585C74" w:rsidRPr="00CA289F">
              <w:rPr>
                <w:rFonts w:ascii="Times New Roman" w:hAnsi="Times New Roman" w:cs="Times New Roman"/>
                <w:sz w:val="16"/>
                <w:szCs w:val="16"/>
              </w:rPr>
              <w:t xml:space="preserve"> </w:t>
            </w:r>
            <w:proofErr w:type="spellStart"/>
            <w:r w:rsidR="00585C74" w:rsidRPr="00CA289F">
              <w:rPr>
                <w:rFonts w:ascii="Times New Roman" w:hAnsi="Times New Roman" w:cs="Times New Roman"/>
                <w:sz w:val="16"/>
                <w:szCs w:val="16"/>
              </w:rPr>
              <w:t>source_</w:t>
            </w:r>
            <w:r w:rsidRPr="00CA289F">
              <w:rPr>
                <w:rFonts w:ascii="Times New Roman" w:hAnsi="Times New Roman" w:cs="Times New Roman"/>
                <w:sz w:val="16"/>
                <w:szCs w:val="16"/>
              </w:rPr>
              <w:t>concept_id</w:t>
            </w:r>
            <w:proofErr w:type="spellEnd"/>
            <w:r w:rsidRPr="00CA289F">
              <w:rPr>
                <w:rFonts w:ascii="Times New Roman" w:hAnsi="Times New Roman" w:cs="Times New Roman"/>
                <w:sz w:val="16"/>
                <w:szCs w:val="16"/>
              </w:rPr>
              <w:t xml:space="preserve"> is 44814649 (‘Other’), use </w:t>
            </w:r>
            <w:proofErr w:type="spellStart"/>
            <w:r w:rsidR="007953D2" w:rsidRPr="00CA289F">
              <w:rPr>
                <w:rFonts w:ascii="Times New Roman" w:hAnsi="Times New Roman" w:cs="Times New Roman"/>
                <w:sz w:val="16"/>
                <w:szCs w:val="16"/>
              </w:rPr>
              <w:t>Condition_Occurrence.</w:t>
            </w:r>
            <w:r w:rsidRPr="00CA289F">
              <w:rPr>
                <w:rFonts w:ascii="Times New Roman" w:hAnsi="Times New Roman" w:cs="Times New Roman"/>
                <w:sz w:val="16"/>
                <w:szCs w:val="16"/>
              </w:rPr>
              <w:t>condition_source_value</w:t>
            </w:r>
            <w:proofErr w:type="spellEnd"/>
            <w:r w:rsidRPr="00CA289F">
              <w:rPr>
                <w:rFonts w:ascii="Times New Roman" w:hAnsi="Times New Roman" w:cs="Times New Roman"/>
                <w:sz w:val="16"/>
                <w:szCs w:val="16"/>
              </w:rPr>
              <w:t xml:space="preserve">. </w:t>
            </w:r>
          </w:p>
          <w:p w14:paraId="0CBF6F30" w14:textId="77777777" w:rsidR="00585C74" w:rsidRPr="00CA289F" w:rsidRDefault="0072589A" w:rsidP="004308E2">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Otherwise, </w:t>
            </w:r>
          </w:p>
          <w:p w14:paraId="27194028" w14:textId="77777777" w:rsidR="004308E2" w:rsidRPr="00CA289F" w:rsidRDefault="0072589A" w:rsidP="004308E2">
            <w:pPr>
              <w:snapToGrid w:val="0"/>
              <w:spacing w:before="0" w:line="240" w:lineRule="auto"/>
              <w:ind w:right="4"/>
              <w:rPr>
                <w:rFonts w:ascii="Times New Roman" w:hAnsi="Times New Roman" w:cs="Times New Roman"/>
                <w:sz w:val="16"/>
                <w:szCs w:val="16"/>
              </w:rPr>
            </w:pPr>
            <w:proofErr w:type="gramStart"/>
            <w:r w:rsidRPr="00CA289F">
              <w:rPr>
                <w:rFonts w:ascii="Times New Roman" w:hAnsi="Times New Roman" w:cs="Times New Roman"/>
                <w:sz w:val="16"/>
                <w:szCs w:val="16"/>
              </w:rPr>
              <w:t>j</w:t>
            </w:r>
            <w:r w:rsidR="004308E2" w:rsidRPr="00CA289F">
              <w:rPr>
                <w:rFonts w:ascii="Times New Roman" w:hAnsi="Times New Roman" w:cs="Times New Roman"/>
                <w:sz w:val="16"/>
                <w:szCs w:val="16"/>
              </w:rPr>
              <w:t>oin</w:t>
            </w:r>
            <w:proofErr w:type="gramEnd"/>
            <w:r w:rsidR="004308E2" w:rsidRPr="00CA289F">
              <w:rPr>
                <w:rFonts w:ascii="Times New Roman" w:hAnsi="Times New Roman" w:cs="Times New Roman"/>
                <w:sz w:val="16"/>
                <w:szCs w:val="16"/>
              </w:rPr>
              <w:t xml:space="preserve"> condition_</w:t>
            </w:r>
            <w:r w:rsidR="00585C74" w:rsidRPr="00CA289F">
              <w:rPr>
                <w:rFonts w:ascii="Times New Roman" w:hAnsi="Times New Roman" w:cs="Times New Roman"/>
                <w:sz w:val="16"/>
                <w:szCs w:val="16"/>
              </w:rPr>
              <w:t xml:space="preserve"> </w:t>
            </w:r>
            <w:proofErr w:type="spellStart"/>
            <w:r w:rsidR="00585C74" w:rsidRPr="00CA289F">
              <w:rPr>
                <w:rFonts w:ascii="Times New Roman" w:hAnsi="Times New Roman" w:cs="Times New Roman"/>
                <w:sz w:val="16"/>
                <w:szCs w:val="16"/>
              </w:rPr>
              <w:t>source_</w:t>
            </w:r>
            <w:r w:rsidR="004308E2" w:rsidRPr="00CA289F">
              <w:rPr>
                <w:rFonts w:ascii="Times New Roman" w:hAnsi="Times New Roman" w:cs="Times New Roman"/>
                <w:sz w:val="16"/>
                <w:szCs w:val="16"/>
              </w:rPr>
              <w:t>concept_id</w:t>
            </w:r>
            <w:proofErr w:type="spellEnd"/>
            <w:r w:rsidR="004308E2" w:rsidRPr="00CA289F">
              <w:rPr>
                <w:rFonts w:ascii="Times New Roman" w:hAnsi="Times New Roman" w:cs="Times New Roman"/>
                <w:sz w:val="16"/>
                <w:szCs w:val="16"/>
              </w:rPr>
              <w:t xml:space="preserve"> to </w:t>
            </w:r>
            <w:proofErr w:type="spellStart"/>
            <w:r w:rsidR="00074EBD" w:rsidRPr="00CA289F">
              <w:rPr>
                <w:rFonts w:ascii="Times New Roman" w:hAnsi="Times New Roman" w:cs="Times New Roman"/>
                <w:sz w:val="16"/>
                <w:szCs w:val="16"/>
              </w:rPr>
              <w:t>Concept</w:t>
            </w:r>
            <w:r w:rsidR="004308E2" w:rsidRPr="00CA289F">
              <w:rPr>
                <w:rFonts w:ascii="Times New Roman" w:hAnsi="Times New Roman" w:cs="Times New Roman"/>
                <w:sz w:val="16"/>
                <w:szCs w:val="16"/>
              </w:rPr>
              <w:t>.concept_id</w:t>
            </w:r>
            <w:proofErr w:type="spellEnd"/>
            <w:r w:rsidR="004308E2" w:rsidRPr="00CA289F">
              <w:rPr>
                <w:rFonts w:ascii="Times New Roman" w:hAnsi="Times New Roman" w:cs="Times New Roman"/>
                <w:sz w:val="16"/>
                <w:szCs w:val="16"/>
              </w:rPr>
              <w:t xml:space="preserve">. </w:t>
            </w:r>
          </w:p>
          <w:p w14:paraId="0EBF0F75" w14:textId="77777777" w:rsidR="004308E2" w:rsidRPr="00CA289F" w:rsidRDefault="004308E2">
            <w:pPr>
              <w:snapToGrid w:val="0"/>
              <w:spacing w:before="120"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52C0B593" w14:textId="77777777" w:rsidR="00C7202C" w:rsidRPr="00CA289F" w:rsidRDefault="008F4ACD" w:rsidP="00CC77D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PCORnet</w:t>
            </w:r>
            <w:proofErr w:type="spellEnd"/>
            <w:r w:rsidRPr="00CA289F">
              <w:rPr>
                <w:rFonts w:ascii="Times New Roman" w:hAnsi="Times New Roman" w:cs="Times New Roman"/>
                <w:sz w:val="16"/>
                <w:szCs w:val="16"/>
              </w:rPr>
              <w:t xml:space="preserve"> expects to see all diagnosis codes as they were represented in the source system. Therefore</w:t>
            </w:r>
            <w:r w:rsidR="004308E2" w:rsidRPr="00CA289F">
              <w:rPr>
                <w:rFonts w:ascii="Times New Roman" w:hAnsi="Times New Roman" w:cs="Times New Roman"/>
                <w:sz w:val="16"/>
                <w:szCs w:val="16"/>
              </w:rPr>
              <w:t xml:space="preserve">, use </w:t>
            </w:r>
            <w:proofErr w:type="spellStart"/>
            <w:r w:rsidR="004308E2" w:rsidRPr="00CA289F">
              <w:rPr>
                <w:rFonts w:ascii="Times New Roman" w:hAnsi="Times New Roman" w:cs="Times New Roman"/>
                <w:sz w:val="16"/>
                <w:szCs w:val="16"/>
              </w:rPr>
              <w:t>source_concept_id</w:t>
            </w:r>
            <w:proofErr w:type="spellEnd"/>
            <w:r w:rsidR="004308E2" w:rsidRPr="00CA289F">
              <w:rPr>
                <w:rFonts w:ascii="Times New Roman" w:hAnsi="Times New Roman" w:cs="Times New Roman"/>
                <w:sz w:val="16"/>
                <w:szCs w:val="16"/>
              </w:rPr>
              <w:t xml:space="preserve"> </w:t>
            </w:r>
            <w:r w:rsidR="0072589A" w:rsidRPr="00CA289F">
              <w:rPr>
                <w:rFonts w:ascii="Times New Roman" w:hAnsi="Times New Roman" w:cs="Times New Roman"/>
                <w:sz w:val="16"/>
                <w:szCs w:val="16"/>
              </w:rPr>
              <w:t xml:space="preserve">or </w:t>
            </w:r>
            <w:proofErr w:type="spellStart"/>
            <w:r w:rsidR="0072589A" w:rsidRPr="00CA289F">
              <w:rPr>
                <w:rFonts w:ascii="Times New Roman" w:hAnsi="Times New Roman" w:cs="Times New Roman"/>
                <w:sz w:val="16"/>
                <w:szCs w:val="16"/>
              </w:rPr>
              <w:t>source_value</w:t>
            </w:r>
            <w:proofErr w:type="spellEnd"/>
            <w:r w:rsidR="0072589A" w:rsidRPr="00CA289F">
              <w:rPr>
                <w:rFonts w:ascii="Times New Roman" w:hAnsi="Times New Roman" w:cs="Times New Roman"/>
                <w:sz w:val="16"/>
                <w:szCs w:val="16"/>
              </w:rPr>
              <w:t xml:space="preserve"> </w:t>
            </w:r>
            <w:r w:rsidR="004308E2" w:rsidRPr="00CA289F">
              <w:rPr>
                <w:rFonts w:ascii="Times New Roman" w:hAnsi="Times New Roman" w:cs="Times New Roman"/>
                <w:sz w:val="16"/>
                <w:szCs w:val="16"/>
              </w:rPr>
              <w:t xml:space="preserve">to </w:t>
            </w:r>
            <w:r w:rsidR="00CC77DC" w:rsidRPr="00CA289F">
              <w:rPr>
                <w:rFonts w:ascii="Times New Roman" w:hAnsi="Times New Roman" w:cs="Times New Roman"/>
                <w:sz w:val="16"/>
                <w:szCs w:val="16"/>
              </w:rPr>
              <w:t>represent DX in</w:t>
            </w:r>
            <w:r w:rsidR="004308E2" w:rsidRPr="00CA289F">
              <w:rPr>
                <w:rFonts w:ascii="Times New Roman" w:hAnsi="Times New Roman" w:cs="Times New Roman"/>
                <w:sz w:val="16"/>
                <w:szCs w:val="16"/>
              </w:rPr>
              <w:t xml:space="preserve"> the source </w:t>
            </w:r>
            <w:r w:rsidR="00CC77DC" w:rsidRPr="00CA289F">
              <w:rPr>
                <w:rFonts w:ascii="Times New Roman" w:hAnsi="Times New Roman" w:cs="Times New Roman"/>
                <w:sz w:val="16"/>
                <w:szCs w:val="16"/>
              </w:rPr>
              <w:t>coding system.</w:t>
            </w:r>
            <w:r w:rsidR="008E21D8" w:rsidRPr="00CA289F">
              <w:rPr>
                <w:rFonts w:ascii="Times New Roman" w:hAnsi="Times New Roman" w:cs="Times New Roman"/>
                <w:sz w:val="16"/>
                <w:szCs w:val="16"/>
              </w:rPr>
              <w:t xml:space="preserve">  </w:t>
            </w:r>
          </w:p>
        </w:tc>
      </w:tr>
      <w:tr w:rsidR="00C7202C" w:rsidRPr="00CA289F" w14:paraId="73355A3B" w14:textId="77777777" w:rsidTr="003462A0">
        <w:trPr>
          <w:cantSplit/>
        </w:trPr>
        <w:tc>
          <w:tcPr>
            <w:tcW w:w="1354" w:type="dxa"/>
            <w:tcBorders>
              <w:top w:val="single" w:sz="4" w:space="0" w:color="808080"/>
              <w:left w:val="single" w:sz="4" w:space="0" w:color="808080"/>
              <w:bottom w:val="single" w:sz="4" w:space="0" w:color="808080"/>
            </w:tcBorders>
            <w:shd w:val="clear" w:color="auto" w:fill="auto"/>
          </w:tcPr>
          <w:p w14:paraId="6CC6A553"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DX_TYPE</w:t>
            </w:r>
          </w:p>
        </w:tc>
        <w:tc>
          <w:tcPr>
            <w:tcW w:w="2589" w:type="dxa"/>
            <w:tcBorders>
              <w:top w:val="single" w:sz="4" w:space="0" w:color="808080"/>
              <w:left w:val="single" w:sz="4" w:space="0" w:color="808080"/>
              <w:bottom w:val="single" w:sz="4" w:space="0" w:color="808080"/>
            </w:tcBorders>
            <w:shd w:val="clear" w:color="auto" w:fill="auto"/>
          </w:tcPr>
          <w:p w14:paraId="1BC15059" w14:textId="77777777" w:rsidR="00C7202C" w:rsidRPr="00CA289F" w:rsidRDefault="003462A0" w:rsidP="00074EBD">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Derive from </w:t>
            </w:r>
            <w:proofErr w:type="spellStart"/>
            <w:r w:rsidR="00074EBD" w:rsidRPr="00CA289F">
              <w:rPr>
                <w:rFonts w:ascii="Times New Roman" w:hAnsi="Times New Roman" w:cs="Times New Roman"/>
                <w:sz w:val="16"/>
                <w:szCs w:val="16"/>
              </w:rPr>
              <w:t>Concept</w:t>
            </w:r>
            <w:r w:rsidR="00CC77DC" w:rsidRPr="00CA289F">
              <w:rPr>
                <w:rFonts w:ascii="Times New Roman" w:hAnsi="Times New Roman" w:cs="Times New Roman"/>
                <w:sz w:val="16"/>
                <w:szCs w:val="16"/>
              </w:rPr>
              <w:t>.vocabulary_id</w:t>
            </w:r>
            <w:proofErr w:type="spellEnd"/>
          </w:p>
        </w:tc>
        <w:tc>
          <w:tcPr>
            <w:tcW w:w="2790" w:type="dxa"/>
            <w:tcBorders>
              <w:top w:val="single" w:sz="4" w:space="0" w:color="808080"/>
              <w:left w:val="single" w:sz="4" w:space="0" w:color="808080"/>
              <w:bottom w:val="single" w:sz="4" w:space="0" w:color="808080"/>
            </w:tcBorders>
            <w:shd w:val="clear" w:color="auto" w:fill="auto"/>
          </w:tcPr>
          <w:p w14:paraId="62342F16" w14:textId="77777777" w:rsidR="00CC77DC" w:rsidRPr="00CA289F" w:rsidRDefault="00AC3678" w:rsidP="00CC77DC">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J</w:t>
            </w:r>
            <w:r w:rsidR="00CC77DC" w:rsidRPr="00CA289F">
              <w:rPr>
                <w:rFonts w:ascii="Times New Roman" w:hAnsi="Times New Roman" w:cs="Times New Roman"/>
                <w:sz w:val="16"/>
                <w:szCs w:val="16"/>
              </w:rPr>
              <w:t xml:space="preserve">oin </w:t>
            </w:r>
            <w:proofErr w:type="spellStart"/>
            <w:r w:rsidR="00CC77DC" w:rsidRPr="00CA289F">
              <w:rPr>
                <w:rFonts w:ascii="Times New Roman" w:hAnsi="Times New Roman" w:cs="Times New Roman"/>
                <w:sz w:val="16"/>
                <w:szCs w:val="16"/>
              </w:rPr>
              <w:t>source_condition_concept_id</w:t>
            </w:r>
            <w:proofErr w:type="spellEnd"/>
            <w:r w:rsidR="00CC77DC" w:rsidRPr="00CA289F">
              <w:rPr>
                <w:rFonts w:ascii="Times New Roman" w:hAnsi="Times New Roman" w:cs="Times New Roman"/>
                <w:sz w:val="16"/>
                <w:szCs w:val="16"/>
              </w:rPr>
              <w:t xml:space="preserve"> to  </w:t>
            </w:r>
            <w:proofErr w:type="spellStart"/>
            <w:r w:rsidR="00074EBD" w:rsidRPr="00CA289F">
              <w:rPr>
                <w:rFonts w:ascii="Times New Roman" w:hAnsi="Times New Roman" w:cs="Times New Roman"/>
                <w:sz w:val="16"/>
                <w:szCs w:val="16"/>
              </w:rPr>
              <w:t>Concept</w:t>
            </w:r>
            <w:r w:rsidR="00CC77DC" w:rsidRPr="00CA289F">
              <w:rPr>
                <w:rFonts w:ascii="Times New Roman" w:hAnsi="Times New Roman" w:cs="Times New Roman"/>
                <w:sz w:val="16"/>
                <w:szCs w:val="16"/>
              </w:rPr>
              <w:t>.concept_id</w:t>
            </w:r>
            <w:proofErr w:type="spellEnd"/>
            <w:r w:rsidRPr="00CA289F">
              <w:rPr>
                <w:rFonts w:ascii="Times New Roman" w:hAnsi="Times New Roman" w:cs="Times New Roman"/>
                <w:sz w:val="16"/>
                <w:szCs w:val="16"/>
              </w:rPr>
              <w:t xml:space="preserve"> to get </w:t>
            </w:r>
            <w:proofErr w:type="spellStart"/>
            <w:r w:rsidRPr="00CA289F">
              <w:rPr>
                <w:rFonts w:ascii="Times New Roman" w:hAnsi="Times New Roman" w:cs="Times New Roman"/>
                <w:sz w:val="16"/>
                <w:szCs w:val="16"/>
              </w:rPr>
              <w:t>vocabulary_id</w:t>
            </w:r>
            <w:proofErr w:type="spellEnd"/>
            <w:r w:rsidRPr="00CA289F">
              <w:rPr>
                <w:rFonts w:ascii="Times New Roman" w:hAnsi="Times New Roman" w:cs="Times New Roman"/>
                <w:sz w:val="16"/>
                <w:szCs w:val="16"/>
              </w:rPr>
              <w:t xml:space="preserve"> </w:t>
            </w:r>
          </w:p>
          <w:tbl>
            <w:tblPr>
              <w:tblW w:w="4869" w:type="pct"/>
              <w:tblLayout w:type="fixed"/>
              <w:tblLook w:val="04A0" w:firstRow="1" w:lastRow="0" w:firstColumn="1" w:lastColumn="0" w:noHBand="0" w:noVBand="1"/>
            </w:tblPr>
            <w:tblGrid>
              <w:gridCol w:w="904"/>
              <w:gridCol w:w="1593"/>
            </w:tblGrid>
            <w:tr w:rsidR="0017647E" w:rsidRPr="00CA289F" w14:paraId="0A591C5A" w14:textId="77777777" w:rsidTr="00A84750">
              <w:trPr>
                <w:cantSplit/>
                <w:trHeight w:val="288"/>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F4725" w14:textId="77777777" w:rsidR="0017647E" w:rsidRPr="00CA289F" w:rsidRDefault="0017647E" w:rsidP="00310301">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OMOP  to </w:t>
                  </w:r>
                  <w:proofErr w:type="spellStart"/>
                  <w:r w:rsidRPr="00CA289F">
                    <w:rPr>
                      <w:rFonts w:ascii="Times New Roman" w:hAnsi="Times New Roman" w:cs="Times New Roman"/>
                      <w:sz w:val="16"/>
                      <w:szCs w:val="16"/>
                      <w:lang w:eastAsia="en-US"/>
                    </w:rPr>
                    <w:t>PCORnet</w:t>
                  </w:r>
                  <w:proofErr w:type="spellEnd"/>
                  <w:r w:rsidR="00AC3678" w:rsidRPr="00CA289F">
                    <w:rPr>
                      <w:rFonts w:ascii="Times New Roman" w:hAnsi="Times New Roman" w:cs="Times New Roman"/>
                      <w:sz w:val="16"/>
                      <w:szCs w:val="16"/>
                      <w:lang w:eastAsia="en-US"/>
                    </w:rPr>
                    <w:t xml:space="preserve"> Vocabulary Mapping</w:t>
                  </w:r>
                </w:p>
              </w:tc>
            </w:tr>
            <w:tr w:rsidR="0017647E" w:rsidRPr="00CA289F" w14:paraId="75B01711" w14:textId="77777777" w:rsidTr="00A84750">
              <w:trPr>
                <w:cantSplit/>
                <w:trHeight w:val="288"/>
              </w:trPr>
              <w:tc>
                <w:tcPr>
                  <w:tcW w:w="1810" w:type="pct"/>
                  <w:tcBorders>
                    <w:top w:val="nil"/>
                    <w:left w:val="single" w:sz="4" w:space="0" w:color="auto"/>
                    <w:bottom w:val="single" w:sz="4" w:space="0" w:color="auto"/>
                    <w:right w:val="single" w:sz="4" w:space="0" w:color="auto"/>
                  </w:tcBorders>
                  <w:shd w:val="clear" w:color="auto" w:fill="E7E6E6"/>
                  <w:noWrap/>
                  <w:vAlign w:val="bottom"/>
                  <w:hideMark/>
                </w:tcPr>
                <w:p w14:paraId="17A16E3B" w14:textId="77777777" w:rsidR="0017647E" w:rsidRPr="00CA289F" w:rsidRDefault="00E65146"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ICD9CM</w:t>
                  </w:r>
                </w:p>
              </w:tc>
              <w:tc>
                <w:tcPr>
                  <w:tcW w:w="3190" w:type="pct"/>
                  <w:tcBorders>
                    <w:top w:val="nil"/>
                    <w:left w:val="nil"/>
                    <w:bottom w:val="single" w:sz="4" w:space="0" w:color="auto"/>
                    <w:right w:val="single" w:sz="4" w:space="0" w:color="auto"/>
                  </w:tcBorders>
                  <w:shd w:val="clear" w:color="auto" w:fill="auto"/>
                  <w:vAlign w:val="bottom"/>
                  <w:hideMark/>
                </w:tcPr>
                <w:p w14:paraId="270E967E" w14:textId="77777777" w:rsidR="0017647E" w:rsidRPr="00CA289F" w:rsidRDefault="00E65146"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09</w:t>
                  </w:r>
                  <w:r w:rsidR="0017647E" w:rsidRPr="00CA289F">
                    <w:rPr>
                      <w:rFonts w:ascii="Times New Roman" w:hAnsi="Times New Roman" w:cs="Times New Roman"/>
                      <w:sz w:val="16"/>
                      <w:szCs w:val="16"/>
                      <w:lang w:eastAsia="en-US"/>
                    </w:rPr>
                    <w:t xml:space="preserve"> = </w:t>
                  </w:r>
                  <w:r w:rsidRPr="00CA289F">
                    <w:rPr>
                      <w:rFonts w:ascii="Times New Roman" w:hAnsi="Times New Roman" w:cs="Times New Roman"/>
                      <w:sz w:val="16"/>
                      <w:szCs w:val="16"/>
                      <w:lang w:eastAsia="en-US"/>
                    </w:rPr>
                    <w:t>ICD-9-CM</w:t>
                  </w:r>
                </w:p>
              </w:tc>
            </w:tr>
            <w:tr w:rsidR="00E65146" w:rsidRPr="00CA289F" w14:paraId="379E7623" w14:textId="77777777" w:rsidTr="00A84750">
              <w:trPr>
                <w:cantSplit/>
                <w:trHeight w:val="288"/>
              </w:trPr>
              <w:tc>
                <w:tcPr>
                  <w:tcW w:w="1810" w:type="pct"/>
                  <w:tcBorders>
                    <w:top w:val="nil"/>
                    <w:left w:val="single" w:sz="4" w:space="0" w:color="auto"/>
                    <w:bottom w:val="single" w:sz="4" w:space="0" w:color="auto"/>
                    <w:right w:val="single" w:sz="4" w:space="0" w:color="auto"/>
                  </w:tcBorders>
                  <w:shd w:val="clear" w:color="auto" w:fill="E7E6E6"/>
                  <w:noWrap/>
                  <w:vAlign w:val="bottom"/>
                </w:tcPr>
                <w:p w14:paraId="7F71E953" w14:textId="77777777" w:rsidR="00E65146" w:rsidRPr="00CA289F" w:rsidRDefault="00E65146"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ICD10CM</w:t>
                  </w:r>
                </w:p>
              </w:tc>
              <w:tc>
                <w:tcPr>
                  <w:tcW w:w="3190" w:type="pct"/>
                  <w:tcBorders>
                    <w:top w:val="nil"/>
                    <w:left w:val="nil"/>
                    <w:bottom w:val="single" w:sz="4" w:space="0" w:color="auto"/>
                    <w:right w:val="single" w:sz="4" w:space="0" w:color="auto"/>
                  </w:tcBorders>
                  <w:shd w:val="clear" w:color="auto" w:fill="auto"/>
                  <w:vAlign w:val="bottom"/>
                </w:tcPr>
                <w:p w14:paraId="5011029F" w14:textId="77777777" w:rsidR="00E65146" w:rsidRPr="00CA289F" w:rsidRDefault="00E65146"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10 = ICD-10-CM</w:t>
                  </w:r>
                </w:p>
              </w:tc>
            </w:tr>
            <w:tr w:rsidR="00E65146" w:rsidRPr="00CA289F" w14:paraId="48F858F2" w14:textId="77777777" w:rsidTr="00A84750">
              <w:trPr>
                <w:cantSplit/>
                <w:trHeight w:val="288"/>
              </w:trPr>
              <w:tc>
                <w:tcPr>
                  <w:tcW w:w="1810" w:type="pct"/>
                  <w:tcBorders>
                    <w:top w:val="nil"/>
                    <w:left w:val="single" w:sz="4" w:space="0" w:color="auto"/>
                    <w:bottom w:val="single" w:sz="4" w:space="0" w:color="auto"/>
                    <w:right w:val="single" w:sz="4" w:space="0" w:color="auto"/>
                  </w:tcBorders>
                  <w:shd w:val="clear" w:color="auto" w:fill="E7E6E6"/>
                  <w:noWrap/>
                  <w:vAlign w:val="bottom"/>
                  <w:hideMark/>
                </w:tcPr>
                <w:p w14:paraId="5526F787" w14:textId="77777777" w:rsidR="00E65146" w:rsidRPr="00CA289F" w:rsidRDefault="00E65146" w:rsidP="00E65146">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SNOMED</w:t>
                  </w:r>
                </w:p>
              </w:tc>
              <w:tc>
                <w:tcPr>
                  <w:tcW w:w="3190" w:type="pct"/>
                  <w:tcBorders>
                    <w:top w:val="nil"/>
                    <w:left w:val="nil"/>
                    <w:bottom w:val="single" w:sz="4" w:space="0" w:color="auto"/>
                    <w:right w:val="single" w:sz="4" w:space="0" w:color="auto"/>
                  </w:tcBorders>
                  <w:shd w:val="clear" w:color="auto" w:fill="auto"/>
                  <w:vAlign w:val="bottom"/>
                  <w:hideMark/>
                </w:tcPr>
                <w:p w14:paraId="52F2D593" w14:textId="77777777" w:rsidR="00E65146" w:rsidRPr="00CA289F" w:rsidRDefault="00E65146"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SM = SNOMED CT</w:t>
                  </w:r>
                </w:p>
              </w:tc>
            </w:tr>
            <w:tr w:rsidR="00AC3678" w:rsidRPr="00CA289F" w14:paraId="1F33E440" w14:textId="77777777" w:rsidTr="005E3955">
              <w:trPr>
                <w:cantSplit/>
                <w:trHeight w:val="288"/>
              </w:trPr>
              <w:tc>
                <w:tcPr>
                  <w:tcW w:w="1810" w:type="pct"/>
                  <w:tcBorders>
                    <w:top w:val="nil"/>
                    <w:left w:val="single" w:sz="4" w:space="0" w:color="auto"/>
                    <w:bottom w:val="single" w:sz="4" w:space="0" w:color="auto"/>
                    <w:right w:val="single" w:sz="4" w:space="0" w:color="auto"/>
                  </w:tcBorders>
                  <w:shd w:val="clear" w:color="auto" w:fill="E7E6E6"/>
                  <w:noWrap/>
                  <w:vAlign w:val="bottom"/>
                  <w:hideMark/>
                </w:tcPr>
                <w:p w14:paraId="7A790F02" w14:textId="77777777" w:rsidR="00AC3678" w:rsidRPr="00CA289F" w:rsidRDefault="004C0351" w:rsidP="005E3955">
                  <w:pPr>
                    <w:suppressAutoHyphens w:val="0"/>
                    <w:spacing w:before="0" w:after="0" w:line="240" w:lineRule="auto"/>
                    <w:jc w:val="right"/>
                    <w:rPr>
                      <w:rFonts w:ascii="Times New Roman" w:hAnsi="Times New Roman" w:cs="Times New Roman"/>
                      <w:sz w:val="16"/>
                      <w:szCs w:val="16"/>
                      <w:lang w:eastAsia="en-US"/>
                    </w:rPr>
                  </w:pPr>
                  <w:proofErr w:type="spellStart"/>
                  <w:r w:rsidRPr="00CA289F">
                    <w:rPr>
                      <w:rFonts w:ascii="Times New Roman" w:hAnsi="Times New Roman" w:cs="Times New Roman"/>
                      <w:sz w:val="16"/>
                      <w:szCs w:val="16"/>
                      <w:lang w:eastAsia="en-US"/>
                    </w:rPr>
                    <w:t>PCORNet</w:t>
                  </w:r>
                  <w:proofErr w:type="spellEnd"/>
                </w:p>
              </w:tc>
              <w:tc>
                <w:tcPr>
                  <w:tcW w:w="3190" w:type="pct"/>
                  <w:tcBorders>
                    <w:top w:val="nil"/>
                    <w:left w:val="nil"/>
                    <w:bottom w:val="single" w:sz="4" w:space="0" w:color="auto"/>
                    <w:right w:val="single" w:sz="4" w:space="0" w:color="auto"/>
                  </w:tcBorders>
                  <w:shd w:val="clear" w:color="auto" w:fill="auto"/>
                  <w:vAlign w:val="bottom"/>
                  <w:hideMark/>
                </w:tcPr>
                <w:p w14:paraId="1141AA6D" w14:textId="77777777" w:rsidR="00AC3678" w:rsidRPr="00CA289F" w:rsidRDefault="004C0351" w:rsidP="004C035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OT</w:t>
                  </w:r>
                  <w:r w:rsidR="00AC3678" w:rsidRPr="00CA289F">
                    <w:rPr>
                      <w:rFonts w:ascii="Times New Roman" w:hAnsi="Times New Roman" w:cs="Times New Roman"/>
                      <w:sz w:val="16"/>
                      <w:szCs w:val="16"/>
                      <w:lang w:eastAsia="en-US"/>
                    </w:rPr>
                    <w:t xml:space="preserve"> = </w:t>
                  </w:r>
                  <w:r w:rsidRPr="00CA289F">
                    <w:rPr>
                      <w:rFonts w:ascii="Times New Roman" w:hAnsi="Times New Roman" w:cs="Times New Roman"/>
                      <w:sz w:val="16"/>
                      <w:szCs w:val="16"/>
                      <w:lang w:eastAsia="en-US"/>
                    </w:rPr>
                    <w:t>Other</w:t>
                  </w:r>
                </w:p>
              </w:tc>
            </w:tr>
          </w:tbl>
          <w:p w14:paraId="24C83E1F" w14:textId="77777777" w:rsidR="00AC3678" w:rsidRPr="00CA289F" w:rsidRDefault="00AC3678" w:rsidP="00260686">
            <w:pPr>
              <w:snapToGrid w:val="0"/>
              <w:spacing w:before="0" w:line="240" w:lineRule="auto"/>
              <w:ind w:right="4"/>
              <w:rPr>
                <w:rFonts w:ascii="Times New Roman" w:hAnsi="Times New Roman" w:cs="Times New Roman"/>
                <w:sz w:val="16"/>
                <w:szCs w:val="16"/>
              </w:rPr>
            </w:pPr>
          </w:p>
          <w:p w14:paraId="3104010E" w14:textId="77777777" w:rsidR="00400708" w:rsidRPr="00CA289F" w:rsidRDefault="00AC3678" w:rsidP="00260686">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Otherwise</w:t>
            </w:r>
          </w:p>
          <w:p w14:paraId="01A94F1B" w14:textId="77777777" w:rsidR="00AC3678" w:rsidRPr="00CA289F" w:rsidRDefault="00AC3678" w:rsidP="00260686">
            <w:pPr>
              <w:snapToGrid w:val="0"/>
              <w:spacing w:before="0" w:line="240" w:lineRule="auto"/>
              <w:ind w:right="4"/>
              <w:rPr>
                <w:rFonts w:ascii="Times New Roman" w:hAnsi="Times New Roman" w:cs="Times New Roman"/>
                <w:sz w:val="16"/>
                <w:szCs w:val="16"/>
                <w:highlight w:val="yellow"/>
              </w:rPr>
            </w:pPr>
            <w:r w:rsidRPr="00CA289F">
              <w:rPr>
                <w:rFonts w:ascii="Times New Roman" w:hAnsi="Times New Roman" w:cs="Times New Roman"/>
                <w:sz w:val="16"/>
                <w:szCs w:val="16"/>
              </w:rPr>
              <w:t>use ‘OT’ (‘Other’)</w:t>
            </w:r>
          </w:p>
        </w:tc>
        <w:tc>
          <w:tcPr>
            <w:tcW w:w="2880" w:type="dxa"/>
            <w:tcBorders>
              <w:top w:val="single" w:sz="4" w:space="0" w:color="808080"/>
              <w:left w:val="single" w:sz="4" w:space="0" w:color="808080"/>
              <w:bottom w:val="single" w:sz="4" w:space="0" w:color="808080"/>
              <w:right w:val="single" w:sz="4" w:space="0" w:color="808080"/>
            </w:tcBorders>
            <w:shd w:val="clear" w:color="auto" w:fill="auto"/>
          </w:tcPr>
          <w:tbl>
            <w:tblPr>
              <w:tblW w:w="4386" w:type="pct"/>
              <w:tblLayout w:type="fixed"/>
              <w:tblLook w:val="04A0" w:firstRow="1" w:lastRow="0" w:firstColumn="1" w:lastColumn="0" w:noHBand="0" w:noVBand="1"/>
            </w:tblPr>
            <w:tblGrid>
              <w:gridCol w:w="2328"/>
            </w:tblGrid>
            <w:tr w:rsidR="003462A0" w:rsidRPr="00CA289F" w14:paraId="2992BA29" w14:textId="77777777" w:rsidTr="00310301">
              <w:trPr>
                <w:cantSplit/>
                <w:trHeight w:val="288"/>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4C6A31" w14:textId="77777777" w:rsidR="003462A0" w:rsidRPr="00CA289F" w:rsidRDefault="003462A0" w:rsidP="003462A0">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OMOP  Vocabularies</w:t>
                  </w:r>
                </w:p>
              </w:tc>
            </w:tr>
            <w:tr w:rsidR="003462A0" w:rsidRPr="00CA289F" w14:paraId="7FA57556" w14:textId="77777777" w:rsidTr="003462A0">
              <w:trPr>
                <w:cantSplit/>
                <w:trHeight w:val="288"/>
              </w:trPr>
              <w:tc>
                <w:tcPr>
                  <w:tcW w:w="5000" w:type="pct"/>
                  <w:tcBorders>
                    <w:top w:val="nil"/>
                    <w:left w:val="single" w:sz="4" w:space="0" w:color="auto"/>
                    <w:bottom w:val="single" w:sz="4" w:space="0" w:color="auto"/>
                    <w:right w:val="single" w:sz="4" w:space="0" w:color="auto"/>
                  </w:tcBorders>
                  <w:shd w:val="clear" w:color="auto" w:fill="E7E6E6"/>
                  <w:noWrap/>
                  <w:vAlign w:val="bottom"/>
                  <w:hideMark/>
                </w:tcPr>
                <w:p w14:paraId="7CFC8C76" w14:textId="77777777" w:rsidR="003462A0" w:rsidRPr="00CA289F" w:rsidRDefault="003462A0" w:rsidP="003462A0">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ICD9CM</w:t>
                  </w:r>
                </w:p>
              </w:tc>
            </w:tr>
            <w:tr w:rsidR="003462A0" w:rsidRPr="00CA289F" w14:paraId="7727F3A8" w14:textId="77777777" w:rsidTr="003462A0">
              <w:trPr>
                <w:cantSplit/>
                <w:trHeight w:val="288"/>
              </w:trPr>
              <w:tc>
                <w:tcPr>
                  <w:tcW w:w="5000" w:type="pct"/>
                  <w:tcBorders>
                    <w:top w:val="nil"/>
                    <w:left w:val="single" w:sz="4" w:space="0" w:color="auto"/>
                    <w:bottom w:val="single" w:sz="4" w:space="0" w:color="auto"/>
                    <w:right w:val="single" w:sz="4" w:space="0" w:color="auto"/>
                  </w:tcBorders>
                  <w:shd w:val="clear" w:color="auto" w:fill="E7E6E6"/>
                  <w:noWrap/>
                  <w:vAlign w:val="bottom"/>
                </w:tcPr>
                <w:p w14:paraId="099368CB" w14:textId="77777777" w:rsidR="003462A0" w:rsidRPr="00CA289F" w:rsidRDefault="003462A0" w:rsidP="003462A0">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ICD10CM</w:t>
                  </w:r>
                </w:p>
              </w:tc>
            </w:tr>
            <w:tr w:rsidR="003462A0" w:rsidRPr="00CA289F" w14:paraId="7C0DD779" w14:textId="77777777" w:rsidTr="003462A0">
              <w:trPr>
                <w:cantSplit/>
                <w:trHeight w:val="288"/>
              </w:trPr>
              <w:tc>
                <w:tcPr>
                  <w:tcW w:w="5000" w:type="pct"/>
                  <w:tcBorders>
                    <w:top w:val="nil"/>
                    <w:left w:val="single" w:sz="4" w:space="0" w:color="auto"/>
                    <w:bottom w:val="single" w:sz="4" w:space="0" w:color="auto"/>
                    <w:right w:val="single" w:sz="4" w:space="0" w:color="auto"/>
                  </w:tcBorders>
                  <w:shd w:val="clear" w:color="auto" w:fill="E7E6E6"/>
                  <w:noWrap/>
                  <w:vAlign w:val="bottom"/>
                  <w:hideMark/>
                </w:tcPr>
                <w:p w14:paraId="52BB71E9" w14:textId="77777777" w:rsidR="003462A0" w:rsidRPr="00CA289F" w:rsidRDefault="003462A0" w:rsidP="003462A0">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SNOMED</w:t>
                  </w:r>
                </w:p>
              </w:tc>
            </w:tr>
            <w:tr w:rsidR="00AC3678" w:rsidRPr="00CA289F" w14:paraId="1DDBAAA3" w14:textId="77777777" w:rsidTr="005E3955">
              <w:trPr>
                <w:cantSplit/>
                <w:trHeight w:val="288"/>
              </w:trPr>
              <w:tc>
                <w:tcPr>
                  <w:tcW w:w="5000" w:type="pct"/>
                  <w:tcBorders>
                    <w:top w:val="nil"/>
                    <w:left w:val="single" w:sz="4" w:space="0" w:color="auto"/>
                    <w:bottom w:val="single" w:sz="4" w:space="0" w:color="auto"/>
                    <w:right w:val="single" w:sz="4" w:space="0" w:color="auto"/>
                  </w:tcBorders>
                  <w:shd w:val="clear" w:color="auto" w:fill="E7E6E6"/>
                  <w:noWrap/>
                  <w:vAlign w:val="bottom"/>
                  <w:hideMark/>
                </w:tcPr>
                <w:p w14:paraId="3A104960" w14:textId="77777777" w:rsidR="00AC3678" w:rsidRPr="00CA289F" w:rsidRDefault="004C0351" w:rsidP="005E3955">
                  <w:pPr>
                    <w:suppressAutoHyphens w:val="0"/>
                    <w:spacing w:before="0" w:after="0" w:line="240" w:lineRule="auto"/>
                    <w:jc w:val="center"/>
                    <w:rPr>
                      <w:rFonts w:ascii="Times New Roman" w:hAnsi="Times New Roman" w:cs="Times New Roman"/>
                      <w:sz w:val="16"/>
                      <w:szCs w:val="16"/>
                      <w:lang w:eastAsia="en-US"/>
                    </w:rPr>
                  </w:pPr>
                  <w:proofErr w:type="spellStart"/>
                  <w:r w:rsidRPr="00CA289F">
                    <w:rPr>
                      <w:rFonts w:ascii="Times New Roman" w:hAnsi="Times New Roman" w:cs="Times New Roman"/>
                      <w:sz w:val="16"/>
                      <w:szCs w:val="16"/>
                      <w:lang w:eastAsia="en-US"/>
                    </w:rPr>
                    <w:t>PCORNet</w:t>
                  </w:r>
                  <w:proofErr w:type="spellEnd"/>
                </w:p>
              </w:tc>
            </w:tr>
          </w:tbl>
          <w:p w14:paraId="0F2E02FD" w14:textId="77777777" w:rsidR="008E21D8" w:rsidRPr="00CA289F" w:rsidRDefault="008E21D8" w:rsidP="00F6220B">
            <w:pPr>
              <w:tabs>
                <w:tab w:val="left" w:pos="685"/>
              </w:tabs>
              <w:autoSpaceDE w:val="0"/>
              <w:snapToGrid w:val="0"/>
              <w:spacing w:before="0" w:after="0" w:line="240" w:lineRule="auto"/>
              <w:ind w:right="4"/>
              <w:rPr>
                <w:rFonts w:ascii="Times New Roman" w:hAnsi="Times New Roman" w:cs="Times New Roman"/>
                <w:sz w:val="16"/>
                <w:szCs w:val="16"/>
              </w:rPr>
            </w:pPr>
          </w:p>
        </w:tc>
      </w:tr>
      <w:tr w:rsidR="00C7202C" w:rsidRPr="00CA289F" w14:paraId="63D1EEFA" w14:textId="77777777" w:rsidTr="003462A0">
        <w:trPr>
          <w:cantSplit/>
        </w:trPr>
        <w:tc>
          <w:tcPr>
            <w:tcW w:w="1354" w:type="dxa"/>
            <w:tcBorders>
              <w:top w:val="single" w:sz="4" w:space="0" w:color="808080"/>
              <w:left w:val="single" w:sz="4" w:space="0" w:color="808080"/>
              <w:bottom w:val="single" w:sz="4" w:space="0" w:color="808080"/>
            </w:tcBorders>
            <w:shd w:val="clear" w:color="auto" w:fill="auto"/>
          </w:tcPr>
          <w:p w14:paraId="60D37DB8"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lastRenderedPageBreak/>
              <w:t>DX_SOURCE</w:t>
            </w:r>
          </w:p>
        </w:tc>
        <w:tc>
          <w:tcPr>
            <w:tcW w:w="2589" w:type="dxa"/>
            <w:tcBorders>
              <w:top w:val="single" w:sz="4" w:space="0" w:color="808080"/>
              <w:left w:val="single" w:sz="4" w:space="0" w:color="808080"/>
              <w:bottom w:val="single" w:sz="4" w:space="0" w:color="808080"/>
            </w:tcBorders>
            <w:shd w:val="clear" w:color="auto" w:fill="auto"/>
          </w:tcPr>
          <w:p w14:paraId="2C8AF873" w14:textId="77777777" w:rsidR="00C7202C" w:rsidRDefault="003462A0" w:rsidP="00E74B63">
            <w:pPr>
              <w:snapToGrid w:val="0"/>
              <w:spacing w:line="240" w:lineRule="auto"/>
              <w:ind w:right="4"/>
              <w:rPr>
                <w:ins w:id="11" w:author="Rimma B" w:date="2016-07-09T15:00:00Z"/>
                <w:rFonts w:ascii="Times New Roman" w:hAnsi="Times New Roman" w:cs="Times New Roman"/>
                <w:sz w:val="16"/>
                <w:szCs w:val="16"/>
              </w:rPr>
            </w:pPr>
            <w:r w:rsidRPr="00CA289F">
              <w:rPr>
                <w:rFonts w:ascii="Times New Roman" w:hAnsi="Times New Roman" w:cs="Times New Roman"/>
                <w:sz w:val="16"/>
                <w:szCs w:val="16"/>
              </w:rPr>
              <w:t xml:space="preserve">Derive from </w:t>
            </w:r>
            <w:del w:id="12" w:author="Rimma B" w:date="2016-07-09T15:00:00Z">
              <w:r w:rsidR="0063424F" w:rsidRPr="00CA289F" w:rsidDel="00E74B63">
                <w:rPr>
                  <w:rFonts w:ascii="Times New Roman" w:hAnsi="Times New Roman" w:cs="Times New Roman"/>
                  <w:sz w:val="16"/>
                  <w:szCs w:val="16"/>
                </w:rPr>
                <w:delText>Observation.value_as_concept_id</w:delText>
              </w:r>
            </w:del>
          </w:p>
          <w:p w14:paraId="6A6A303D" w14:textId="4FA30092" w:rsidR="00E74B63" w:rsidRPr="00CA289F" w:rsidRDefault="00E74B63" w:rsidP="00E74B63">
            <w:pPr>
              <w:snapToGrid w:val="0"/>
              <w:spacing w:line="240" w:lineRule="auto"/>
              <w:ind w:right="4"/>
              <w:rPr>
                <w:rFonts w:ascii="Times New Roman" w:hAnsi="Times New Roman" w:cs="Times New Roman"/>
                <w:sz w:val="16"/>
                <w:szCs w:val="16"/>
              </w:rPr>
            </w:pPr>
            <w:proofErr w:type="spellStart"/>
            <w:ins w:id="13" w:author="Rimma B" w:date="2016-07-09T15:00:00Z">
              <w:r w:rsidRPr="00CA289F">
                <w:rPr>
                  <w:rFonts w:ascii="Times New Roman" w:hAnsi="Times New Roman" w:cs="Times New Roman"/>
                  <w:sz w:val="16"/>
                  <w:szCs w:val="16"/>
                </w:rPr>
                <w:t>Condition_Occurrence.</w:t>
              </w:r>
            </w:ins>
            <w:ins w:id="14" w:author="Rimma B" w:date="2016-07-09T15:12:00Z">
              <w:r w:rsidR="006E307B" w:rsidRPr="006E307B">
                <w:rPr>
                  <w:rFonts w:ascii="Times New Roman" w:hAnsi="Times New Roman" w:cs="Times New Roman"/>
                  <w:sz w:val="16"/>
                  <w:szCs w:val="16"/>
                </w:rPr>
                <w:t>condition_status_concept_id</w:t>
              </w:r>
            </w:ins>
            <w:proofErr w:type="spellEnd"/>
          </w:p>
        </w:tc>
        <w:tc>
          <w:tcPr>
            <w:tcW w:w="2790" w:type="dxa"/>
            <w:tcBorders>
              <w:top w:val="single" w:sz="4" w:space="0" w:color="808080"/>
              <w:left w:val="single" w:sz="4" w:space="0" w:color="808080"/>
              <w:bottom w:val="single" w:sz="4" w:space="0" w:color="808080"/>
            </w:tcBorders>
            <w:shd w:val="clear" w:color="auto" w:fill="auto"/>
          </w:tcPr>
          <w:p w14:paraId="06C9738C" w14:textId="030B18D2" w:rsidR="0063424F" w:rsidRPr="00CA289F" w:rsidDel="006E307B" w:rsidRDefault="0063424F" w:rsidP="0063424F">
            <w:pPr>
              <w:snapToGrid w:val="0"/>
              <w:spacing w:before="0" w:after="0" w:line="240" w:lineRule="auto"/>
              <w:rPr>
                <w:del w:id="15" w:author="Rimma B" w:date="2016-07-09T15:10:00Z"/>
                <w:rFonts w:ascii="Times New Roman" w:hAnsi="Times New Roman" w:cs="Times New Roman"/>
                <w:sz w:val="16"/>
                <w:szCs w:val="16"/>
              </w:rPr>
            </w:pPr>
            <w:del w:id="16" w:author="Rimma B" w:date="2016-07-09T15:10:00Z">
              <w:r w:rsidRPr="00CA289F" w:rsidDel="006E307B">
                <w:rPr>
                  <w:rFonts w:ascii="Times New Roman" w:hAnsi="Times New Roman" w:cs="Times New Roman"/>
                  <w:sz w:val="16"/>
                  <w:szCs w:val="16"/>
                </w:rPr>
                <w:delText xml:space="preserve">Join to Fact_Relationship table on </w:delText>
              </w:r>
            </w:del>
          </w:p>
          <w:p w14:paraId="79627E19" w14:textId="06F131C4" w:rsidR="0063424F" w:rsidRPr="00CA289F" w:rsidDel="006E307B" w:rsidRDefault="0063424F" w:rsidP="0063424F">
            <w:pPr>
              <w:snapToGrid w:val="0"/>
              <w:spacing w:before="0" w:after="0" w:line="240" w:lineRule="auto"/>
              <w:rPr>
                <w:del w:id="17" w:author="Rimma B" w:date="2016-07-09T15:10:00Z"/>
                <w:rFonts w:ascii="Times New Roman" w:hAnsi="Times New Roman" w:cs="Times New Roman"/>
                <w:sz w:val="16"/>
                <w:szCs w:val="16"/>
              </w:rPr>
            </w:pPr>
            <w:del w:id="18" w:author="Rimma B" w:date="2016-07-09T15:10:00Z">
              <w:r w:rsidRPr="00CA289F" w:rsidDel="006E307B">
                <w:rPr>
                  <w:rFonts w:ascii="Times New Roman" w:hAnsi="Times New Roman" w:cs="Times New Roman"/>
                  <w:sz w:val="16"/>
                  <w:szCs w:val="16"/>
                </w:rPr>
                <w:delText xml:space="preserve">fact_id_1 = condition_occurrence_id </w:delText>
              </w:r>
            </w:del>
          </w:p>
          <w:p w14:paraId="528C86C8" w14:textId="6E0EE811" w:rsidR="0063424F" w:rsidRPr="00CA289F" w:rsidDel="006E307B" w:rsidRDefault="0063424F" w:rsidP="0063424F">
            <w:pPr>
              <w:snapToGrid w:val="0"/>
              <w:spacing w:before="0" w:after="0" w:line="240" w:lineRule="auto"/>
              <w:rPr>
                <w:del w:id="19" w:author="Rimma B" w:date="2016-07-09T15:10:00Z"/>
                <w:rFonts w:ascii="Times New Roman" w:hAnsi="Times New Roman" w:cs="Times New Roman"/>
                <w:sz w:val="16"/>
                <w:szCs w:val="16"/>
              </w:rPr>
            </w:pPr>
            <w:del w:id="20" w:author="Rimma B" w:date="2016-07-09T15:10:00Z">
              <w:r w:rsidRPr="00CA289F" w:rsidDel="006E307B">
                <w:rPr>
                  <w:rFonts w:ascii="Times New Roman" w:hAnsi="Times New Roman" w:cs="Times New Roman"/>
                  <w:sz w:val="16"/>
                  <w:szCs w:val="16"/>
                </w:rPr>
                <w:delText xml:space="preserve">domain_concept_id_1 = 19 </w:delText>
              </w:r>
            </w:del>
          </w:p>
          <w:p w14:paraId="741B90AD" w14:textId="4CE9D966" w:rsidR="0063424F" w:rsidRPr="00CA289F" w:rsidDel="006E307B" w:rsidRDefault="0063424F" w:rsidP="0063424F">
            <w:pPr>
              <w:snapToGrid w:val="0"/>
              <w:spacing w:before="0" w:after="0" w:line="240" w:lineRule="auto"/>
              <w:rPr>
                <w:del w:id="21" w:author="Rimma B" w:date="2016-07-09T15:10:00Z"/>
                <w:rFonts w:ascii="Times New Roman" w:hAnsi="Times New Roman" w:cs="Times New Roman"/>
                <w:sz w:val="16"/>
                <w:szCs w:val="16"/>
              </w:rPr>
            </w:pPr>
            <w:del w:id="22" w:author="Rimma B" w:date="2016-07-09T15:10:00Z">
              <w:r w:rsidRPr="00CA289F" w:rsidDel="006E307B">
                <w:rPr>
                  <w:rFonts w:ascii="Times New Roman" w:hAnsi="Times New Roman" w:cs="Times New Roman"/>
                  <w:sz w:val="16"/>
                  <w:szCs w:val="16"/>
                </w:rPr>
                <w:delText xml:space="preserve">domain_concept_id_2 = 27 </w:delText>
              </w:r>
            </w:del>
          </w:p>
          <w:p w14:paraId="608A3DDF" w14:textId="4245F665" w:rsidR="0063424F" w:rsidRPr="00CA289F" w:rsidDel="006E307B" w:rsidRDefault="0063424F" w:rsidP="0063424F">
            <w:pPr>
              <w:snapToGrid w:val="0"/>
              <w:spacing w:before="0" w:after="0" w:line="240" w:lineRule="auto"/>
              <w:rPr>
                <w:del w:id="23" w:author="Rimma B" w:date="2016-07-09T15:10:00Z"/>
                <w:rFonts w:ascii="Times New Roman" w:hAnsi="Times New Roman" w:cs="Times New Roman"/>
                <w:sz w:val="16"/>
                <w:szCs w:val="16"/>
              </w:rPr>
            </w:pPr>
            <w:del w:id="24" w:author="Rimma B" w:date="2016-07-09T15:10:00Z">
              <w:r w:rsidRPr="00CA289F" w:rsidDel="006E307B">
                <w:rPr>
                  <w:rFonts w:ascii="Times New Roman" w:hAnsi="Times New Roman" w:cs="Times New Roman"/>
                  <w:sz w:val="16"/>
                  <w:szCs w:val="16"/>
                </w:rPr>
                <w:delText>relationship_concept_id = 0</w:delText>
              </w:r>
            </w:del>
          </w:p>
          <w:p w14:paraId="32748C1F" w14:textId="110A6074" w:rsidR="0063424F" w:rsidRPr="00CA289F" w:rsidDel="006E307B" w:rsidRDefault="0063424F" w:rsidP="0063424F">
            <w:pPr>
              <w:snapToGrid w:val="0"/>
              <w:spacing w:before="0" w:after="0" w:line="240" w:lineRule="auto"/>
              <w:rPr>
                <w:del w:id="25" w:author="Rimma B" w:date="2016-07-09T15:10:00Z"/>
                <w:rFonts w:ascii="Times New Roman" w:hAnsi="Times New Roman" w:cs="Times New Roman"/>
                <w:sz w:val="16"/>
                <w:szCs w:val="16"/>
              </w:rPr>
            </w:pPr>
            <w:del w:id="26" w:author="Rimma B" w:date="2016-07-09T15:10:00Z">
              <w:r w:rsidRPr="00CA289F" w:rsidDel="006E307B">
                <w:rPr>
                  <w:rFonts w:ascii="Times New Roman" w:hAnsi="Times New Roman" w:cs="Times New Roman"/>
                  <w:sz w:val="16"/>
                  <w:szCs w:val="16"/>
                </w:rPr>
                <w:delText xml:space="preserve">and Observation table on </w:delText>
              </w:r>
            </w:del>
          </w:p>
          <w:p w14:paraId="3C30619F" w14:textId="5622FADC" w:rsidR="0063424F" w:rsidRPr="00CA289F" w:rsidDel="006E307B" w:rsidRDefault="0063424F" w:rsidP="0063424F">
            <w:pPr>
              <w:snapToGrid w:val="0"/>
              <w:spacing w:before="0" w:after="0" w:line="240" w:lineRule="auto"/>
              <w:rPr>
                <w:del w:id="27" w:author="Rimma B" w:date="2016-07-09T15:10:00Z"/>
                <w:rFonts w:ascii="Times New Roman" w:hAnsi="Times New Roman" w:cs="Times New Roman"/>
                <w:sz w:val="16"/>
                <w:szCs w:val="16"/>
              </w:rPr>
            </w:pPr>
            <w:del w:id="28" w:author="Rimma B" w:date="2016-07-09T15:10:00Z">
              <w:r w:rsidRPr="00CA289F" w:rsidDel="006E307B">
                <w:rPr>
                  <w:rFonts w:ascii="Times New Roman" w:hAnsi="Times New Roman" w:cs="Times New Roman"/>
                  <w:sz w:val="16"/>
                  <w:szCs w:val="16"/>
                </w:rPr>
                <w:delText xml:space="preserve">fact_id_2 = observation_id </w:delText>
              </w:r>
            </w:del>
          </w:p>
          <w:p w14:paraId="271DDADE" w14:textId="44C00046" w:rsidR="00A97BE3" w:rsidRPr="00CA289F" w:rsidRDefault="0063424F" w:rsidP="0063424F">
            <w:pPr>
              <w:snapToGrid w:val="0"/>
              <w:spacing w:line="240" w:lineRule="auto"/>
              <w:ind w:right="4"/>
              <w:rPr>
                <w:rFonts w:ascii="Times New Roman" w:hAnsi="Times New Roman" w:cs="Times New Roman"/>
                <w:sz w:val="16"/>
                <w:szCs w:val="16"/>
              </w:rPr>
            </w:pPr>
            <w:del w:id="29" w:author="Rimma B" w:date="2016-07-09T15:10:00Z">
              <w:r w:rsidRPr="00CA289F" w:rsidDel="006E307B">
                <w:rPr>
                  <w:rFonts w:ascii="Times New Roman" w:hAnsi="Times New Roman" w:cs="Times New Roman"/>
                  <w:sz w:val="16"/>
                  <w:szCs w:val="16"/>
                </w:rPr>
                <w:delText xml:space="preserve">and observation_concept_id </w:delText>
              </w:r>
              <w:r w:rsidR="0027147E" w:rsidRPr="00CA289F" w:rsidDel="006E307B">
                <w:rPr>
                  <w:rFonts w:ascii="Times New Roman" w:hAnsi="Times New Roman" w:cs="Times New Roman"/>
                  <w:sz w:val="16"/>
                  <w:szCs w:val="16"/>
                </w:rPr>
                <w:delText>isQualifier for type of diagnosis (4021918)</w:delText>
              </w:r>
            </w:del>
          </w:p>
          <w:tbl>
            <w:tblPr>
              <w:tblW w:w="5000" w:type="pct"/>
              <w:tblLayout w:type="fixed"/>
              <w:tblLook w:val="04A0" w:firstRow="1" w:lastRow="0" w:firstColumn="1" w:lastColumn="0" w:noHBand="0" w:noVBand="1"/>
            </w:tblPr>
            <w:tblGrid>
              <w:gridCol w:w="1099"/>
              <w:gridCol w:w="1465"/>
            </w:tblGrid>
            <w:tr w:rsidR="003462A0" w:rsidRPr="00CA289F" w14:paraId="37A894C0" w14:textId="77777777" w:rsidTr="00310301">
              <w:trPr>
                <w:cantSplit/>
                <w:trHeight w:val="144"/>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242C7" w14:textId="77777777" w:rsidR="003462A0" w:rsidRPr="00CA289F" w:rsidRDefault="003462A0" w:rsidP="003462A0">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OMOP to </w:t>
                  </w:r>
                  <w:proofErr w:type="spellStart"/>
                  <w:r w:rsidRPr="00CA289F">
                    <w:rPr>
                      <w:rFonts w:ascii="Times New Roman" w:hAnsi="Times New Roman" w:cs="Times New Roman"/>
                      <w:sz w:val="16"/>
                      <w:szCs w:val="16"/>
                      <w:lang w:eastAsia="en-US"/>
                    </w:rPr>
                    <w:t>PCORnet</w:t>
                  </w:r>
                  <w:proofErr w:type="spellEnd"/>
                </w:p>
              </w:tc>
            </w:tr>
            <w:tr w:rsidR="003462A0" w:rsidRPr="00CA289F" w14:paraId="37205B39" w14:textId="77777777" w:rsidTr="00310301">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tcPr>
                <w:p w14:paraId="595F5607" w14:textId="77777777" w:rsidR="003462A0" w:rsidRPr="00CA289F" w:rsidRDefault="003462A0"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rPr>
                    <w:t>4203942</w:t>
                  </w:r>
                </w:p>
              </w:tc>
              <w:tc>
                <w:tcPr>
                  <w:tcW w:w="2857" w:type="pct"/>
                  <w:tcBorders>
                    <w:top w:val="nil"/>
                    <w:left w:val="nil"/>
                    <w:bottom w:val="single" w:sz="4" w:space="0" w:color="auto"/>
                    <w:right w:val="single" w:sz="4" w:space="0" w:color="auto"/>
                  </w:tcBorders>
                  <w:shd w:val="clear" w:color="auto" w:fill="auto"/>
                  <w:vAlign w:val="bottom"/>
                </w:tcPr>
                <w:p w14:paraId="397420F0" w14:textId="77777777" w:rsidR="003462A0" w:rsidRPr="00CA289F" w:rsidRDefault="003462A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AD = Admitting</w:t>
                  </w:r>
                </w:p>
              </w:tc>
            </w:tr>
            <w:tr w:rsidR="003462A0" w:rsidRPr="00CA289F" w14:paraId="7F22BDE1" w14:textId="77777777" w:rsidTr="00310301">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6F5870D9" w14:textId="77777777" w:rsidR="003462A0" w:rsidRPr="00CA289F" w:rsidRDefault="003462A0"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4230359</w:t>
                  </w:r>
                </w:p>
              </w:tc>
              <w:tc>
                <w:tcPr>
                  <w:tcW w:w="2857" w:type="pct"/>
                  <w:tcBorders>
                    <w:top w:val="nil"/>
                    <w:left w:val="nil"/>
                    <w:bottom w:val="single" w:sz="4" w:space="0" w:color="auto"/>
                    <w:right w:val="single" w:sz="4" w:space="0" w:color="auto"/>
                  </w:tcBorders>
                  <w:shd w:val="clear" w:color="auto" w:fill="auto"/>
                  <w:vAlign w:val="bottom"/>
                  <w:hideMark/>
                </w:tcPr>
                <w:p w14:paraId="2EEE1830" w14:textId="26FCF160" w:rsidR="003462A0" w:rsidRPr="00CA289F" w:rsidRDefault="003462A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FI = Final</w:t>
                  </w:r>
                  <w:ins w:id="30" w:author="Rimma B" w:date="2016-07-09T15:10:00Z">
                    <w:r w:rsidR="006E307B">
                      <w:rPr>
                        <w:rFonts w:ascii="Times New Roman" w:hAnsi="Times New Roman" w:cs="Times New Roman"/>
                        <w:sz w:val="16"/>
                        <w:szCs w:val="16"/>
                        <w:lang w:eastAsia="en-US"/>
                      </w:rPr>
                      <w:t>/Discharge</w:t>
                    </w:r>
                  </w:ins>
                </w:p>
              </w:tc>
            </w:tr>
            <w:tr w:rsidR="003462A0" w:rsidRPr="00CA289F" w14:paraId="547EB534" w14:textId="77777777" w:rsidTr="00310301">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72DB55C6" w14:textId="77777777" w:rsidR="003462A0" w:rsidRPr="00CA289F" w:rsidRDefault="003462A0"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4033240</w:t>
                  </w:r>
                </w:p>
              </w:tc>
              <w:tc>
                <w:tcPr>
                  <w:tcW w:w="2857" w:type="pct"/>
                  <w:tcBorders>
                    <w:top w:val="nil"/>
                    <w:left w:val="nil"/>
                    <w:bottom w:val="single" w:sz="4" w:space="0" w:color="auto"/>
                    <w:right w:val="single" w:sz="4" w:space="0" w:color="auto"/>
                  </w:tcBorders>
                  <w:shd w:val="clear" w:color="auto" w:fill="auto"/>
                  <w:vAlign w:val="bottom"/>
                  <w:hideMark/>
                </w:tcPr>
                <w:p w14:paraId="637682A4" w14:textId="77777777" w:rsidR="003462A0" w:rsidRPr="00CA289F" w:rsidRDefault="003462A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IN = Interim</w:t>
                  </w:r>
                </w:p>
              </w:tc>
            </w:tr>
            <w:tr w:rsidR="003462A0" w:rsidRPr="00CA289F" w14:paraId="4F7CBE00" w14:textId="77777777" w:rsidTr="00310301">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1BFA6DC0" w14:textId="77777777" w:rsidR="003462A0" w:rsidRPr="00CA289F" w:rsidRDefault="003462A0"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44814650</w:t>
                  </w:r>
                </w:p>
              </w:tc>
              <w:tc>
                <w:tcPr>
                  <w:tcW w:w="2857" w:type="pct"/>
                  <w:tcBorders>
                    <w:top w:val="nil"/>
                    <w:left w:val="nil"/>
                    <w:bottom w:val="single" w:sz="4" w:space="0" w:color="auto"/>
                    <w:right w:val="single" w:sz="4" w:space="0" w:color="auto"/>
                  </w:tcBorders>
                  <w:shd w:val="clear" w:color="auto" w:fill="auto"/>
                  <w:vAlign w:val="bottom"/>
                  <w:hideMark/>
                </w:tcPr>
                <w:p w14:paraId="71511AC4" w14:textId="77777777" w:rsidR="003462A0" w:rsidRPr="00CA289F" w:rsidRDefault="003462A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No Information</w:t>
                  </w:r>
                </w:p>
              </w:tc>
            </w:tr>
            <w:tr w:rsidR="003462A0" w:rsidRPr="00CA289F" w14:paraId="09B96E45" w14:textId="77777777" w:rsidTr="00310301">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7F91D5F2" w14:textId="77777777" w:rsidR="003462A0" w:rsidRPr="00CA289F" w:rsidRDefault="00585C74"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44814653</w:t>
                  </w:r>
                </w:p>
              </w:tc>
              <w:tc>
                <w:tcPr>
                  <w:tcW w:w="2857" w:type="pct"/>
                  <w:tcBorders>
                    <w:top w:val="nil"/>
                    <w:left w:val="nil"/>
                    <w:bottom w:val="single" w:sz="4" w:space="0" w:color="auto"/>
                    <w:right w:val="single" w:sz="4" w:space="0" w:color="auto"/>
                  </w:tcBorders>
                  <w:shd w:val="clear" w:color="auto" w:fill="auto"/>
                  <w:vAlign w:val="bottom"/>
                  <w:hideMark/>
                </w:tcPr>
                <w:p w14:paraId="18C99DDA" w14:textId="77777777" w:rsidR="003462A0" w:rsidRPr="00CA289F" w:rsidRDefault="003462A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Unknown</w:t>
                  </w:r>
                </w:p>
              </w:tc>
            </w:tr>
            <w:tr w:rsidR="003462A0" w:rsidRPr="00CA289F" w14:paraId="04CA33CF" w14:textId="77777777" w:rsidTr="00310301">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29C7F7C7" w14:textId="77777777" w:rsidR="003462A0" w:rsidRPr="00CA289F" w:rsidRDefault="003462A0"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44814649</w:t>
                  </w:r>
                </w:p>
              </w:tc>
              <w:tc>
                <w:tcPr>
                  <w:tcW w:w="2857" w:type="pct"/>
                  <w:tcBorders>
                    <w:top w:val="nil"/>
                    <w:left w:val="nil"/>
                    <w:bottom w:val="single" w:sz="4" w:space="0" w:color="auto"/>
                    <w:right w:val="single" w:sz="4" w:space="0" w:color="auto"/>
                  </w:tcBorders>
                  <w:shd w:val="clear" w:color="auto" w:fill="auto"/>
                  <w:vAlign w:val="bottom"/>
                  <w:hideMark/>
                </w:tcPr>
                <w:p w14:paraId="7779554C" w14:textId="77777777" w:rsidR="003462A0" w:rsidRPr="00CA289F" w:rsidRDefault="003462A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Other</w:t>
                  </w:r>
                </w:p>
              </w:tc>
            </w:tr>
          </w:tbl>
          <w:p w14:paraId="5C322E97" w14:textId="77777777" w:rsidR="003462A0" w:rsidRPr="00CA289F" w:rsidRDefault="003462A0" w:rsidP="0063424F">
            <w:pPr>
              <w:snapToGrid w:val="0"/>
              <w:spacing w:line="240" w:lineRule="auto"/>
              <w:ind w:right="4"/>
              <w:rPr>
                <w:rFonts w:ascii="Times New Roman" w:hAnsi="Times New Roman" w:cs="Times New Roman"/>
                <w:sz w:val="16"/>
                <w:szCs w:val="16"/>
              </w:rPr>
            </w:pPr>
          </w:p>
          <w:p w14:paraId="0C323F02" w14:textId="77777777" w:rsidR="003462A0" w:rsidRPr="00CA289F" w:rsidRDefault="003462A0" w:rsidP="0063424F">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If record does not exist, then NULL.</w:t>
            </w:r>
          </w:p>
        </w:tc>
        <w:tc>
          <w:tcPr>
            <w:tcW w:w="2880" w:type="dxa"/>
            <w:tcBorders>
              <w:top w:val="single" w:sz="4" w:space="0" w:color="808080"/>
              <w:left w:val="single" w:sz="4" w:space="0" w:color="808080"/>
              <w:bottom w:val="single" w:sz="4" w:space="0" w:color="808080"/>
              <w:right w:val="single" w:sz="4" w:space="0" w:color="808080"/>
            </w:tcBorders>
            <w:shd w:val="clear" w:color="auto" w:fill="auto"/>
          </w:tcPr>
          <w:tbl>
            <w:tblPr>
              <w:tblW w:w="5000" w:type="pct"/>
              <w:tblLayout w:type="fixed"/>
              <w:tblLook w:val="04A0" w:firstRow="1" w:lastRow="0" w:firstColumn="1" w:lastColumn="0" w:noHBand="0" w:noVBand="1"/>
            </w:tblPr>
            <w:tblGrid>
              <w:gridCol w:w="1138"/>
              <w:gridCol w:w="1516"/>
            </w:tblGrid>
            <w:tr w:rsidR="003462A0" w:rsidRPr="00CA289F" w14:paraId="0C8733C0" w14:textId="77777777" w:rsidTr="003462A0">
              <w:trPr>
                <w:cantSplit/>
                <w:trHeight w:val="144"/>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7F5A2" w14:textId="77777777" w:rsidR="0063424F" w:rsidRPr="00CA289F" w:rsidRDefault="0063424F" w:rsidP="00310301">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OMOP Concepts</w:t>
                  </w:r>
                </w:p>
              </w:tc>
            </w:tr>
            <w:tr w:rsidR="003462A0" w:rsidRPr="00CA289F" w14:paraId="52DDACEC" w14:textId="77777777" w:rsidTr="003462A0">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tcPr>
                <w:p w14:paraId="39D915CE" w14:textId="77777777" w:rsidR="0063424F" w:rsidRPr="00CA289F" w:rsidRDefault="0063424F"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rPr>
                    <w:t>4203942</w:t>
                  </w:r>
                </w:p>
              </w:tc>
              <w:tc>
                <w:tcPr>
                  <w:tcW w:w="2857" w:type="pct"/>
                  <w:tcBorders>
                    <w:top w:val="nil"/>
                    <w:left w:val="nil"/>
                    <w:bottom w:val="single" w:sz="4" w:space="0" w:color="auto"/>
                    <w:right w:val="single" w:sz="4" w:space="0" w:color="auto"/>
                  </w:tcBorders>
                  <w:shd w:val="clear" w:color="auto" w:fill="auto"/>
                  <w:vAlign w:val="bottom"/>
                </w:tcPr>
                <w:p w14:paraId="58265D7F" w14:textId="77777777" w:rsidR="0063424F" w:rsidRPr="00CA289F" w:rsidRDefault="003462A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Admitting diagnosis</w:t>
                  </w:r>
                </w:p>
              </w:tc>
            </w:tr>
            <w:tr w:rsidR="003462A0" w:rsidRPr="00CA289F" w14:paraId="1BE307C2" w14:textId="77777777" w:rsidTr="003462A0">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1D3FC722" w14:textId="77777777" w:rsidR="0063424F" w:rsidRPr="00CA289F" w:rsidRDefault="0063424F"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4230359</w:t>
                  </w:r>
                </w:p>
              </w:tc>
              <w:tc>
                <w:tcPr>
                  <w:tcW w:w="2857" w:type="pct"/>
                  <w:tcBorders>
                    <w:top w:val="nil"/>
                    <w:left w:val="nil"/>
                    <w:bottom w:val="single" w:sz="4" w:space="0" w:color="auto"/>
                    <w:right w:val="single" w:sz="4" w:space="0" w:color="auto"/>
                  </w:tcBorders>
                  <w:shd w:val="clear" w:color="auto" w:fill="auto"/>
                  <w:vAlign w:val="bottom"/>
                  <w:hideMark/>
                </w:tcPr>
                <w:p w14:paraId="32C71E52" w14:textId="650216E2" w:rsidR="0063424F" w:rsidRPr="00CA289F" w:rsidRDefault="003462A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Final</w:t>
                  </w:r>
                  <w:ins w:id="31" w:author="Rimma B" w:date="2016-07-09T15:10:00Z">
                    <w:r w:rsidR="006E307B">
                      <w:rPr>
                        <w:rFonts w:ascii="Times New Roman" w:hAnsi="Times New Roman" w:cs="Times New Roman"/>
                        <w:sz w:val="16"/>
                        <w:szCs w:val="16"/>
                        <w:lang w:eastAsia="en-US"/>
                      </w:rPr>
                      <w:t>/Discharge</w:t>
                    </w:r>
                  </w:ins>
                  <w:r w:rsidRPr="00CA289F">
                    <w:rPr>
                      <w:rFonts w:ascii="Times New Roman" w:hAnsi="Times New Roman" w:cs="Times New Roman"/>
                      <w:sz w:val="16"/>
                      <w:szCs w:val="16"/>
                      <w:lang w:eastAsia="en-US"/>
                    </w:rPr>
                    <w:t xml:space="preserve"> diagnosis</w:t>
                  </w:r>
                </w:p>
              </w:tc>
            </w:tr>
            <w:tr w:rsidR="003462A0" w:rsidRPr="00CA289F" w14:paraId="6A615EAC" w14:textId="77777777" w:rsidTr="003462A0">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6FAD5A64" w14:textId="77777777" w:rsidR="0063424F" w:rsidRPr="00CA289F" w:rsidRDefault="0063424F"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4033240</w:t>
                  </w:r>
                </w:p>
              </w:tc>
              <w:tc>
                <w:tcPr>
                  <w:tcW w:w="2857" w:type="pct"/>
                  <w:tcBorders>
                    <w:top w:val="nil"/>
                    <w:left w:val="nil"/>
                    <w:bottom w:val="single" w:sz="4" w:space="0" w:color="auto"/>
                    <w:right w:val="single" w:sz="4" w:space="0" w:color="auto"/>
                  </w:tcBorders>
                  <w:shd w:val="clear" w:color="auto" w:fill="auto"/>
                  <w:vAlign w:val="bottom"/>
                  <w:hideMark/>
                </w:tcPr>
                <w:p w14:paraId="6871A204" w14:textId="77777777" w:rsidR="0063424F" w:rsidRPr="00CA289F" w:rsidRDefault="003462A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Preliminary diagnosis</w:t>
                  </w:r>
                </w:p>
              </w:tc>
            </w:tr>
            <w:tr w:rsidR="003462A0" w:rsidRPr="00CA289F" w14:paraId="2470051C" w14:textId="77777777" w:rsidTr="003462A0">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3479E9EA" w14:textId="77777777" w:rsidR="0063424F" w:rsidRPr="00CA289F" w:rsidRDefault="0063424F"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44814650</w:t>
                  </w:r>
                </w:p>
              </w:tc>
              <w:tc>
                <w:tcPr>
                  <w:tcW w:w="2857" w:type="pct"/>
                  <w:tcBorders>
                    <w:top w:val="nil"/>
                    <w:left w:val="nil"/>
                    <w:bottom w:val="single" w:sz="4" w:space="0" w:color="auto"/>
                    <w:right w:val="single" w:sz="4" w:space="0" w:color="auto"/>
                  </w:tcBorders>
                  <w:shd w:val="clear" w:color="auto" w:fill="auto"/>
                  <w:vAlign w:val="bottom"/>
                  <w:hideMark/>
                </w:tcPr>
                <w:p w14:paraId="440F9265" w14:textId="77777777" w:rsidR="0063424F" w:rsidRPr="00CA289F" w:rsidRDefault="0063424F"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No Information</w:t>
                  </w:r>
                </w:p>
              </w:tc>
            </w:tr>
            <w:tr w:rsidR="003462A0" w:rsidRPr="00CA289F" w14:paraId="14E5A88F" w14:textId="77777777" w:rsidTr="003462A0">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7880C388" w14:textId="77777777" w:rsidR="0063424F" w:rsidRPr="00CA289F" w:rsidRDefault="0063424F" w:rsidP="00310301">
                  <w:pPr>
                    <w:suppressAutoHyphens w:val="0"/>
                    <w:spacing w:before="0" w:after="0" w:line="240" w:lineRule="auto"/>
                    <w:jc w:val="right"/>
                    <w:rPr>
                      <w:rFonts w:ascii="Times New Roman" w:hAnsi="Times New Roman" w:cs="Times New Roman"/>
                      <w:sz w:val="16"/>
                      <w:szCs w:val="16"/>
                      <w:lang w:eastAsia="en-US"/>
                    </w:rPr>
                  </w:pPr>
                </w:p>
              </w:tc>
              <w:tc>
                <w:tcPr>
                  <w:tcW w:w="2857" w:type="pct"/>
                  <w:tcBorders>
                    <w:top w:val="nil"/>
                    <w:left w:val="nil"/>
                    <w:bottom w:val="single" w:sz="4" w:space="0" w:color="auto"/>
                    <w:right w:val="single" w:sz="4" w:space="0" w:color="auto"/>
                  </w:tcBorders>
                  <w:shd w:val="clear" w:color="auto" w:fill="auto"/>
                  <w:vAlign w:val="bottom"/>
                  <w:hideMark/>
                </w:tcPr>
                <w:p w14:paraId="7EDA39BB" w14:textId="77777777" w:rsidR="0063424F" w:rsidRPr="00CA289F" w:rsidRDefault="0063424F"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Unknown</w:t>
                  </w:r>
                </w:p>
              </w:tc>
            </w:tr>
            <w:tr w:rsidR="003462A0" w:rsidRPr="00CA289F" w14:paraId="570EF2E3" w14:textId="77777777" w:rsidTr="003462A0">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49801F89" w14:textId="77777777" w:rsidR="0063424F" w:rsidRPr="00CA289F" w:rsidRDefault="0063424F" w:rsidP="00310301">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44814649</w:t>
                  </w:r>
                </w:p>
              </w:tc>
              <w:tc>
                <w:tcPr>
                  <w:tcW w:w="2857" w:type="pct"/>
                  <w:tcBorders>
                    <w:top w:val="nil"/>
                    <w:left w:val="nil"/>
                    <w:bottom w:val="single" w:sz="4" w:space="0" w:color="auto"/>
                    <w:right w:val="single" w:sz="4" w:space="0" w:color="auto"/>
                  </w:tcBorders>
                  <w:shd w:val="clear" w:color="auto" w:fill="auto"/>
                  <w:vAlign w:val="bottom"/>
                  <w:hideMark/>
                </w:tcPr>
                <w:p w14:paraId="53469D57" w14:textId="77777777" w:rsidR="0063424F" w:rsidRPr="00CA289F" w:rsidRDefault="0063424F"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Other</w:t>
                  </w:r>
                </w:p>
              </w:tc>
            </w:tr>
          </w:tbl>
          <w:p w14:paraId="7388D7F6" w14:textId="77777777" w:rsidR="00C7202C" w:rsidRPr="00CA289F" w:rsidRDefault="00C7202C" w:rsidP="009B4F84">
            <w:pPr>
              <w:widowControl w:val="0"/>
              <w:snapToGrid w:val="0"/>
              <w:spacing w:before="0" w:after="0" w:line="240" w:lineRule="auto"/>
              <w:ind w:right="4"/>
              <w:rPr>
                <w:rFonts w:ascii="Times New Roman" w:hAnsi="Times New Roman" w:cs="Times New Roman"/>
                <w:sz w:val="16"/>
                <w:szCs w:val="16"/>
              </w:rPr>
            </w:pPr>
          </w:p>
        </w:tc>
      </w:tr>
      <w:tr w:rsidR="00C7202C" w:rsidRPr="00CA289F" w14:paraId="46992E11" w14:textId="77777777" w:rsidTr="003462A0">
        <w:trPr>
          <w:cantSplit/>
        </w:trPr>
        <w:tc>
          <w:tcPr>
            <w:tcW w:w="1354" w:type="dxa"/>
            <w:tcBorders>
              <w:top w:val="single" w:sz="4" w:space="0" w:color="808080"/>
              <w:left w:val="single" w:sz="4" w:space="0" w:color="808080"/>
              <w:bottom w:val="single" w:sz="4" w:space="0" w:color="808080"/>
            </w:tcBorders>
            <w:shd w:val="clear" w:color="auto" w:fill="auto"/>
          </w:tcPr>
          <w:p w14:paraId="07C9DB58"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PDX</w:t>
            </w:r>
          </w:p>
        </w:tc>
        <w:tc>
          <w:tcPr>
            <w:tcW w:w="2589" w:type="dxa"/>
            <w:tcBorders>
              <w:top w:val="single" w:sz="4" w:space="0" w:color="808080"/>
              <w:left w:val="single" w:sz="4" w:space="0" w:color="808080"/>
              <w:bottom w:val="single" w:sz="4" w:space="0" w:color="808080"/>
            </w:tcBorders>
            <w:shd w:val="clear" w:color="auto" w:fill="auto"/>
          </w:tcPr>
          <w:p w14:paraId="65F06F5F"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Derive from </w:t>
            </w:r>
            <w:proofErr w:type="spellStart"/>
            <w:r w:rsidRPr="00CA289F">
              <w:rPr>
                <w:rFonts w:ascii="Times New Roman" w:hAnsi="Times New Roman" w:cs="Times New Roman"/>
                <w:sz w:val="16"/>
                <w:szCs w:val="16"/>
              </w:rPr>
              <w:t>Condition_Occurrence.condition_type_concept_id</w:t>
            </w:r>
            <w:proofErr w:type="spellEnd"/>
            <w:r w:rsidRPr="00CA289F">
              <w:rPr>
                <w:rFonts w:ascii="Times New Roman" w:hAnsi="Times New Roman" w:cs="Times New Roman"/>
                <w:sz w:val="16"/>
                <w:szCs w:val="16"/>
              </w:rPr>
              <w:t xml:space="preserve">  </w:t>
            </w:r>
          </w:p>
        </w:tc>
        <w:tc>
          <w:tcPr>
            <w:tcW w:w="2790" w:type="dxa"/>
            <w:tcBorders>
              <w:top w:val="single" w:sz="4" w:space="0" w:color="808080"/>
              <w:left w:val="single" w:sz="4" w:space="0" w:color="808080"/>
              <w:bottom w:val="single" w:sz="4" w:space="0" w:color="808080"/>
            </w:tcBorders>
            <w:shd w:val="clear" w:color="auto" w:fill="auto"/>
          </w:tcPr>
          <w:p w14:paraId="53ED7663" w14:textId="77777777" w:rsidR="00BD4BFC" w:rsidRPr="00CA289F" w:rsidRDefault="00C7202C" w:rsidP="00BD4BFC">
            <w:pPr>
              <w:snapToGrid w:val="0"/>
              <w:spacing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If </w:t>
            </w:r>
            <w:proofErr w:type="spellStart"/>
            <w:r w:rsidRPr="00CA289F">
              <w:rPr>
                <w:rFonts w:ascii="Times New Roman" w:hAnsi="Times New Roman" w:cs="Times New Roman"/>
                <w:sz w:val="16"/>
                <w:szCs w:val="16"/>
              </w:rPr>
              <w:t>condition_type_concept_id</w:t>
            </w:r>
            <w:proofErr w:type="spellEnd"/>
            <w:r w:rsidRPr="00CA289F">
              <w:rPr>
                <w:rFonts w:ascii="Times New Roman" w:hAnsi="Times New Roman" w:cs="Times New Roman"/>
                <w:sz w:val="16"/>
                <w:szCs w:val="16"/>
              </w:rPr>
              <w:t xml:space="preserve">  </w:t>
            </w:r>
            <w:r w:rsidR="00BD4BFC" w:rsidRPr="00CA289F">
              <w:rPr>
                <w:rFonts w:ascii="Times New Roman" w:hAnsi="Times New Roman" w:cs="Times New Roman"/>
                <w:sz w:val="16"/>
                <w:szCs w:val="16"/>
              </w:rPr>
              <w:t>=</w:t>
            </w:r>
            <w:r w:rsidRPr="00CA289F">
              <w:rPr>
                <w:rFonts w:ascii="Times New Roman" w:hAnsi="Times New Roman" w:cs="Times New Roman"/>
                <w:sz w:val="16"/>
                <w:szCs w:val="16"/>
              </w:rPr>
              <w:t xml:space="preserve"> 44786627</w:t>
            </w:r>
          </w:p>
          <w:p w14:paraId="57E39CDD" w14:textId="77777777" w:rsidR="00BD4BFC" w:rsidRPr="00CA289F" w:rsidRDefault="00C7202C" w:rsidP="00BD4BFC">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Then 'P' </w:t>
            </w:r>
            <w:r w:rsidR="00BD4BFC" w:rsidRPr="00CA289F">
              <w:rPr>
                <w:rFonts w:ascii="Times New Roman" w:hAnsi="Times New Roman" w:cs="Times New Roman"/>
                <w:sz w:val="16"/>
                <w:szCs w:val="16"/>
              </w:rPr>
              <w:t xml:space="preserve"> (Principal)</w:t>
            </w:r>
          </w:p>
          <w:p w14:paraId="5205AF83" w14:textId="77777777" w:rsidR="00BD4BFC" w:rsidRPr="00CA289F" w:rsidRDefault="00C7202C" w:rsidP="00BD4BFC">
            <w:pPr>
              <w:snapToGrid w:val="0"/>
              <w:spacing w:before="0"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Else If   </w:t>
            </w:r>
            <w:proofErr w:type="spellStart"/>
            <w:r w:rsidR="00BD4BFC" w:rsidRPr="00CA289F">
              <w:rPr>
                <w:rFonts w:ascii="Times New Roman" w:hAnsi="Times New Roman" w:cs="Times New Roman"/>
                <w:sz w:val="16"/>
                <w:szCs w:val="16"/>
              </w:rPr>
              <w:t>condition_type_concept_id</w:t>
            </w:r>
            <w:proofErr w:type="spellEnd"/>
            <w:r w:rsidR="00BD4BFC" w:rsidRPr="00CA289F">
              <w:rPr>
                <w:rFonts w:ascii="Times New Roman" w:hAnsi="Times New Roman" w:cs="Times New Roman"/>
                <w:sz w:val="16"/>
                <w:szCs w:val="16"/>
              </w:rPr>
              <w:t xml:space="preserve">  </w:t>
            </w:r>
            <w:r w:rsidRPr="00CA289F">
              <w:rPr>
                <w:rFonts w:ascii="Times New Roman" w:hAnsi="Times New Roman" w:cs="Times New Roman"/>
                <w:sz w:val="16"/>
                <w:szCs w:val="16"/>
              </w:rPr>
              <w:t xml:space="preserve">= </w:t>
            </w:r>
          </w:p>
          <w:p w14:paraId="3F2B1DA4" w14:textId="77777777" w:rsidR="00BD4BFC" w:rsidRPr="00CA289F" w:rsidRDefault="00BD4BFC" w:rsidP="00BD4BFC">
            <w:pPr>
              <w:snapToGrid w:val="0"/>
              <w:spacing w:before="0"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44786629</w:t>
            </w:r>
          </w:p>
          <w:p w14:paraId="741CE960" w14:textId="77777777" w:rsidR="00BD4BFC" w:rsidRPr="00CA289F" w:rsidRDefault="00C7202C" w:rsidP="00BD4BFC">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Then 'S'</w:t>
            </w:r>
            <w:r w:rsidR="00BD4BFC" w:rsidRPr="00CA289F">
              <w:rPr>
                <w:rFonts w:ascii="Times New Roman" w:hAnsi="Times New Roman" w:cs="Times New Roman"/>
                <w:sz w:val="16"/>
                <w:szCs w:val="16"/>
              </w:rPr>
              <w:t xml:space="preserve"> (Secondary)</w:t>
            </w:r>
          </w:p>
          <w:p w14:paraId="14320F0C" w14:textId="77777777" w:rsidR="0085502B" w:rsidRDefault="00BD4BFC" w:rsidP="00F6220B">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Else</w:t>
            </w:r>
            <w:r w:rsidR="00C7202C" w:rsidRPr="00CA289F">
              <w:rPr>
                <w:rFonts w:ascii="Times New Roman" w:hAnsi="Times New Roman" w:cs="Times New Roman"/>
                <w:sz w:val="16"/>
                <w:szCs w:val="16"/>
              </w:rPr>
              <w:t xml:space="preserve"> </w:t>
            </w:r>
          </w:p>
          <w:p w14:paraId="5F780CE9" w14:textId="77777777" w:rsidR="006133F6" w:rsidRDefault="0085502B" w:rsidP="00F6220B">
            <w:pPr>
              <w:snapToGrid w:val="0"/>
              <w:spacing w:before="0" w:line="240" w:lineRule="auto"/>
              <w:ind w:right="4"/>
              <w:rPr>
                <w:rFonts w:ascii="Times New Roman" w:hAnsi="Times New Roman" w:cs="Times New Roman"/>
                <w:sz w:val="16"/>
                <w:szCs w:val="16"/>
              </w:rPr>
            </w:pPr>
            <w:r>
              <w:rPr>
                <w:rFonts w:ascii="Times New Roman" w:hAnsi="Times New Roman" w:cs="Times New Roman"/>
                <w:sz w:val="16"/>
                <w:szCs w:val="16"/>
              </w:rPr>
              <w:t xml:space="preserve">If respective </w:t>
            </w:r>
            <w:proofErr w:type="spellStart"/>
            <w:r>
              <w:rPr>
                <w:rFonts w:ascii="Times New Roman" w:hAnsi="Times New Roman" w:cs="Times New Roman"/>
                <w:sz w:val="16"/>
                <w:szCs w:val="16"/>
              </w:rPr>
              <w:t>Visit_Occurrence.visit_concept_id</w:t>
            </w:r>
            <w:proofErr w:type="spellEnd"/>
            <w:r>
              <w:rPr>
                <w:rFonts w:ascii="Times New Roman" w:hAnsi="Times New Roman" w:cs="Times New Roman"/>
                <w:sz w:val="16"/>
                <w:szCs w:val="16"/>
              </w:rPr>
              <w:t xml:space="preserve"> </w:t>
            </w:r>
            <w:r w:rsidR="006133F6">
              <w:rPr>
                <w:rFonts w:ascii="Times New Roman" w:hAnsi="Times New Roman" w:cs="Times New Roman"/>
                <w:sz w:val="16"/>
                <w:szCs w:val="16"/>
              </w:rPr>
              <w:t>are</w:t>
            </w:r>
          </w:p>
          <w:p w14:paraId="1B942069" w14:textId="77777777" w:rsidR="006133F6" w:rsidRPr="006133F6" w:rsidRDefault="006133F6" w:rsidP="006133F6">
            <w:pPr>
              <w:snapToGrid w:val="0"/>
              <w:spacing w:before="0" w:line="240" w:lineRule="auto"/>
              <w:ind w:right="4"/>
              <w:rPr>
                <w:rFonts w:ascii="Times New Roman" w:hAnsi="Times New Roman" w:cs="Times New Roman"/>
                <w:sz w:val="16"/>
                <w:szCs w:val="16"/>
              </w:rPr>
            </w:pPr>
            <w:r w:rsidRPr="006133F6">
              <w:rPr>
                <w:rFonts w:ascii="Times New Roman" w:hAnsi="Times New Roman" w:cs="Times New Roman"/>
                <w:sz w:val="16"/>
                <w:szCs w:val="16"/>
              </w:rPr>
              <w:t>9202</w:t>
            </w:r>
            <w:r>
              <w:rPr>
                <w:rFonts w:ascii="Times New Roman" w:hAnsi="Times New Roman" w:cs="Times New Roman"/>
                <w:sz w:val="16"/>
                <w:szCs w:val="16"/>
              </w:rPr>
              <w:t xml:space="preserve"> (</w:t>
            </w:r>
            <w:r w:rsidRPr="006133F6">
              <w:rPr>
                <w:rFonts w:ascii="Times New Roman" w:hAnsi="Times New Roman" w:cs="Times New Roman"/>
                <w:sz w:val="16"/>
                <w:szCs w:val="16"/>
              </w:rPr>
              <w:t>Outpatient Visit</w:t>
            </w:r>
            <w:r>
              <w:rPr>
                <w:rFonts w:ascii="Times New Roman" w:hAnsi="Times New Roman" w:cs="Times New Roman"/>
                <w:sz w:val="16"/>
                <w:szCs w:val="16"/>
              </w:rPr>
              <w:t>)</w:t>
            </w:r>
          </w:p>
          <w:p w14:paraId="1CAC26DA" w14:textId="77777777" w:rsidR="006133F6" w:rsidRPr="006133F6" w:rsidRDefault="006133F6" w:rsidP="006133F6">
            <w:pPr>
              <w:snapToGrid w:val="0"/>
              <w:spacing w:before="0" w:line="240" w:lineRule="auto"/>
              <w:ind w:right="4"/>
              <w:rPr>
                <w:rFonts w:ascii="Times New Roman" w:hAnsi="Times New Roman" w:cs="Times New Roman"/>
                <w:sz w:val="16"/>
                <w:szCs w:val="16"/>
              </w:rPr>
            </w:pPr>
            <w:r w:rsidRPr="006133F6">
              <w:rPr>
                <w:rFonts w:ascii="Times New Roman" w:hAnsi="Times New Roman" w:cs="Times New Roman"/>
                <w:sz w:val="16"/>
                <w:szCs w:val="16"/>
              </w:rPr>
              <w:t>9203</w:t>
            </w:r>
            <w:r>
              <w:rPr>
                <w:rFonts w:ascii="Times New Roman" w:hAnsi="Times New Roman" w:cs="Times New Roman"/>
                <w:sz w:val="16"/>
                <w:szCs w:val="16"/>
              </w:rPr>
              <w:t xml:space="preserve"> (</w:t>
            </w:r>
            <w:r w:rsidRPr="006133F6">
              <w:rPr>
                <w:rFonts w:ascii="Times New Roman" w:hAnsi="Times New Roman" w:cs="Times New Roman"/>
                <w:sz w:val="16"/>
                <w:szCs w:val="16"/>
              </w:rPr>
              <w:t>Emergency Room Visit</w:t>
            </w:r>
            <w:r>
              <w:rPr>
                <w:rFonts w:ascii="Times New Roman" w:hAnsi="Times New Roman" w:cs="Times New Roman"/>
                <w:sz w:val="16"/>
                <w:szCs w:val="16"/>
              </w:rPr>
              <w:t>)</w:t>
            </w:r>
          </w:p>
          <w:p w14:paraId="135B3058" w14:textId="77777777" w:rsidR="0085502B" w:rsidRDefault="006133F6" w:rsidP="006133F6">
            <w:pPr>
              <w:snapToGrid w:val="0"/>
              <w:spacing w:before="0" w:line="240" w:lineRule="auto"/>
              <w:ind w:right="4"/>
              <w:rPr>
                <w:rFonts w:ascii="Times New Roman" w:hAnsi="Times New Roman" w:cs="Times New Roman"/>
                <w:sz w:val="16"/>
                <w:szCs w:val="16"/>
              </w:rPr>
            </w:pPr>
            <w:r w:rsidRPr="006133F6">
              <w:rPr>
                <w:rFonts w:ascii="Times New Roman" w:hAnsi="Times New Roman" w:cs="Times New Roman"/>
                <w:sz w:val="16"/>
                <w:szCs w:val="16"/>
              </w:rPr>
              <w:t xml:space="preserve">44814711 </w:t>
            </w:r>
            <w:r>
              <w:rPr>
                <w:rFonts w:ascii="Times New Roman" w:hAnsi="Times New Roman" w:cs="Times New Roman"/>
                <w:sz w:val="16"/>
                <w:szCs w:val="16"/>
              </w:rPr>
              <w:t>(</w:t>
            </w:r>
            <w:r w:rsidRPr="006133F6">
              <w:rPr>
                <w:rFonts w:ascii="Times New Roman" w:hAnsi="Times New Roman" w:cs="Times New Roman"/>
                <w:sz w:val="16"/>
                <w:szCs w:val="16"/>
              </w:rPr>
              <w:t>Other ambulatory visit</w:t>
            </w:r>
            <w:r>
              <w:rPr>
                <w:rFonts w:ascii="Times New Roman" w:hAnsi="Times New Roman" w:cs="Times New Roman"/>
                <w:sz w:val="16"/>
                <w:szCs w:val="16"/>
              </w:rPr>
              <w:t>)</w:t>
            </w:r>
          </w:p>
          <w:p w14:paraId="2C5A6DD2" w14:textId="77777777" w:rsidR="006133F6" w:rsidRDefault="006133F6" w:rsidP="00F6220B">
            <w:pPr>
              <w:snapToGrid w:val="0"/>
              <w:spacing w:before="0" w:line="240" w:lineRule="auto"/>
              <w:ind w:right="4"/>
              <w:rPr>
                <w:rFonts w:ascii="Times New Roman" w:hAnsi="Times New Roman" w:cs="Times New Roman"/>
                <w:sz w:val="16"/>
                <w:szCs w:val="16"/>
              </w:rPr>
            </w:pPr>
            <w:r>
              <w:rPr>
                <w:rFonts w:ascii="Times New Roman" w:hAnsi="Times New Roman" w:cs="Times New Roman"/>
                <w:sz w:val="16"/>
                <w:szCs w:val="16"/>
              </w:rPr>
              <w:t>Then ‘X’ (Unable to Classify)</w:t>
            </w:r>
          </w:p>
          <w:p w14:paraId="2433E091" w14:textId="77777777" w:rsidR="006133F6" w:rsidRDefault="006133F6" w:rsidP="00F6220B">
            <w:pPr>
              <w:snapToGrid w:val="0"/>
              <w:spacing w:before="0" w:line="240" w:lineRule="auto"/>
              <w:ind w:right="4"/>
              <w:rPr>
                <w:rFonts w:ascii="Times New Roman" w:hAnsi="Times New Roman" w:cs="Times New Roman"/>
                <w:sz w:val="16"/>
                <w:szCs w:val="16"/>
              </w:rPr>
            </w:pPr>
            <w:r>
              <w:rPr>
                <w:rFonts w:ascii="Times New Roman" w:hAnsi="Times New Roman" w:cs="Times New Roman"/>
                <w:sz w:val="16"/>
                <w:szCs w:val="16"/>
              </w:rPr>
              <w:t>Else</w:t>
            </w:r>
          </w:p>
          <w:tbl>
            <w:tblPr>
              <w:tblW w:w="5000" w:type="pct"/>
              <w:tblLayout w:type="fixed"/>
              <w:tblLook w:val="04A0" w:firstRow="1" w:lastRow="0" w:firstColumn="1" w:lastColumn="0" w:noHBand="0" w:noVBand="1"/>
            </w:tblPr>
            <w:tblGrid>
              <w:gridCol w:w="1099"/>
              <w:gridCol w:w="1465"/>
            </w:tblGrid>
            <w:tr w:rsidR="006133F6" w:rsidRPr="00CA289F" w14:paraId="6D063433" w14:textId="77777777" w:rsidTr="001A5DCA">
              <w:trPr>
                <w:cantSplit/>
                <w:trHeight w:val="144"/>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AD4E4" w14:textId="77777777" w:rsidR="006133F6" w:rsidRPr="00CA289F" w:rsidRDefault="006133F6" w:rsidP="001A5DCA">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OMOP to </w:t>
                  </w:r>
                  <w:proofErr w:type="spellStart"/>
                  <w:r w:rsidRPr="00CA289F">
                    <w:rPr>
                      <w:rFonts w:ascii="Times New Roman" w:hAnsi="Times New Roman" w:cs="Times New Roman"/>
                      <w:sz w:val="16"/>
                      <w:szCs w:val="16"/>
                      <w:lang w:eastAsia="en-US"/>
                    </w:rPr>
                    <w:t>PCORnet</w:t>
                  </w:r>
                  <w:proofErr w:type="spellEnd"/>
                </w:p>
              </w:tc>
            </w:tr>
            <w:tr w:rsidR="006133F6" w:rsidRPr="00CA289F" w14:paraId="5336E49E" w14:textId="77777777" w:rsidTr="001A5DCA">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220D6EA8" w14:textId="77777777" w:rsidR="006133F6" w:rsidRPr="00CA289F" w:rsidRDefault="006133F6" w:rsidP="001A5DCA">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44814650</w:t>
                  </w:r>
                </w:p>
              </w:tc>
              <w:tc>
                <w:tcPr>
                  <w:tcW w:w="2857" w:type="pct"/>
                  <w:tcBorders>
                    <w:top w:val="nil"/>
                    <w:left w:val="nil"/>
                    <w:bottom w:val="single" w:sz="4" w:space="0" w:color="auto"/>
                    <w:right w:val="single" w:sz="4" w:space="0" w:color="auto"/>
                  </w:tcBorders>
                  <w:shd w:val="clear" w:color="auto" w:fill="auto"/>
                  <w:vAlign w:val="bottom"/>
                  <w:hideMark/>
                </w:tcPr>
                <w:p w14:paraId="785AECAF" w14:textId="77777777" w:rsidR="006133F6" w:rsidRPr="00CA289F" w:rsidRDefault="006133F6" w:rsidP="001A5DCA">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No Information</w:t>
                  </w:r>
                </w:p>
              </w:tc>
            </w:tr>
            <w:tr w:rsidR="006133F6" w:rsidRPr="00CA289F" w14:paraId="369195FC" w14:textId="77777777" w:rsidTr="001A5DCA">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7BED62BA" w14:textId="77777777" w:rsidR="006133F6" w:rsidRPr="00CA289F" w:rsidRDefault="006133F6" w:rsidP="001A5DCA">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44814653</w:t>
                  </w:r>
                </w:p>
              </w:tc>
              <w:tc>
                <w:tcPr>
                  <w:tcW w:w="2857" w:type="pct"/>
                  <w:tcBorders>
                    <w:top w:val="nil"/>
                    <w:left w:val="nil"/>
                    <w:bottom w:val="single" w:sz="4" w:space="0" w:color="auto"/>
                    <w:right w:val="single" w:sz="4" w:space="0" w:color="auto"/>
                  </w:tcBorders>
                  <w:shd w:val="clear" w:color="auto" w:fill="auto"/>
                  <w:vAlign w:val="bottom"/>
                  <w:hideMark/>
                </w:tcPr>
                <w:p w14:paraId="5CF177E6" w14:textId="77777777" w:rsidR="006133F6" w:rsidRPr="00CA289F" w:rsidRDefault="006133F6" w:rsidP="001A5DCA">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Unknown</w:t>
                  </w:r>
                </w:p>
              </w:tc>
            </w:tr>
            <w:tr w:rsidR="006133F6" w:rsidRPr="00CA289F" w14:paraId="361AFB87" w14:textId="77777777" w:rsidTr="001A5DCA">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0A33BFD0" w14:textId="77777777" w:rsidR="006133F6" w:rsidRPr="00CA289F" w:rsidRDefault="006133F6" w:rsidP="001A5DCA">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44814649</w:t>
                  </w:r>
                </w:p>
              </w:tc>
              <w:tc>
                <w:tcPr>
                  <w:tcW w:w="2857" w:type="pct"/>
                  <w:tcBorders>
                    <w:top w:val="nil"/>
                    <w:left w:val="nil"/>
                    <w:bottom w:val="single" w:sz="4" w:space="0" w:color="auto"/>
                    <w:right w:val="single" w:sz="4" w:space="0" w:color="auto"/>
                  </w:tcBorders>
                  <w:shd w:val="clear" w:color="auto" w:fill="auto"/>
                  <w:vAlign w:val="bottom"/>
                  <w:hideMark/>
                </w:tcPr>
                <w:p w14:paraId="7E524B2D" w14:textId="77777777" w:rsidR="006133F6" w:rsidRPr="00CA289F" w:rsidRDefault="006133F6" w:rsidP="001A5DCA">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Other</w:t>
                  </w:r>
                </w:p>
              </w:tc>
            </w:tr>
          </w:tbl>
          <w:p w14:paraId="44303F63" w14:textId="77777777" w:rsidR="006133F6" w:rsidRPr="00CA289F" w:rsidRDefault="006133F6" w:rsidP="00F6220B">
            <w:pPr>
              <w:snapToGrid w:val="0"/>
              <w:spacing w:before="0" w:line="240" w:lineRule="auto"/>
              <w:ind w:right="4"/>
              <w:rPr>
                <w:rFonts w:ascii="Times New Roman" w:hAnsi="Times New Roman" w:cs="Times New Roman"/>
                <w:b/>
                <w:color w:val="FF0000"/>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09FC8E89" w14:textId="77777777" w:rsidR="001C488B" w:rsidRPr="00CA289F" w:rsidRDefault="001C488B">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Only </w:t>
            </w:r>
            <w:r w:rsidR="002D5BB3" w:rsidRPr="00CA289F">
              <w:rPr>
                <w:rFonts w:ascii="Times New Roman" w:hAnsi="Times New Roman" w:cs="Times New Roman"/>
                <w:sz w:val="16"/>
                <w:szCs w:val="16"/>
              </w:rPr>
              <w:t>Primary Condition (44786627)</w:t>
            </w:r>
          </w:p>
          <w:p w14:paraId="38F4E1E1" w14:textId="77777777" w:rsidR="002D5BB3" w:rsidRPr="00CA289F" w:rsidRDefault="001C488B">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and </w:t>
            </w:r>
            <w:r w:rsidR="002D5BB3" w:rsidRPr="00CA289F">
              <w:rPr>
                <w:rFonts w:ascii="Times New Roman" w:hAnsi="Times New Roman" w:cs="Times New Roman"/>
                <w:sz w:val="16"/>
                <w:szCs w:val="16"/>
              </w:rPr>
              <w:t>Secondary Condition(44786629)</w:t>
            </w:r>
          </w:p>
          <w:p w14:paraId="258A52DA" w14:textId="77777777" w:rsidR="00CA331C" w:rsidRPr="00CA289F" w:rsidRDefault="001C488B">
            <w:pPr>
              <w:snapToGrid w:val="0"/>
              <w:spacing w:line="240" w:lineRule="auto"/>
              <w:ind w:right="4"/>
              <w:rPr>
                <w:rFonts w:ascii="Times New Roman" w:hAnsi="Times New Roman" w:cs="Times New Roman"/>
                <w:sz w:val="16"/>
                <w:szCs w:val="16"/>
              </w:rPr>
            </w:pPr>
            <w:proofErr w:type="gramStart"/>
            <w:r w:rsidRPr="00CA289F">
              <w:rPr>
                <w:rFonts w:ascii="Times New Roman" w:hAnsi="Times New Roman" w:cs="Times New Roman"/>
                <w:sz w:val="16"/>
                <w:szCs w:val="16"/>
              </w:rPr>
              <w:t>are</w:t>
            </w:r>
            <w:proofErr w:type="gramEnd"/>
            <w:r w:rsidRPr="00CA289F">
              <w:rPr>
                <w:rFonts w:ascii="Times New Roman" w:hAnsi="Times New Roman" w:cs="Times New Roman"/>
                <w:sz w:val="16"/>
                <w:szCs w:val="16"/>
              </w:rPr>
              <w:t xml:space="preserve"> relevant. Also, relevant only to IS and IP encounter types.</w:t>
            </w:r>
          </w:p>
        </w:tc>
      </w:tr>
      <w:tr w:rsidR="00C7202C" w:rsidRPr="00CA289F" w14:paraId="4EF62765" w14:textId="77777777" w:rsidTr="003462A0">
        <w:trPr>
          <w:cantSplit/>
        </w:trPr>
        <w:tc>
          <w:tcPr>
            <w:tcW w:w="1354" w:type="dxa"/>
            <w:tcBorders>
              <w:top w:val="single" w:sz="4" w:space="0" w:color="808080"/>
              <w:left w:val="single" w:sz="4" w:space="0" w:color="808080"/>
              <w:bottom w:val="single" w:sz="4" w:space="0" w:color="808080"/>
            </w:tcBorders>
            <w:shd w:val="clear" w:color="auto" w:fill="auto"/>
            <w:vAlign w:val="bottom"/>
          </w:tcPr>
          <w:p w14:paraId="7D8916D7"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RAW_DX</w:t>
            </w:r>
          </w:p>
        </w:tc>
        <w:tc>
          <w:tcPr>
            <w:tcW w:w="2589" w:type="dxa"/>
            <w:tcBorders>
              <w:top w:val="single" w:sz="4" w:space="0" w:color="808080"/>
              <w:left w:val="single" w:sz="4" w:space="0" w:color="808080"/>
              <w:bottom w:val="single" w:sz="4" w:space="0" w:color="808080"/>
            </w:tcBorders>
            <w:shd w:val="clear" w:color="auto" w:fill="auto"/>
          </w:tcPr>
          <w:p w14:paraId="0F3E400D"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Condition_Occurrence.condition_source_value</w:t>
            </w:r>
            <w:proofErr w:type="spellEnd"/>
          </w:p>
        </w:tc>
        <w:tc>
          <w:tcPr>
            <w:tcW w:w="2790" w:type="dxa"/>
            <w:tcBorders>
              <w:top w:val="single" w:sz="4" w:space="0" w:color="808080"/>
              <w:left w:val="single" w:sz="4" w:space="0" w:color="808080"/>
              <w:bottom w:val="single" w:sz="4" w:space="0" w:color="808080"/>
            </w:tcBorders>
            <w:shd w:val="clear" w:color="auto" w:fill="auto"/>
          </w:tcPr>
          <w:p w14:paraId="622BF5A2" w14:textId="77777777" w:rsidR="00C7202C" w:rsidRPr="00CA289F" w:rsidRDefault="00C7202C">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4B7B298F"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color w:val="000000"/>
                <w:sz w:val="16"/>
                <w:szCs w:val="16"/>
              </w:rPr>
              <w:t xml:space="preserve">Load source values 'as is' - with source-specific suffixes and prefixes. </w:t>
            </w:r>
          </w:p>
        </w:tc>
      </w:tr>
      <w:tr w:rsidR="00C7202C" w:rsidRPr="00CA289F" w14:paraId="055D7CDB" w14:textId="77777777" w:rsidTr="003462A0">
        <w:trPr>
          <w:cantSplit/>
        </w:trPr>
        <w:tc>
          <w:tcPr>
            <w:tcW w:w="1354" w:type="dxa"/>
            <w:tcBorders>
              <w:top w:val="single" w:sz="4" w:space="0" w:color="808080"/>
              <w:left w:val="single" w:sz="4" w:space="0" w:color="808080"/>
              <w:bottom w:val="single" w:sz="4" w:space="0" w:color="808080"/>
            </w:tcBorders>
            <w:shd w:val="clear" w:color="auto" w:fill="auto"/>
          </w:tcPr>
          <w:p w14:paraId="54521C5D"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 DX_TYPE</w:t>
            </w:r>
          </w:p>
        </w:tc>
        <w:tc>
          <w:tcPr>
            <w:tcW w:w="2589" w:type="dxa"/>
            <w:tcBorders>
              <w:top w:val="single" w:sz="4" w:space="0" w:color="808080"/>
              <w:left w:val="single" w:sz="4" w:space="0" w:color="808080"/>
              <w:bottom w:val="single" w:sz="4" w:space="0" w:color="808080"/>
            </w:tcBorders>
            <w:shd w:val="clear" w:color="auto" w:fill="auto"/>
          </w:tcPr>
          <w:p w14:paraId="6D171158" w14:textId="77777777" w:rsidR="00C7202C" w:rsidRPr="00CA289F" w:rsidRDefault="00A84750" w:rsidP="00A84750">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Concept</w:t>
            </w:r>
            <w:r w:rsidR="00BB322B" w:rsidRPr="00CA289F">
              <w:rPr>
                <w:rFonts w:ascii="Times New Roman" w:hAnsi="Times New Roman" w:cs="Times New Roman"/>
                <w:sz w:val="16"/>
                <w:szCs w:val="16"/>
              </w:rPr>
              <w:t>.vocabulary_</w:t>
            </w:r>
            <w:r w:rsidR="009E1DE9" w:rsidRPr="00CA289F">
              <w:rPr>
                <w:rFonts w:ascii="Times New Roman" w:hAnsi="Times New Roman" w:cs="Times New Roman"/>
                <w:sz w:val="16"/>
                <w:szCs w:val="16"/>
              </w:rPr>
              <w:t>id</w:t>
            </w:r>
            <w:proofErr w:type="spellEnd"/>
          </w:p>
        </w:tc>
        <w:tc>
          <w:tcPr>
            <w:tcW w:w="2790" w:type="dxa"/>
            <w:tcBorders>
              <w:top w:val="single" w:sz="4" w:space="0" w:color="808080"/>
              <w:left w:val="single" w:sz="4" w:space="0" w:color="808080"/>
              <w:bottom w:val="single" w:sz="4" w:space="0" w:color="808080"/>
            </w:tcBorders>
            <w:shd w:val="clear" w:color="auto" w:fill="auto"/>
          </w:tcPr>
          <w:p w14:paraId="29015CF3" w14:textId="77777777" w:rsidR="00AC1C45" w:rsidRPr="00CA289F" w:rsidRDefault="00AC1C45" w:rsidP="00AC1C45">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If condition_</w:t>
            </w:r>
            <w:r w:rsidR="007166F4" w:rsidRPr="00CA289F">
              <w:rPr>
                <w:rFonts w:ascii="Times New Roman" w:hAnsi="Times New Roman" w:cs="Times New Roman"/>
                <w:sz w:val="16"/>
                <w:szCs w:val="16"/>
              </w:rPr>
              <w:t xml:space="preserve"> </w:t>
            </w:r>
            <w:proofErr w:type="spellStart"/>
            <w:r w:rsidR="007166F4" w:rsidRPr="00CA289F">
              <w:rPr>
                <w:rFonts w:ascii="Times New Roman" w:hAnsi="Times New Roman" w:cs="Times New Roman"/>
                <w:sz w:val="16"/>
                <w:szCs w:val="16"/>
              </w:rPr>
              <w:t>source_</w:t>
            </w:r>
            <w:r w:rsidRPr="00CA289F">
              <w:rPr>
                <w:rFonts w:ascii="Times New Roman" w:hAnsi="Times New Roman" w:cs="Times New Roman"/>
                <w:sz w:val="16"/>
                <w:szCs w:val="16"/>
              </w:rPr>
              <w:t>concept_id</w:t>
            </w:r>
            <w:proofErr w:type="spellEnd"/>
            <w:r w:rsidRPr="00CA289F">
              <w:rPr>
                <w:rFonts w:ascii="Times New Roman" w:hAnsi="Times New Roman" w:cs="Times New Roman"/>
                <w:sz w:val="16"/>
                <w:szCs w:val="16"/>
              </w:rPr>
              <w:t xml:space="preserve"> is 44814649 (‘Other’), use ‘OT’ (‘Other’). </w:t>
            </w:r>
          </w:p>
          <w:p w14:paraId="3457930C" w14:textId="77777777" w:rsidR="00720FE3" w:rsidRPr="00CA289F" w:rsidRDefault="00AC1C45" w:rsidP="00A84750">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Otherwise, </w:t>
            </w:r>
            <w:r w:rsidR="00A84750" w:rsidRPr="00CA289F">
              <w:rPr>
                <w:rFonts w:ascii="Times New Roman" w:hAnsi="Times New Roman" w:cs="Times New Roman"/>
                <w:sz w:val="16"/>
                <w:szCs w:val="16"/>
              </w:rPr>
              <w:t>join</w:t>
            </w:r>
            <w:r w:rsidR="00720FE3" w:rsidRPr="00CA289F">
              <w:rPr>
                <w:rFonts w:ascii="Times New Roman" w:hAnsi="Times New Roman" w:cs="Times New Roman"/>
                <w:sz w:val="16"/>
                <w:szCs w:val="16"/>
              </w:rPr>
              <w:t xml:space="preserve">  </w:t>
            </w:r>
            <w:proofErr w:type="spellStart"/>
            <w:r w:rsidR="00720FE3" w:rsidRPr="00CA289F">
              <w:rPr>
                <w:rFonts w:ascii="Times New Roman" w:hAnsi="Times New Roman" w:cs="Times New Roman"/>
                <w:sz w:val="16"/>
                <w:szCs w:val="16"/>
              </w:rPr>
              <w:t>condition_source_concept_id</w:t>
            </w:r>
            <w:proofErr w:type="spellEnd"/>
            <w:r w:rsidR="00A84750" w:rsidRPr="00CA289F">
              <w:rPr>
                <w:rFonts w:ascii="Times New Roman" w:hAnsi="Times New Roman" w:cs="Times New Roman"/>
                <w:sz w:val="16"/>
                <w:szCs w:val="16"/>
              </w:rPr>
              <w:t xml:space="preserve"> to </w:t>
            </w:r>
            <w:proofErr w:type="spellStart"/>
            <w:r w:rsidR="00A84750" w:rsidRPr="00CA289F">
              <w:rPr>
                <w:rFonts w:ascii="Times New Roman" w:hAnsi="Times New Roman" w:cs="Times New Roman"/>
                <w:sz w:val="16"/>
                <w:szCs w:val="16"/>
              </w:rPr>
              <w:t>Concept.concept_id</w:t>
            </w:r>
            <w:proofErr w:type="spellEnd"/>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1EB0F2C0"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085E9FD3" w14:textId="77777777" w:rsidTr="003462A0">
        <w:trPr>
          <w:cantSplit/>
        </w:trPr>
        <w:tc>
          <w:tcPr>
            <w:tcW w:w="1354" w:type="dxa"/>
            <w:tcBorders>
              <w:top w:val="single" w:sz="4" w:space="0" w:color="808080"/>
              <w:left w:val="single" w:sz="4" w:space="0" w:color="808080"/>
              <w:bottom w:val="single" w:sz="4" w:space="0" w:color="808080"/>
            </w:tcBorders>
            <w:shd w:val="clear" w:color="auto" w:fill="auto"/>
            <w:vAlign w:val="bottom"/>
          </w:tcPr>
          <w:p w14:paraId="6E8B8D83"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 DX_SOURCE</w:t>
            </w:r>
          </w:p>
        </w:tc>
        <w:tc>
          <w:tcPr>
            <w:tcW w:w="2589" w:type="dxa"/>
            <w:tcBorders>
              <w:top w:val="single" w:sz="4" w:space="0" w:color="808080"/>
              <w:left w:val="single" w:sz="4" w:space="0" w:color="808080"/>
              <w:bottom w:val="single" w:sz="4" w:space="0" w:color="808080"/>
            </w:tcBorders>
            <w:shd w:val="clear" w:color="auto" w:fill="auto"/>
          </w:tcPr>
          <w:p w14:paraId="11D6C1F6" w14:textId="2789391C" w:rsidR="006E307B" w:rsidRDefault="006E307B">
            <w:pPr>
              <w:snapToGrid w:val="0"/>
              <w:spacing w:line="240" w:lineRule="auto"/>
              <w:ind w:right="4"/>
              <w:rPr>
                <w:ins w:id="32" w:author="Rimma B" w:date="2016-07-09T15:11:00Z"/>
                <w:rFonts w:ascii="Times New Roman" w:hAnsi="Times New Roman" w:cs="Times New Roman"/>
                <w:sz w:val="16"/>
                <w:szCs w:val="16"/>
              </w:rPr>
            </w:pPr>
            <w:proofErr w:type="spellStart"/>
            <w:ins w:id="33" w:author="Rimma B" w:date="2016-07-09T15:11:00Z">
              <w:r>
                <w:rPr>
                  <w:rFonts w:ascii="Times New Roman" w:hAnsi="Times New Roman" w:cs="Times New Roman"/>
                  <w:sz w:val="16"/>
                  <w:szCs w:val="16"/>
                </w:rPr>
                <w:t>Condition.</w:t>
              </w:r>
              <w:r w:rsidRPr="006E307B">
                <w:rPr>
                  <w:rFonts w:ascii="Times New Roman" w:hAnsi="Times New Roman" w:cs="Times New Roman"/>
                  <w:sz w:val="16"/>
                  <w:szCs w:val="16"/>
                </w:rPr>
                <w:t>condition_status_source_value</w:t>
              </w:r>
              <w:proofErr w:type="spellEnd"/>
            </w:ins>
          </w:p>
          <w:p w14:paraId="7AC0BE04" w14:textId="76DBA96B" w:rsidR="00C7202C" w:rsidRPr="00CA289F" w:rsidRDefault="009E1DE9">
            <w:pPr>
              <w:snapToGrid w:val="0"/>
              <w:spacing w:line="240" w:lineRule="auto"/>
              <w:ind w:right="4"/>
              <w:rPr>
                <w:rFonts w:ascii="Times New Roman" w:hAnsi="Times New Roman" w:cs="Times New Roman"/>
                <w:sz w:val="16"/>
                <w:szCs w:val="16"/>
              </w:rPr>
            </w:pPr>
            <w:del w:id="34" w:author="Rimma B" w:date="2016-07-09T15:11:00Z">
              <w:r w:rsidRPr="00CA289F" w:rsidDel="006E307B">
                <w:rPr>
                  <w:rFonts w:ascii="Times New Roman" w:hAnsi="Times New Roman" w:cs="Times New Roman"/>
                  <w:sz w:val="16"/>
                  <w:szCs w:val="16"/>
                </w:rPr>
                <w:delText>Observation.observation_source_value</w:delText>
              </w:r>
            </w:del>
          </w:p>
        </w:tc>
        <w:tc>
          <w:tcPr>
            <w:tcW w:w="2790" w:type="dxa"/>
            <w:tcBorders>
              <w:top w:val="single" w:sz="4" w:space="0" w:color="808080"/>
              <w:left w:val="single" w:sz="4" w:space="0" w:color="808080"/>
              <w:bottom w:val="single" w:sz="4" w:space="0" w:color="808080"/>
            </w:tcBorders>
            <w:shd w:val="clear" w:color="auto" w:fill="auto"/>
          </w:tcPr>
          <w:p w14:paraId="4F46A127" w14:textId="77777777" w:rsidR="000367AE" w:rsidRPr="00CA289F" w:rsidRDefault="00AC1C45" w:rsidP="000367AE">
            <w:pPr>
              <w:snapToGrid w:val="0"/>
              <w:spacing w:before="0" w:after="0" w:line="240" w:lineRule="auto"/>
              <w:rPr>
                <w:rFonts w:ascii="Times New Roman" w:hAnsi="Times New Roman" w:cs="Times New Roman"/>
                <w:sz w:val="16"/>
                <w:szCs w:val="16"/>
              </w:rPr>
            </w:pPr>
            <w:r w:rsidRPr="00CA289F">
              <w:rPr>
                <w:rFonts w:ascii="Times New Roman" w:hAnsi="Times New Roman" w:cs="Times New Roman"/>
                <w:sz w:val="16"/>
                <w:szCs w:val="16"/>
              </w:rPr>
              <w:t xml:space="preserve">Join to </w:t>
            </w:r>
            <w:proofErr w:type="spellStart"/>
            <w:r w:rsidRPr="00CA289F">
              <w:rPr>
                <w:rFonts w:ascii="Times New Roman" w:hAnsi="Times New Roman" w:cs="Times New Roman"/>
                <w:sz w:val="16"/>
                <w:szCs w:val="16"/>
              </w:rPr>
              <w:t>Fact_Relationship</w:t>
            </w:r>
            <w:proofErr w:type="spellEnd"/>
            <w:r w:rsidRPr="00CA289F">
              <w:rPr>
                <w:rFonts w:ascii="Times New Roman" w:hAnsi="Times New Roman" w:cs="Times New Roman"/>
                <w:sz w:val="16"/>
                <w:szCs w:val="16"/>
              </w:rPr>
              <w:t xml:space="preserve"> table on </w:t>
            </w:r>
          </w:p>
          <w:p w14:paraId="63A13F31" w14:textId="77777777" w:rsidR="000367AE" w:rsidRPr="00CA289F" w:rsidRDefault="00AC1C45" w:rsidP="000367AE">
            <w:pPr>
              <w:snapToGrid w:val="0"/>
              <w:spacing w:before="0" w:after="0" w:line="240" w:lineRule="auto"/>
              <w:rPr>
                <w:rFonts w:ascii="Times New Roman" w:hAnsi="Times New Roman" w:cs="Times New Roman"/>
                <w:sz w:val="16"/>
                <w:szCs w:val="16"/>
              </w:rPr>
            </w:pPr>
            <w:r w:rsidRPr="00CA289F">
              <w:rPr>
                <w:rFonts w:ascii="Times New Roman" w:hAnsi="Times New Roman" w:cs="Times New Roman"/>
                <w:sz w:val="16"/>
                <w:szCs w:val="16"/>
              </w:rPr>
              <w:t xml:space="preserve">fact_id_1 = </w:t>
            </w:r>
            <w:proofErr w:type="spellStart"/>
            <w:r w:rsidRPr="00CA289F">
              <w:rPr>
                <w:rFonts w:ascii="Times New Roman" w:hAnsi="Times New Roman" w:cs="Times New Roman"/>
                <w:sz w:val="16"/>
                <w:szCs w:val="16"/>
              </w:rPr>
              <w:t>condition_occurrence_id</w:t>
            </w:r>
            <w:proofErr w:type="spellEnd"/>
            <w:r w:rsidRPr="00CA289F">
              <w:rPr>
                <w:rFonts w:ascii="Times New Roman" w:hAnsi="Times New Roman" w:cs="Times New Roman"/>
                <w:sz w:val="16"/>
                <w:szCs w:val="16"/>
              </w:rPr>
              <w:t xml:space="preserve"> </w:t>
            </w:r>
          </w:p>
          <w:p w14:paraId="3C021577" w14:textId="77777777" w:rsidR="000367AE" w:rsidRPr="00CA289F" w:rsidRDefault="000367AE" w:rsidP="000367AE">
            <w:pPr>
              <w:snapToGrid w:val="0"/>
              <w:spacing w:before="0" w:after="0" w:line="240" w:lineRule="auto"/>
              <w:rPr>
                <w:rFonts w:ascii="Times New Roman" w:hAnsi="Times New Roman" w:cs="Times New Roman"/>
                <w:sz w:val="16"/>
                <w:szCs w:val="16"/>
              </w:rPr>
            </w:pPr>
            <w:r w:rsidRPr="00CA289F">
              <w:rPr>
                <w:rFonts w:ascii="Times New Roman" w:hAnsi="Times New Roman" w:cs="Times New Roman"/>
                <w:sz w:val="16"/>
                <w:szCs w:val="16"/>
              </w:rPr>
              <w:t xml:space="preserve">domain_concept_id_1 = 19 </w:t>
            </w:r>
          </w:p>
          <w:p w14:paraId="36FE47D4" w14:textId="77777777" w:rsidR="0063424F" w:rsidRPr="00CA289F" w:rsidRDefault="000367AE" w:rsidP="000367AE">
            <w:pPr>
              <w:snapToGrid w:val="0"/>
              <w:spacing w:before="0" w:after="0" w:line="240" w:lineRule="auto"/>
              <w:rPr>
                <w:rFonts w:ascii="Times New Roman" w:hAnsi="Times New Roman" w:cs="Times New Roman"/>
                <w:sz w:val="16"/>
                <w:szCs w:val="16"/>
              </w:rPr>
            </w:pPr>
            <w:r w:rsidRPr="00CA289F">
              <w:rPr>
                <w:rFonts w:ascii="Times New Roman" w:hAnsi="Times New Roman" w:cs="Times New Roman"/>
                <w:sz w:val="16"/>
                <w:szCs w:val="16"/>
              </w:rPr>
              <w:t xml:space="preserve">domain_concept_id_2 = 27 </w:t>
            </w:r>
          </w:p>
          <w:p w14:paraId="54166270" w14:textId="77777777" w:rsidR="0063424F" w:rsidRPr="00CA289F" w:rsidRDefault="0063424F" w:rsidP="000367AE">
            <w:pPr>
              <w:snapToGrid w:val="0"/>
              <w:spacing w:before="0" w:after="0" w:line="240" w:lineRule="auto"/>
              <w:rPr>
                <w:rFonts w:ascii="Times New Roman" w:hAnsi="Times New Roman" w:cs="Times New Roman"/>
                <w:sz w:val="16"/>
                <w:szCs w:val="16"/>
              </w:rPr>
            </w:pPr>
            <w:proofErr w:type="spellStart"/>
            <w:r w:rsidRPr="00CA289F">
              <w:rPr>
                <w:rFonts w:ascii="Times New Roman" w:hAnsi="Times New Roman" w:cs="Times New Roman"/>
                <w:sz w:val="16"/>
                <w:szCs w:val="16"/>
              </w:rPr>
              <w:t>relationship_concept_id</w:t>
            </w:r>
            <w:proofErr w:type="spellEnd"/>
            <w:r w:rsidRPr="00CA289F">
              <w:rPr>
                <w:rFonts w:ascii="Times New Roman" w:hAnsi="Times New Roman" w:cs="Times New Roman"/>
                <w:sz w:val="16"/>
                <w:szCs w:val="16"/>
              </w:rPr>
              <w:t xml:space="preserve"> = 0</w:t>
            </w:r>
          </w:p>
          <w:p w14:paraId="79CB3508" w14:textId="77777777" w:rsidR="000367AE" w:rsidRPr="00CA289F" w:rsidRDefault="000367AE" w:rsidP="000367AE">
            <w:pPr>
              <w:snapToGrid w:val="0"/>
              <w:spacing w:before="0" w:after="0" w:line="240" w:lineRule="auto"/>
              <w:rPr>
                <w:rFonts w:ascii="Times New Roman" w:hAnsi="Times New Roman" w:cs="Times New Roman"/>
                <w:sz w:val="16"/>
                <w:szCs w:val="16"/>
              </w:rPr>
            </w:pPr>
            <w:r w:rsidRPr="00CA289F">
              <w:rPr>
                <w:rFonts w:ascii="Times New Roman" w:hAnsi="Times New Roman" w:cs="Times New Roman"/>
                <w:sz w:val="16"/>
                <w:szCs w:val="16"/>
              </w:rPr>
              <w:t xml:space="preserve">and Observation table on </w:t>
            </w:r>
          </w:p>
          <w:p w14:paraId="03BE65A7" w14:textId="77777777" w:rsidR="000367AE" w:rsidRPr="00CA289F" w:rsidRDefault="00AC1C45" w:rsidP="000367AE">
            <w:pPr>
              <w:snapToGrid w:val="0"/>
              <w:spacing w:before="0" w:after="0" w:line="240" w:lineRule="auto"/>
              <w:rPr>
                <w:rFonts w:ascii="Times New Roman" w:hAnsi="Times New Roman" w:cs="Times New Roman"/>
                <w:sz w:val="16"/>
                <w:szCs w:val="16"/>
              </w:rPr>
            </w:pPr>
            <w:r w:rsidRPr="00CA289F">
              <w:rPr>
                <w:rFonts w:ascii="Times New Roman" w:hAnsi="Times New Roman" w:cs="Times New Roman"/>
                <w:sz w:val="16"/>
                <w:szCs w:val="16"/>
              </w:rPr>
              <w:t>fact_id</w:t>
            </w:r>
            <w:r w:rsidR="000367AE" w:rsidRPr="00CA289F">
              <w:rPr>
                <w:rFonts w:ascii="Times New Roman" w:hAnsi="Times New Roman" w:cs="Times New Roman"/>
                <w:sz w:val="16"/>
                <w:szCs w:val="16"/>
              </w:rPr>
              <w:t xml:space="preserve">_2 = </w:t>
            </w:r>
            <w:proofErr w:type="spellStart"/>
            <w:r w:rsidR="000367AE" w:rsidRPr="00CA289F">
              <w:rPr>
                <w:rFonts w:ascii="Times New Roman" w:hAnsi="Times New Roman" w:cs="Times New Roman"/>
                <w:sz w:val="16"/>
                <w:szCs w:val="16"/>
              </w:rPr>
              <w:t>observation_id</w:t>
            </w:r>
            <w:proofErr w:type="spellEnd"/>
            <w:r w:rsidR="000367AE" w:rsidRPr="00CA289F">
              <w:rPr>
                <w:rFonts w:ascii="Times New Roman" w:hAnsi="Times New Roman" w:cs="Times New Roman"/>
                <w:sz w:val="16"/>
                <w:szCs w:val="16"/>
              </w:rPr>
              <w:t xml:space="preserve"> </w:t>
            </w:r>
          </w:p>
          <w:p w14:paraId="3A4E60F4" w14:textId="77777777" w:rsidR="0027147E" w:rsidRPr="00CA289F" w:rsidRDefault="000367AE" w:rsidP="0027147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and </w:t>
            </w:r>
            <w:proofErr w:type="spellStart"/>
            <w:r w:rsidR="0063424F" w:rsidRPr="00CA289F">
              <w:rPr>
                <w:rFonts w:ascii="Times New Roman" w:hAnsi="Times New Roman" w:cs="Times New Roman"/>
                <w:sz w:val="16"/>
                <w:szCs w:val="16"/>
              </w:rPr>
              <w:t>observation_concept_id</w:t>
            </w:r>
            <w:proofErr w:type="spellEnd"/>
            <w:r w:rsidR="0063424F" w:rsidRPr="00CA289F">
              <w:rPr>
                <w:rFonts w:ascii="Times New Roman" w:hAnsi="Times New Roman" w:cs="Times New Roman"/>
                <w:sz w:val="16"/>
                <w:szCs w:val="16"/>
              </w:rPr>
              <w:t xml:space="preserve"> </w:t>
            </w:r>
            <w:r w:rsidR="0027147E" w:rsidRPr="00CA289F">
              <w:rPr>
                <w:rFonts w:ascii="Times New Roman" w:hAnsi="Times New Roman" w:cs="Times New Roman"/>
                <w:sz w:val="16"/>
                <w:szCs w:val="16"/>
              </w:rPr>
              <w:t>is Qualifier for type of diagnosis (4021918)</w:t>
            </w:r>
          </w:p>
          <w:p w14:paraId="6BEA4DB3" w14:textId="77777777" w:rsidR="00C7202C" w:rsidRPr="00CA289F" w:rsidRDefault="00C7202C" w:rsidP="0063424F">
            <w:pPr>
              <w:snapToGrid w:val="0"/>
              <w:spacing w:before="0" w:after="0" w:line="240" w:lineRule="auto"/>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16B3BCCC"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58737159" w14:textId="77777777" w:rsidTr="003462A0">
        <w:trPr>
          <w:cantSplit/>
        </w:trPr>
        <w:tc>
          <w:tcPr>
            <w:tcW w:w="1354" w:type="dxa"/>
            <w:tcBorders>
              <w:top w:val="single" w:sz="4" w:space="0" w:color="808080"/>
              <w:left w:val="single" w:sz="4" w:space="0" w:color="808080"/>
              <w:bottom w:val="single" w:sz="4" w:space="0" w:color="808080"/>
            </w:tcBorders>
            <w:shd w:val="clear" w:color="auto" w:fill="auto"/>
          </w:tcPr>
          <w:p w14:paraId="31262098"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 PDX</w:t>
            </w:r>
          </w:p>
        </w:tc>
        <w:tc>
          <w:tcPr>
            <w:tcW w:w="2589" w:type="dxa"/>
            <w:tcBorders>
              <w:top w:val="single" w:sz="4" w:space="0" w:color="808080"/>
              <w:left w:val="single" w:sz="4" w:space="0" w:color="808080"/>
              <w:bottom w:val="single" w:sz="4" w:space="0" w:color="808080"/>
            </w:tcBorders>
            <w:shd w:val="clear" w:color="auto" w:fill="auto"/>
          </w:tcPr>
          <w:p w14:paraId="1EBD30E0"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Concept.concept_name</w:t>
            </w:r>
            <w:proofErr w:type="spellEnd"/>
          </w:p>
        </w:tc>
        <w:tc>
          <w:tcPr>
            <w:tcW w:w="2790" w:type="dxa"/>
            <w:tcBorders>
              <w:top w:val="single" w:sz="4" w:space="0" w:color="808080"/>
              <w:left w:val="single" w:sz="4" w:space="0" w:color="808080"/>
              <w:bottom w:val="single" w:sz="4" w:space="0" w:color="808080"/>
            </w:tcBorders>
            <w:shd w:val="clear" w:color="auto" w:fill="auto"/>
          </w:tcPr>
          <w:p w14:paraId="5B08CA0E" w14:textId="77777777" w:rsidR="004826CF" w:rsidRPr="00CA289F" w:rsidRDefault="00BD4BFC" w:rsidP="004826CF">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If </w:t>
            </w:r>
            <w:proofErr w:type="spellStart"/>
            <w:r w:rsidRPr="00CA289F">
              <w:rPr>
                <w:rFonts w:ascii="Times New Roman" w:hAnsi="Times New Roman" w:cs="Times New Roman"/>
                <w:sz w:val="16"/>
                <w:szCs w:val="16"/>
              </w:rPr>
              <w:t>condition_type_concept_id</w:t>
            </w:r>
            <w:proofErr w:type="spellEnd"/>
            <w:r w:rsidRPr="00CA289F">
              <w:rPr>
                <w:rFonts w:ascii="Times New Roman" w:hAnsi="Times New Roman" w:cs="Times New Roman"/>
                <w:sz w:val="16"/>
                <w:szCs w:val="16"/>
              </w:rPr>
              <w:t xml:space="preserve"> IN(44786627, 44786629 ) </w:t>
            </w:r>
            <w:r w:rsidR="004826CF" w:rsidRPr="00CA289F">
              <w:rPr>
                <w:rFonts w:ascii="Times New Roman" w:hAnsi="Times New Roman" w:cs="Times New Roman"/>
                <w:sz w:val="16"/>
                <w:szCs w:val="16"/>
              </w:rPr>
              <w:t xml:space="preserve">join to </w:t>
            </w:r>
            <w:proofErr w:type="spellStart"/>
            <w:r w:rsidR="004826CF" w:rsidRPr="00CA289F">
              <w:rPr>
                <w:rFonts w:ascii="Times New Roman" w:hAnsi="Times New Roman" w:cs="Times New Roman"/>
                <w:sz w:val="16"/>
                <w:szCs w:val="16"/>
              </w:rPr>
              <w:t>Concept.concept_id</w:t>
            </w:r>
            <w:proofErr w:type="spellEnd"/>
          </w:p>
          <w:p w14:paraId="7B3C5C44" w14:textId="77777777" w:rsidR="004826CF" w:rsidRPr="00CA289F" w:rsidRDefault="004826CF" w:rsidP="004826CF">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Otherwise</w:t>
            </w:r>
            <w:r w:rsidR="00BD4BFC" w:rsidRPr="00CA289F">
              <w:rPr>
                <w:rFonts w:ascii="Times New Roman" w:hAnsi="Times New Roman" w:cs="Times New Roman"/>
                <w:sz w:val="16"/>
                <w:szCs w:val="16"/>
              </w:rPr>
              <w:t xml:space="preserve"> </w:t>
            </w:r>
          </w:p>
          <w:p w14:paraId="55AC8D18" w14:textId="77777777" w:rsidR="00C7202C" w:rsidRPr="00CA289F" w:rsidRDefault="00BD4BFC" w:rsidP="004826CF">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NULL</w:t>
            </w: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57ADBD3D" w14:textId="77777777" w:rsidR="00C7202C" w:rsidRPr="00CA289F" w:rsidRDefault="0027147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Primary Condition (44786627)</w:t>
            </w:r>
          </w:p>
          <w:p w14:paraId="3F41C01A" w14:textId="77777777" w:rsidR="0027147E" w:rsidRPr="00CA289F" w:rsidRDefault="0027147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Secondary Condition (44786629)</w:t>
            </w:r>
          </w:p>
        </w:tc>
      </w:tr>
    </w:tbl>
    <w:p w14:paraId="5FD03D3F" w14:textId="77777777" w:rsidR="00C7202C" w:rsidRPr="00CA289F" w:rsidRDefault="00C7202C">
      <w:pPr>
        <w:rPr>
          <w:rFonts w:ascii="Times New Roman" w:hAnsi="Times New Roman" w:cs="Times New Roman"/>
          <w:sz w:val="18"/>
        </w:rPr>
      </w:pPr>
    </w:p>
    <w:p w14:paraId="52CA7287" w14:textId="77777777" w:rsidR="00C7202C" w:rsidRPr="00CA289F" w:rsidRDefault="000B0671" w:rsidP="00B50E57">
      <w:pPr>
        <w:pStyle w:val="Heading3"/>
        <w:rPr>
          <w:rFonts w:ascii="Times New Roman" w:hAnsi="Times New Roman" w:cs="Times New Roman"/>
        </w:rPr>
      </w:pPr>
      <w:bookmarkStart w:id="35" w:name="_Toc450823071"/>
      <w:r>
        <w:rPr>
          <w:rFonts w:ascii="Times New Roman" w:hAnsi="Times New Roman" w:cs="Times New Roman"/>
        </w:rPr>
        <w:t>Table</w:t>
      </w:r>
      <w:r w:rsidR="00C7202C" w:rsidRPr="00CA289F">
        <w:rPr>
          <w:rFonts w:ascii="Times New Roman" w:hAnsi="Times New Roman" w:cs="Times New Roman"/>
        </w:rPr>
        <w:t xml:space="preserve">: </w:t>
      </w:r>
      <w:r w:rsidR="009274EA" w:rsidRPr="00CA289F">
        <w:rPr>
          <w:rFonts w:ascii="Times New Roman" w:hAnsi="Times New Roman" w:cs="Times New Roman"/>
        </w:rPr>
        <w:t>Procedure</w:t>
      </w:r>
      <w:bookmarkEnd w:id="35"/>
    </w:p>
    <w:p w14:paraId="3B987A50" w14:textId="77777777" w:rsidR="00980ECA" w:rsidRPr="00CA289F" w:rsidRDefault="00C7202C" w:rsidP="00980ECA">
      <w:pPr>
        <w:autoSpaceDE w:val="0"/>
        <w:rPr>
          <w:rFonts w:ascii="Times New Roman" w:hAnsi="Times New Roman" w:cs="Times New Roman"/>
          <w:color w:val="FF0000"/>
          <w:sz w:val="22"/>
          <w:szCs w:val="22"/>
        </w:rPr>
      </w:pPr>
      <w:r w:rsidRPr="00CA289F">
        <w:rPr>
          <w:rFonts w:ascii="Times New Roman" w:hAnsi="Times New Roman" w:cs="Times New Roman"/>
          <w:sz w:val="22"/>
          <w:szCs w:val="22"/>
        </w:rPr>
        <w:t xml:space="preserve">The PROCEDURE Table contains one record per unique combination of PATID, ENCOUNTERID, PX, and PX_TYPE. </w:t>
      </w:r>
      <w:r w:rsidR="00A95A65" w:rsidRPr="00CA289F">
        <w:rPr>
          <w:rFonts w:ascii="Times New Roman" w:hAnsi="Times New Roman" w:cs="Times New Roman"/>
          <w:sz w:val="22"/>
          <w:szCs w:val="22"/>
        </w:rPr>
        <w:t xml:space="preserve">Because the date in the procedure table is that of the encounter, not necessarily when the procedure was performed, there </w:t>
      </w:r>
      <w:r w:rsidR="00E0101E" w:rsidRPr="00CA289F">
        <w:rPr>
          <w:rFonts w:ascii="Times New Roman" w:hAnsi="Times New Roman" w:cs="Times New Roman"/>
          <w:sz w:val="22"/>
          <w:szCs w:val="22"/>
        </w:rPr>
        <w:t>may</w:t>
      </w:r>
      <w:r w:rsidR="00A95A65" w:rsidRPr="00CA289F">
        <w:rPr>
          <w:rFonts w:ascii="Times New Roman" w:hAnsi="Times New Roman" w:cs="Times New Roman"/>
          <w:sz w:val="22"/>
          <w:szCs w:val="22"/>
        </w:rPr>
        <w:t xml:space="preserve"> be multiples of the same procedure for the person/encounter/date</w:t>
      </w:r>
      <w:r w:rsidR="00E0101E" w:rsidRPr="00CA289F">
        <w:rPr>
          <w:rFonts w:ascii="Times New Roman" w:hAnsi="Times New Roman" w:cs="Times New Roman"/>
          <w:sz w:val="22"/>
          <w:szCs w:val="22"/>
        </w:rPr>
        <w:t xml:space="preserve"> when selecting from the OMOP procedure table</w:t>
      </w:r>
      <w:r w:rsidR="00A95A65" w:rsidRPr="00CA289F">
        <w:rPr>
          <w:rFonts w:ascii="Times New Roman" w:hAnsi="Times New Roman" w:cs="Times New Roman"/>
          <w:sz w:val="22"/>
          <w:szCs w:val="22"/>
        </w:rPr>
        <w:t xml:space="preserve">. </w:t>
      </w:r>
      <w:r w:rsidR="00980ECA" w:rsidRPr="00CA289F">
        <w:rPr>
          <w:rFonts w:ascii="Times New Roman" w:hAnsi="Times New Roman" w:cs="Times New Roman"/>
          <w:sz w:val="22"/>
          <w:szCs w:val="22"/>
        </w:rPr>
        <w:t xml:space="preserve">Duplicate records are also possible due to the mapping of one source code to multiple standard codes. These duplicated procedure records should be reduced to a single record in </w:t>
      </w:r>
      <w:proofErr w:type="spellStart"/>
      <w:r w:rsidR="00980ECA" w:rsidRPr="00CA289F">
        <w:rPr>
          <w:rFonts w:ascii="Times New Roman" w:hAnsi="Times New Roman" w:cs="Times New Roman"/>
          <w:sz w:val="22"/>
          <w:szCs w:val="22"/>
        </w:rPr>
        <w:t>PCORnet</w:t>
      </w:r>
      <w:proofErr w:type="spellEnd"/>
      <w:r w:rsidR="00980ECA" w:rsidRPr="00CA289F">
        <w:rPr>
          <w:rFonts w:ascii="Times New Roman" w:hAnsi="Times New Roman" w:cs="Times New Roman"/>
          <w:sz w:val="22"/>
          <w:szCs w:val="22"/>
        </w:rPr>
        <w:t xml:space="preserve"> based on </w:t>
      </w:r>
      <w:proofErr w:type="spellStart"/>
      <w:r w:rsidR="00980ECA" w:rsidRPr="00CA289F">
        <w:rPr>
          <w:rFonts w:ascii="Times New Roman" w:hAnsi="Times New Roman" w:cs="Times New Roman"/>
          <w:sz w:val="22"/>
          <w:szCs w:val="22"/>
        </w:rPr>
        <w:t>procedure_occurrence.visit_occurrence_id</w:t>
      </w:r>
      <w:proofErr w:type="spellEnd"/>
      <w:r w:rsidR="005F4321" w:rsidRPr="00CA289F">
        <w:rPr>
          <w:rFonts w:ascii="Times New Roman" w:hAnsi="Times New Roman" w:cs="Times New Roman"/>
          <w:sz w:val="22"/>
          <w:szCs w:val="22"/>
        </w:rPr>
        <w:t xml:space="preserve"> and</w:t>
      </w:r>
      <w:r w:rsidR="00980ECA" w:rsidRPr="00CA289F">
        <w:rPr>
          <w:rFonts w:ascii="Times New Roman" w:hAnsi="Times New Roman" w:cs="Times New Roman"/>
          <w:sz w:val="22"/>
          <w:szCs w:val="22"/>
        </w:rPr>
        <w:t xml:space="preserve"> </w:t>
      </w:r>
      <w:proofErr w:type="spellStart"/>
      <w:r w:rsidR="00980ECA" w:rsidRPr="00CA289F">
        <w:rPr>
          <w:rFonts w:ascii="Times New Roman" w:hAnsi="Times New Roman" w:cs="Times New Roman"/>
          <w:sz w:val="22"/>
          <w:szCs w:val="22"/>
        </w:rPr>
        <w:t>procedure_occurrence</w:t>
      </w:r>
      <w:proofErr w:type="spellEnd"/>
      <w:r w:rsidR="00980ECA" w:rsidRPr="00CA289F">
        <w:rPr>
          <w:rFonts w:ascii="Times New Roman" w:hAnsi="Times New Roman" w:cs="Times New Roman"/>
          <w:sz w:val="22"/>
          <w:szCs w:val="22"/>
        </w:rPr>
        <w:t xml:space="preserve">. </w:t>
      </w:r>
      <w:proofErr w:type="spellStart"/>
      <w:r w:rsidR="00980ECA" w:rsidRPr="00CA289F">
        <w:rPr>
          <w:rFonts w:ascii="Times New Roman" w:hAnsi="Times New Roman" w:cs="Times New Roman"/>
          <w:sz w:val="22"/>
          <w:szCs w:val="22"/>
        </w:rPr>
        <w:t>procedure_source_value</w:t>
      </w:r>
      <w:proofErr w:type="spellEnd"/>
      <w:r w:rsidR="00980ECA" w:rsidRPr="00CA289F">
        <w:rPr>
          <w:rFonts w:ascii="Times New Roman" w:hAnsi="Times New Roman" w:cs="Times New Roman"/>
          <w:sz w:val="22"/>
          <w:szCs w:val="22"/>
        </w:rPr>
        <w:t>.</w:t>
      </w:r>
    </w:p>
    <w:p w14:paraId="63991DA9" w14:textId="77777777" w:rsidR="00C7202C" w:rsidRPr="00CA289F" w:rsidRDefault="00C7202C">
      <w:pPr>
        <w:autoSpaceDE w:val="0"/>
        <w:rPr>
          <w:rFonts w:ascii="Times New Roman" w:hAnsi="Times New Roman" w:cs="Times New Roman"/>
          <w:sz w:val="22"/>
          <w:szCs w:val="22"/>
        </w:rPr>
      </w:pPr>
      <w:r w:rsidRPr="00CA289F">
        <w:rPr>
          <w:rFonts w:ascii="Times New Roman" w:hAnsi="Times New Roman" w:cs="Times New Roman"/>
          <w:sz w:val="22"/>
          <w:szCs w:val="22"/>
        </w:rPr>
        <w:t xml:space="preserve">In OMOP </w:t>
      </w:r>
      <w:proofErr w:type="gramStart"/>
      <w:r w:rsidRPr="00CA289F">
        <w:rPr>
          <w:rFonts w:ascii="Times New Roman" w:hAnsi="Times New Roman" w:cs="Times New Roman"/>
          <w:sz w:val="22"/>
          <w:szCs w:val="22"/>
        </w:rPr>
        <w:t xml:space="preserve">CDM  </w:t>
      </w:r>
      <w:proofErr w:type="spellStart"/>
      <w:r w:rsidRPr="00CA289F">
        <w:rPr>
          <w:rFonts w:ascii="Times New Roman" w:hAnsi="Times New Roman" w:cs="Times New Roman"/>
          <w:sz w:val="22"/>
          <w:szCs w:val="22"/>
        </w:rPr>
        <w:t>Procedure</w:t>
      </w:r>
      <w:proofErr w:type="gramEnd"/>
      <w:r w:rsidRPr="00CA289F">
        <w:rPr>
          <w:rFonts w:ascii="Times New Roman" w:hAnsi="Times New Roman" w:cs="Times New Roman"/>
          <w:sz w:val="22"/>
          <w:szCs w:val="22"/>
        </w:rPr>
        <w:t>_Occurrence.visit_occurrence_id</w:t>
      </w:r>
      <w:proofErr w:type="spellEnd"/>
      <w:r w:rsidRPr="00CA289F">
        <w:rPr>
          <w:rFonts w:ascii="Times New Roman" w:hAnsi="Times New Roman" w:cs="Times New Roman"/>
          <w:sz w:val="22"/>
          <w:szCs w:val="22"/>
        </w:rPr>
        <w:t xml:space="preserve"> is optional, however </w:t>
      </w:r>
      <w:proofErr w:type="spellStart"/>
      <w:r w:rsidRPr="00CA289F">
        <w:rPr>
          <w:rFonts w:ascii="Times New Roman" w:hAnsi="Times New Roman" w:cs="Times New Roman"/>
          <w:sz w:val="22"/>
          <w:szCs w:val="22"/>
        </w:rPr>
        <w:t>PCORNet</w:t>
      </w:r>
      <w:proofErr w:type="spellEnd"/>
      <w:r w:rsidRPr="00CA289F">
        <w:rPr>
          <w:rFonts w:ascii="Times New Roman" w:hAnsi="Times New Roman" w:cs="Times New Roman"/>
          <w:sz w:val="22"/>
          <w:szCs w:val="22"/>
        </w:rPr>
        <w:t xml:space="preserve"> CDM specification requires mandatory encounter id for DIAGNOSIS and PROCEDURE.</w:t>
      </w:r>
      <w:r w:rsidR="00A95A65" w:rsidRPr="00CA289F">
        <w:rPr>
          <w:rFonts w:ascii="Times New Roman" w:hAnsi="Times New Roman" w:cs="Times New Roman"/>
          <w:sz w:val="22"/>
          <w:szCs w:val="22"/>
        </w:rPr>
        <w:t xml:space="preserve">  Exclude procedures where the </w:t>
      </w:r>
      <w:proofErr w:type="spellStart"/>
      <w:r w:rsidR="00A95A65" w:rsidRPr="00CA289F">
        <w:rPr>
          <w:rFonts w:ascii="Times New Roman" w:hAnsi="Times New Roman" w:cs="Times New Roman"/>
          <w:sz w:val="22"/>
          <w:szCs w:val="22"/>
        </w:rPr>
        <w:t>visit_occurrence_id</w:t>
      </w:r>
      <w:proofErr w:type="spellEnd"/>
      <w:r w:rsidR="00A95A65" w:rsidRPr="00CA289F">
        <w:rPr>
          <w:rFonts w:ascii="Times New Roman" w:hAnsi="Times New Roman" w:cs="Times New Roman"/>
          <w:sz w:val="22"/>
          <w:szCs w:val="22"/>
        </w:rPr>
        <w:t xml:space="preserve"> is NULL</w:t>
      </w:r>
      <w:r w:rsidR="00E0101E" w:rsidRPr="00CA289F">
        <w:rPr>
          <w:rFonts w:ascii="Times New Roman" w:hAnsi="Times New Roman" w:cs="Times New Roman"/>
          <w:sz w:val="22"/>
          <w:szCs w:val="22"/>
        </w:rPr>
        <w:t>.</w:t>
      </w:r>
    </w:p>
    <w:p w14:paraId="0413CAFE" w14:textId="77777777" w:rsidR="00C7202C" w:rsidRPr="00CA289F" w:rsidRDefault="007C4770" w:rsidP="00B50E57">
      <w:pPr>
        <w:spacing w:after="0" w:line="240" w:lineRule="auto"/>
        <w:ind w:right="4"/>
        <w:rPr>
          <w:rFonts w:ascii="Times New Roman" w:hAnsi="Times New Roman" w:cs="Times New Roman"/>
          <w:b/>
          <w:bCs/>
          <w:sz w:val="22"/>
          <w:szCs w:val="22"/>
        </w:rPr>
      </w:pPr>
      <w:r>
        <w:rPr>
          <w:rFonts w:ascii="Times New Roman" w:hAnsi="Times New Roman" w:cs="Times New Roman"/>
          <w:sz w:val="22"/>
          <w:szCs w:val="22"/>
        </w:rPr>
        <w:t>Procedure</w:t>
      </w:r>
      <w:r w:rsidRPr="00CA289F">
        <w:rPr>
          <w:rFonts w:ascii="Times New Roman" w:hAnsi="Times New Roman" w:cs="Times New Roman"/>
          <w:sz w:val="22"/>
          <w:szCs w:val="22"/>
        </w:rPr>
        <w:t xml:space="preserve"> </w:t>
      </w:r>
      <w:r w:rsidR="00C7202C" w:rsidRPr="00CA289F">
        <w:rPr>
          <w:rFonts w:ascii="Times New Roman" w:hAnsi="Times New Roman" w:cs="Times New Roman"/>
          <w:sz w:val="22"/>
          <w:szCs w:val="22"/>
        </w:rPr>
        <w:t>field mapping:</w:t>
      </w:r>
    </w:p>
    <w:tbl>
      <w:tblPr>
        <w:tblW w:w="9703" w:type="dxa"/>
        <w:tblInd w:w="-55" w:type="dxa"/>
        <w:tblLayout w:type="fixed"/>
        <w:tblLook w:val="0000" w:firstRow="0" w:lastRow="0" w:firstColumn="0" w:lastColumn="0" w:noHBand="0" w:noVBand="0"/>
      </w:tblPr>
      <w:tblGrid>
        <w:gridCol w:w="1603"/>
        <w:gridCol w:w="1800"/>
        <w:gridCol w:w="3436"/>
        <w:gridCol w:w="2864"/>
      </w:tblGrid>
      <w:tr w:rsidR="00C7202C" w:rsidRPr="00CA289F" w14:paraId="0CDE1FA4" w14:textId="77777777" w:rsidTr="00A84750">
        <w:trPr>
          <w:cantSplit/>
          <w:tblHeader/>
        </w:trPr>
        <w:tc>
          <w:tcPr>
            <w:tcW w:w="1603" w:type="dxa"/>
            <w:tcBorders>
              <w:top w:val="single" w:sz="4" w:space="0" w:color="808080"/>
              <w:left w:val="single" w:sz="4" w:space="0" w:color="808080"/>
              <w:bottom w:val="single" w:sz="4" w:space="0" w:color="808080"/>
            </w:tcBorders>
            <w:shd w:val="clear" w:color="auto" w:fill="005172"/>
          </w:tcPr>
          <w:p w14:paraId="065F29A6" w14:textId="77777777" w:rsidR="00C7202C" w:rsidRPr="00CA289F" w:rsidRDefault="00C7202C" w:rsidP="00B50E57">
            <w:pPr>
              <w:spacing w:after="0" w:line="240" w:lineRule="auto"/>
              <w:ind w:right="4"/>
              <w:rPr>
                <w:rFonts w:ascii="Times New Roman" w:hAnsi="Times New Roman" w:cs="Times New Roman"/>
                <w:b/>
                <w:bCs/>
                <w:szCs w:val="20"/>
              </w:rPr>
            </w:pPr>
            <w:r w:rsidRPr="00CA289F">
              <w:rPr>
                <w:rFonts w:ascii="Times New Roman" w:hAnsi="Times New Roman" w:cs="Times New Roman"/>
                <w:b/>
                <w:bCs/>
                <w:szCs w:val="20"/>
              </w:rPr>
              <w:t>Destination Field</w:t>
            </w:r>
          </w:p>
        </w:tc>
        <w:tc>
          <w:tcPr>
            <w:tcW w:w="1800" w:type="dxa"/>
            <w:tcBorders>
              <w:top w:val="single" w:sz="4" w:space="0" w:color="808080"/>
              <w:left w:val="single" w:sz="4" w:space="0" w:color="808080"/>
              <w:bottom w:val="single" w:sz="4" w:space="0" w:color="808080"/>
            </w:tcBorders>
            <w:shd w:val="clear" w:color="auto" w:fill="005172"/>
          </w:tcPr>
          <w:p w14:paraId="0BCD81B3"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Source Field</w:t>
            </w:r>
          </w:p>
        </w:tc>
        <w:tc>
          <w:tcPr>
            <w:tcW w:w="3436" w:type="dxa"/>
            <w:tcBorders>
              <w:top w:val="single" w:sz="4" w:space="0" w:color="808080"/>
              <w:left w:val="single" w:sz="4" w:space="0" w:color="808080"/>
              <w:bottom w:val="single" w:sz="4" w:space="0" w:color="808080"/>
            </w:tcBorders>
            <w:shd w:val="clear" w:color="auto" w:fill="005172"/>
          </w:tcPr>
          <w:p w14:paraId="65F572F0"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Applied Rule</w:t>
            </w:r>
          </w:p>
        </w:tc>
        <w:tc>
          <w:tcPr>
            <w:tcW w:w="2864" w:type="dxa"/>
            <w:tcBorders>
              <w:top w:val="single" w:sz="4" w:space="0" w:color="808080"/>
              <w:left w:val="single" w:sz="4" w:space="0" w:color="808080"/>
              <w:bottom w:val="single" w:sz="4" w:space="0" w:color="808080"/>
              <w:right w:val="single" w:sz="4" w:space="0" w:color="808080"/>
            </w:tcBorders>
            <w:shd w:val="clear" w:color="auto" w:fill="005172"/>
          </w:tcPr>
          <w:p w14:paraId="144742E6" w14:textId="77777777" w:rsidR="00C7202C" w:rsidRPr="00CA289F" w:rsidRDefault="00C7202C">
            <w:pPr>
              <w:spacing w:line="240" w:lineRule="auto"/>
              <w:ind w:right="4"/>
              <w:rPr>
                <w:rFonts w:ascii="Times New Roman" w:hAnsi="Times New Roman" w:cs="Times New Roman"/>
              </w:rPr>
            </w:pPr>
            <w:r w:rsidRPr="00CA289F">
              <w:rPr>
                <w:rFonts w:ascii="Times New Roman" w:hAnsi="Times New Roman" w:cs="Times New Roman"/>
                <w:b/>
                <w:bCs/>
                <w:szCs w:val="20"/>
              </w:rPr>
              <w:t>Comment</w:t>
            </w:r>
          </w:p>
        </w:tc>
      </w:tr>
      <w:tr w:rsidR="00C7202C" w:rsidRPr="00CA289F" w14:paraId="40E34C26" w14:textId="77777777" w:rsidTr="00A84750">
        <w:trPr>
          <w:cantSplit/>
        </w:trPr>
        <w:tc>
          <w:tcPr>
            <w:tcW w:w="1603" w:type="dxa"/>
            <w:tcBorders>
              <w:top w:val="single" w:sz="4" w:space="0" w:color="808080"/>
              <w:left w:val="single" w:sz="4" w:space="0" w:color="808080"/>
              <w:bottom w:val="single" w:sz="4" w:space="0" w:color="808080"/>
            </w:tcBorders>
            <w:shd w:val="clear" w:color="auto" w:fill="auto"/>
            <w:vAlign w:val="bottom"/>
          </w:tcPr>
          <w:p w14:paraId="40707EE4"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PATID</w:t>
            </w:r>
          </w:p>
        </w:tc>
        <w:tc>
          <w:tcPr>
            <w:tcW w:w="1800" w:type="dxa"/>
            <w:tcBorders>
              <w:top w:val="single" w:sz="4" w:space="0" w:color="808080"/>
              <w:left w:val="single" w:sz="4" w:space="0" w:color="808080"/>
              <w:bottom w:val="single" w:sz="4" w:space="0" w:color="808080"/>
            </w:tcBorders>
            <w:shd w:val="clear" w:color="auto" w:fill="auto"/>
          </w:tcPr>
          <w:p w14:paraId="36C0C007"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Procedure_Occurrence.person_id</w:t>
            </w:r>
            <w:proofErr w:type="spellEnd"/>
          </w:p>
        </w:tc>
        <w:tc>
          <w:tcPr>
            <w:tcW w:w="3436" w:type="dxa"/>
            <w:tcBorders>
              <w:top w:val="single" w:sz="4" w:space="0" w:color="808080"/>
              <w:left w:val="single" w:sz="4" w:space="0" w:color="808080"/>
              <w:bottom w:val="single" w:sz="4" w:space="0" w:color="808080"/>
            </w:tcBorders>
            <w:shd w:val="clear" w:color="auto" w:fill="auto"/>
          </w:tcPr>
          <w:p w14:paraId="1B93A629" w14:textId="77777777" w:rsidR="00C7202C" w:rsidRPr="00CA289F" w:rsidRDefault="00C7202C">
            <w:pPr>
              <w:snapToGrid w:val="0"/>
              <w:spacing w:line="240" w:lineRule="auto"/>
              <w:ind w:right="4"/>
              <w:rPr>
                <w:rFonts w:ascii="Times New Roman" w:hAnsi="Times New Roman" w:cs="Times New Roman"/>
                <w:sz w:val="16"/>
                <w:szCs w:val="16"/>
              </w:rPr>
            </w:pPr>
          </w:p>
        </w:tc>
        <w:tc>
          <w:tcPr>
            <w:tcW w:w="2864" w:type="dxa"/>
            <w:tcBorders>
              <w:top w:val="single" w:sz="4" w:space="0" w:color="808080"/>
              <w:left w:val="single" w:sz="4" w:space="0" w:color="808080"/>
              <w:bottom w:val="single" w:sz="4" w:space="0" w:color="808080"/>
              <w:right w:val="single" w:sz="4" w:space="0" w:color="808080"/>
            </w:tcBorders>
            <w:shd w:val="clear" w:color="auto" w:fill="auto"/>
          </w:tcPr>
          <w:p w14:paraId="0A5A2FAA" w14:textId="77777777" w:rsidR="00C7202C" w:rsidRPr="00CA289F" w:rsidRDefault="00EA5252">
            <w:pPr>
              <w:snapToGrid w:val="0"/>
              <w:spacing w:line="240" w:lineRule="auto"/>
              <w:ind w:right="4"/>
              <w:rPr>
                <w:rFonts w:ascii="Times New Roman" w:hAnsi="Times New Roman" w:cs="Times New Roman"/>
                <w:szCs w:val="20"/>
              </w:rPr>
            </w:pPr>
            <w:r w:rsidRPr="00CA289F">
              <w:rPr>
                <w:rFonts w:ascii="Times New Roman" w:hAnsi="Times New Roman" w:cs="Times New Roman"/>
                <w:sz w:val="16"/>
                <w:szCs w:val="16"/>
              </w:rPr>
              <w:t>Convert to text</w:t>
            </w:r>
          </w:p>
        </w:tc>
      </w:tr>
      <w:tr w:rsidR="00C7202C" w:rsidRPr="00CA289F" w14:paraId="2F360AD4" w14:textId="77777777" w:rsidTr="00A84750">
        <w:trPr>
          <w:cantSplit/>
        </w:trPr>
        <w:tc>
          <w:tcPr>
            <w:tcW w:w="1603" w:type="dxa"/>
            <w:tcBorders>
              <w:top w:val="single" w:sz="4" w:space="0" w:color="808080"/>
              <w:left w:val="single" w:sz="4" w:space="0" w:color="808080"/>
              <w:bottom w:val="single" w:sz="4" w:space="0" w:color="808080"/>
            </w:tcBorders>
            <w:shd w:val="clear" w:color="auto" w:fill="auto"/>
            <w:vAlign w:val="bottom"/>
          </w:tcPr>
          <w:p w14:paraId="6AED1AE7"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ENCOUNTERID</w:t>
            </w:r>
          </w:p>
        </w:tc>
        <w:tc>
          <w:tcPr>
            <w:tcW w:w="1800" w:type="dxa"/>
            <w:tcBorders>
              <w:top w:val="single" w:sz="4" w:space="0" w:color="808080"/>
              <w:left w:val="single" w:sz="4" w:space="0" w:color="808080"/>
              <w:bottom w:val="single" w:sz="4" w:space="0" w:color="808080"/>
            </w:tcBorders>
            <w:shd w:val="clear" w:color="auto" w:fill="auto"/>
          </w:tcPr>
          <w:p w14:paraId="252E0C9A" w14:textId="77777777" w:rsidR="00C7202C" w:rsidRPr="00CA289F" w:rsidRDefault="00C7202C">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Procedure_Occurrence.visit_occurrence_id</w:t>
            </w:r>
            <w:proofErr w:type="spellEnd"/>
          </w:p>
        </w:tc>
        <w:tc>
          <w:tcPr>
            <w:tcW w:w="3436" w:type="dxa"/>
            <w:tcBorders>
              <w:top w:val="single" w:sz="4" w:space="0" w:color="808080"/>
              <w:left w:val="single" w:sz="4" w:space="0" w:color="808080"/>
              <w:bottom w:val="single" w:sz="4" w:space="0" w:color="808080"/>
            </w:tcBorders>
            <w:shd w:val="clear" w:color="auto" w:fill="auto"/>
          </w:tcPr>
          <w:p w14:paraId="72A62D02" w14:textId="77777777" w:rsidR="00C7202C" w:rsidRPr="00CA289F" w:rsidRDefault="00C7202C">
            <w:pPr>
              <w:snapToGrid w:val="0"/>
              <w:spacing w:line="240" w:lineRule="auto"/>
              <w:ind w:right="4"/>
              <w:rPr>
                <w:rFonts w:ascii="Times New Roman" w:hAnsi="Times New Roman" w:cs="Times New Roman"/>
                <w:sz w:val="16"/>
                <w:szCs w:val="16"/>
              </w:rPr>
            </w:pPr>
          </w:p>
        </w:tc>
        <w:tc>
          <w:tcPr>
            <w:tcW w:w="2864" w:type="dxa"/>
            <w:tcBorders>
              <w:top w:val="single" w:sz="4" w:space="0" w:color="808080"/>
              <w:left w:val="single" w:sz="4" w:space="0" w:color="808080"/>
              <w:bottom w:val="single" w:sz="4" w:space="0" w:color="808080"/>
              <w:right w:val="single" w:sz="4" w:space="0" w:color="808080"/>
            </w:tcBorders>
            <w:shd w:val="clear" w:color="auto" w:fill="auto"/>
          </w:tcPr>
          <w:p w14:paraId="6C19A75A" w14:textId="77777777" w:rsidR="00C7202C" w:rsidRPr="00CA289F" w:rsidRDefault="00C7202C">
            <w:pPr>
              <w:autoSpaceDE w:val="0"/>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w:t>
            </w:r>
          </w:p>
        </w:tc>
      </w:tr>
      <w:tr w:rsidR="00CA1725" w:rsidRPr="00CA289F" w14:paraId="27C3539C" w14:textId="77777777" w:rsidTr="00A84750">
        <w:trPr>
          <w:cantSplit/>
        </w:trPr>
        <w:tc>
          <w:tcPr>
            <w:tcW w:w="1603" w:type="dxa"/>
            <w:tcBorders>
              <w:top w:val="single" w:sz="4" w:space="0" w:color="808080"/>
              <w:left w:val="single" w:sz="4" w:space="0" w:color="808080"/>
              <w:bottom w:val="single" w:sz="4" w:space="0" w:color="808080"/>
            </w:tcBorders>
            <w:shd w:val="clear" w:color="auto" w:fill="auto"/>
            <w:vAlign w:val="bottom"/>
          </w:tcPr>
          <w:p w14:paraId="474A267B" w14:textId="77777777" w:rsidR="00CA1725" w:rsidRPr="00CA289F" w:rsidRDefault="00CA1725" w:rsidP="00CA1725">
            <w:pPr>
              <w:rPr>
                <w:rFonts w:ascii="Times New Roman" w:hAnsi="Times New Roman" w:cs="Times New Roman"/>
                <w:sz w:val="16"/>
                <w:szCs w:val="16"/>
              </w:rPr>
            </w:pPr>
            <w:r w:rsidRPr="00CA289F">
              <w:rPr>
                <w:rFonts w:ascii="Times New Roman" w:hAnsi="Times New Roman" w:cs="Times New Roman"/>
                <w:color w:val="000000"/>
                <w:sz w:val="16"/>
                <w:szCs w:val="16"/>
              </w:rPr>
              <w:t>ENC_TYPE</w:t>
            </w:r>
          </w:p>
        </w:tc>
        <w:tc>
          <w:tcPr>
            <w:tcW w:w="1800" w:type="dxa"/>
            <w:tcBorders>
              <w:top w:val="single" w:sz="4" w:space="0" w:color="808080"/>
              <w:left w:val="single" w:sz="4" w:space="0" w:color="808080"/>
              <w:bottom w:val="single" w:sz="4" w:space="0" w:color="808080"/>
            </w:tcBorders>
            <w:shd w:val="clear" w:color="auto" w:fill="auto"/>
          </w:tcPr>
          <w:p w14:paraId="02B310C2" w14:textId="77777777" w:rsidR="00CA1725" w:rsidRPr="00CA289F" w:rsidRDefault="00CA1725" w:rsidP="00CA1725">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Encounter.enc_type</w:t>
            </w:r>
            <w:proofErr w:type="spellEnd"/>
          </w:p>
        </w:tc>
        <w:tc>
          <w:tcPr>
            <w:tcW w:w="3436" w:type="dxa"/>
            <w:tcBorders>
              <w:top w:val="single" w:sz="4" w:space="0" w:color="808080"/>
              <w:left w:val="single" w:sz="4" w:space="0" w:color="808080"/>
              <w:bottom w:val="single" w:sz="4" w:space="0" w:color="808080"/>
            </w:tcBorders>
            <w:shd w:val="clear" w:color="auto" w:fill="auto"/>
          </w:tcPr>
          <w:p w14:paraId="2A968E50" w14:textId="77777777" w:rsidR="00CA1725" w:rsidRPr="00CA289F" w:rsidRDefault="00CA1725" w:rsidP="00CA1725">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[target] Encounter table on </w:t>
            </w:r>
            <w:proofErr w:type="spellStart"/>
            <w:r w:rsidRPr="00CA289F">
              <w:rPr>
                <w:rFonts w:ascii="Times New Roman" w:hAnsi="Times New Roman" w:cs="Times New Roman"/>
                <w:sz w:val="16"/>
                <w:szCs w:val="16"/>
              </w:rPr>
              <w:t>Procedure_Occurrence.visit_occurrence_id</w:t>
            </w:r>
            <w:proofErr w:type="spellEnd"/>
            <w:r w:rsidRPr="00CA289F">
              <w:rPr>
                <w:rFonts w:ascii="Times New Roman" w:hAnsi="Times New Roman" w:cs="Times New Roman"/>
                <w:sz w:val="16"/>
                <w:szCs w:val="16"/>
              </w:rPr>
              <w:t xml:space="preserve"> = </w:t>
            </w:r>
            <w:proofErr w:type="spellStart"/>
            <w:r w:rsidRPr="00CA289F">
              <w:rPr>
                <w:rFonts w:ascii="Times New Roman" w:hAnsi="Times New Roman" w:cs="Times New Roman"/>
                <w:sz w:val="16"/>
                <w:szCs w:val="16"/>
              </w:rPr>
              <w:t>Encounter.encounterid</w:t>
            </w:r>
            <w:proofErr w:type="spellEnd"/>
          </w:p>
        </w:tc>
        <w:tc>
          <w:tcPr>
            <w:tcW w:w="2864" w:type="dxa"/>
            <w:tcBorders>
              <w:top w:val="single" w:sz="4" w:space="0" w:color="808080"/>
              <w:left w:val="single" w:sz="4" w:space="0" w:color="808080"/>
              <w:bottom w:val="single" w:sz="4" w:space="0" w:color="808080"/>
              <w:right w:val="single" w:sz="4" w:space="0" w:color="808080"/>
            </w:tcBorders>
            <w:shd w:val="clear" w:color="auto" w:fill="auto"/>
          </w:tcPr>
          <w:p w14:paraId="6CDE5081" w14:textId="77777777" w:rsidR="00CA1725" w:rsidRPr="00CA289F" w:rsidRDefault="00CA1725" w:rsidP="00CA1725">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Copied from ENCOUNTER record</w:t>
            </w:r>
          </w:p>
        </w:tc>
      </w:tr>
      <w:tr w:rsidR="00CA1725" w:rsidRPr="00CA289F" w14:paraId="68C458CE" w14:textId="77777777" w:rsidTr="00A84750">
        <w:trPr>
          <w:cantSplit/>
        </w:trPr>
        <w:tc>
          <w:tcPr>
            <w:tcW w:w="1603" w:type="dxa"/>
            <w:tcBorders>
              <w:top w:val="single" w:sz="4" w:space="0" w:color="808080"/>
              <w:left w:val="single" w:sz="4" w:space="0" w:color="808080"/>
              <w:bottom w:val="single" w:sz="4" w:space="0" w:color="808080"/>
            </w:tcBorders>
            <w:shd w:val="clear" w:color="auto" w:fill="auto"/>
            <w:vAlign w:val="bottom"/>
          </w:tcPr>
          <w:p w14:paraId="0B6B4D22" w14:textId="77777777" w:rsidR="00CA1725" w:rsidRPr="00CA289F" w:rsidRDefault="00CA1725" w:rsidP="00CA1725">
            <w:pPr>
              <w:rPr>
                <w:rFonts w:ascii="Times New Roman" w:hAnsi="Times New Roman" w:cs="Times New Roman"/>
                <w:sz w:val="16"/>
                <w:szCs w:val="16"/>
              </w:rPr>
            </w:pPr>
            <w:r w:rsidRPr="00CA289F">
              <w:rPr>
                <w:rFonts w:ascii="Times New Roman" w:hAnsi="Times New Roman" w:cs="Times New Roman"/>
                <w:color w:val="000000"/>
                <w:sz w:val="16"/>
                <w:szCs w:val="16"/>
              </w:rPr>
              <w:t>ADMIT_DATE</w:t>
            </w:r>
          </w:p>
        </w:tc>
        <w:tc>
          <w:tcPr>
            <w:tcW w:w="1800" w:type="dxa"/>
            <w:tcBorders>
              <w:top w:val="single" w:sz="4" w:space="0" w:color="808080"/>
              <w:left w:val="single" w:sz="4" w:space="0" w:color="808080"/>
              <w:bottom w:val="single" w:sz="4" w:space="0" w:color="808080"/>
            </w:tcBorders>
            <w:shd w:val="clear" w:color="auto" w:fill="auto"/>
          </w:tcPr>
          <w:p w14:paraId="2E7AD371" w14:textId="77777777" w:rsidR="00CA1725" w:rsidRPr="00CA289F" w:rsidRDefault="00CA1725" w:rsidP="00CA1725">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Encounter.admit_date</w:t>
            </w:r>
            <w:proofErr w:type="spellEnd"/>
          </w:p>
        </w:tc>
        <w:tc>
          <w:tcPr>
            <w:tcW w:w="3436" w:type="dxa"/>
            <w:tcBorders>
              <w:top w:val="single" w:sz="4" w:space="0" w:color="808080"/>
              <w:left w:val="single" w:sz="4" w:space="0" w:color="808080"/>
              <w:bottom w:val="single" w:sz="4" w:space="0" w:color="808080"/>
            </w:tcBorders>
            <w:shd w:val="clear" w:color="auto" w:fill="auto"/>
          </w:tcPr>
          <w:p w14:paraId="390E5178" w14:textId="77777777" w:rsidR="00CA1725" w:rsidRPr="00CA289F" w:rsidRDefault="00CA1725" w:rsidP="00CA1725">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Encounter table on </w:t>
            </w:r>
            <w:proofErr w:type="spellStart"/>
            <w:r w:rsidRPr="00CA289F">
              <w:rPr>
                <w:rFonts w:ascii="Times New Roman" w:hAnsi="Times New Roman" w:cs="Times New Roman"/>
                <w:sz w:val="16"/>
                <w:szCs w:val="16"/>
              </w:rPr>
              <w:t>Procedure_Occurrence.visit_occurrence_id</w:t>
            </w:r>
            <w:proofErr w:type="spellEnd"/>
            <w:r w:rsidRPr="00CA289F">
              <w:rPr>
                <w:rFonts w:ascii="Times New Roman" w:hAnsi="Times New Roman" w:cs="Times New Roman"/>
                <w:sz w:val="16"/>
                <w:szCs w:val="16"/>
              </w:rPr>
              <w:t xml:space="preserve"> = </w:t>
            </w:r>
            <w:proofErr w:type="spellStart"/>
            <w:r w:rsidRPr="00CA289F">
              <w:rPr>
                <w:rFonts w:ascii="Times New Roman" w:hAnsi="Times New Roman" w:cs="Times New Roman"/>
                <w:sz w:val="16"/>
                <w:szCs w:val="16"/>
              </w:rPr>
              <w:t>Encounter.encounterid</w:t>
            </w:r>
            <w:proofErr w:type="spellEnd"/>
          </w:p>
        </w:tc>
        <w:tc>
          <w:tcPr>
            <w:tcW w:w="2864" w:type="dxa"/>
            <w:tcBorders>
              <w:top w:val="single" w:sz="4" w:space="0" w:color="808080"/>
              <w:left w:val="single" w:sz="4" w:space="0" w:color="808080"/>
              <w:bottom w:val="single" w:sz="4" w:space="0" w:color="808080"/>
              <w:right w:val="single" w:sz="4" w:space="0" w:color="808080"/>
            </w:tcBorders>
            <w:shd w:val="clear" w:color="auto" w:fill="auto"/>
          </w:tcPr>
          <w:p w14:paraId="75584401" w14:textId="77777777" w:rsidR="00CA1725" w:rsidRPr="00CA289F" w:rsidRDefault="00CA1725" w:rsidP="00CA1725">
            <w:pPr>
              <w:snapToGrid w:val="0"/>
              <w:spacing w:line="240" w:lineRule="auto"/>
              <w:ind w:right="4"/>
              <w:rPr>
                <w:rFonts w:ascii="Times New Roman" w:hAnsi="Times New Roman" w:cs="Times New Roman"/>
                <w:color w:val="000000"/>
                <w:sz w:val="16"/>
                <w:szCs w:val="16"/>
              </w:rPr>
            </w:pPr>
            <w:r w:rsidRPr="00CA289F">
              <w:rPr>
                <w:rFonts w:ascii="Times New Roman" w:hAnsi="Times New Roman" w:cs="Times New Roman"/>
                <w:color w:val="000000"/>
                <w:sz w:val="16"/>
                <w:szCs w:val="16"/>
              </w:rPr>
              <w:t>Text. Format as 'YYYY-MM-DD'.</w:t>
            </w:r>
          </w:p>
          <w:p w14:paraId="5635CB47" w14:textId="77777777" w:rsidR="00CA1725" w:rsidRPr="00CA289F" w:rsidRDefault="00CA1725" w:rsidP="00CA1725">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Copied from ENCOUNTER record</w:t>
            </w:r>
          </w:p>
        </w:tc>
      </w:tr>
      <w:tr w:rsidR="003462A0" w:rsidRPr="00CA289F" w14:paraId="25DD53CE" w14:textId="77777777" w:rsidTr="00A84750">
        <w:trPr>
          <w:cantSplit/>
        </w:trPr>
        <w:tc>
          <w:tcPr>
            <w:tcW w:w="1603" w:type="dxa"/>
            <w:tcBorders>
              <w:top w:val="single" w:sz="4" w:space="0" w:color="808080"/>
              <w:left w:val="single" w:sz="4" w:space="0" w:color="808080"/>
              <w:bottom w:val="single" w:sz="4" w:space="0" w:color="808080"/>
            </w:tcBorders>
            <w:shd w:val="clear" w:color="auto" w:fill="auto"/>
            <w:vAlign w:val="bottom"/>
          </w:tcPr>
          <w:p w14:paraId="4F8FB3E5" w14:textId="77777777" w:rsidR="003462A0" w:rsidRPr="00CA289F" w:rsidRDefault="003462A0" w:rsidP="00CA1725">
            <w:pPr>
              <w:rPr>
                <w:rFonts w:ascii="Times New Roman" w:hAnsi="Times New Roman" w:cs="Times New Roman"/>
                <w:sz w:val="16"/>
                <w:szCs w:val="16"/>
              </w:rPr>
            </w:pPr>
            <w:r w:rsidRPr="00CA289F">
              <w:rPr>
                <w:rFonts w:ascii="Times New Roman" w:hAnsi="Times New Roman" w:cs="Times New Roman"/>
                <w:color w:val="000000"/>
                <w:sz w:val="16"/>
                <w:szCs w:val="16"/>
              </w:rPr>
              <w:t>PROVIDERID</w:t>
            </w:r>
          </w:p>
        </w:tc>
        <w:tc>
          <w:tcPr>
            <w:tcW w:w="1800" w:type="dxa"/>
            <w:tcBorders>
              <w:top w:val="single" w:sz="4" w:space="0" w:color="808080"/>
              <w:left w:val="single" w:sz="4" w:space="0" w:color="808080"/>
              <w:bottom w:val="single" w:sz="4" w:space="0" w:color="808080"/>
            </w:tcBorders>
            <w:shd w:val="clear" w:color="auto" w:fill="auto"/>
          </w:tcPr>
          <w:p w14:paraId="56F548F5" w14:textId="77777777" w:rsidR="003462A0" w:rsidRPr="00CA289F" w:rsidRDefault="003462A0" w:rsidP="00310301">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Encounter.provider_id</w:t>
            </w:r>
            <w:proofErr w:type="spellEnd"/>
          </w:p>
        </w:tc>
        <w:tc>
          <w:tcPr>
            <w:tcW w:w="3436" w:type="dxa"/>
            <w:tcBorders>
              <w:top w:val="single" w:sz="4" w:space="0" w:color="808080"/>
              <w:left w:val="single" w:sz="4" w:space="0" w:color="808080"/>
              <w:bottom w:val="single" w:sz="4" w:space="0" w:color="808080"/>
            </w:tcBorders>
            <w:shd w:val="clear" w:color="auto" w:fill="auto"/>
          </w:tcPr>
          <w:p w14:paraId="1AFCC702" w14:textId="77777777" w:rsidR="003462A0" w:rsidRPr="00CA289F" w:rsidRDefault="003462A0" w:rsidP="0027147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encounter table on </w:t>
            </w:r>
            <w:proofErr w:type="spellStart"/>
            <w:r w:rsidR="0027147E" w:rsidRPr="00CA289F">
              <w:rPr>
                <w:rFonts w:ascii="Times New Roman" w:hAnsi="Times New Roman" w:cs="Times New Roman"/>
                <w:sz w:val="16"/>
                <w:szCs w:val="16"/>
              </w:rPr>
              <w:t>Procedure</w:t>
            </w:r>
            <w:r w:rsidRPr="00CA289F">
              <w:rPr>
                <w:rFonts w:ascii="Times New Roman" w:hAnsi="Times New Roman" w:cs="Times New Roman"/>
                <w:sz w:val="16"/>
                <w:szCs w:val="16"/>
              </w:rPr>
              <w:t>_Occurrence.visit_occurrence_id</w:t>
            </w:r>
            <w:proofErr w:type="spellEnd"/>
            <w:r w:rsidRPr="00CA289F">
              <w:rPr>
                <w:rFonts w:ascii="Times New Roman" w:hAnsi="Times New Roman" w:cs="Times New Roman"/>
                <w:sz w:val="16"/>
                <w:szCs w:val="16"/>
              </w:rPr>
              <w:t xml:space="preserve"> = </w:t>
            </w:r>
            <w:proofErr w:type="spellStart"/>
            <w:r w:rsidRPr="00CA289F">
              <w:rPr>
                <w:rFonts w:ascii="Times New Roman" w:hAnsi="Times New Roman" w:cs="Times New Roman"/>
                <w:sz w:val="16"/>
                <w:szCs w:val="16"/>
              </w:rPr>
              <w:t>Encounter.providerid</w:t>
            </w:r>
            <w:proofErr w:type="spellEnd"/>
          </w:p>
        </w:tc>
        <w:tc>
          <w:tcPr>
            <w:tcW w:w="2864" w:type="dxa"/>
            <w:tcBorders>
              <w:top w:val="single" w:sz="4" w:space="0" w:color="808080"/>
              <w:left w:val="single" w:sz="4" w:space="0" w:color="808080"/>
              <w:bottom w:val="single" w:sz="4" w:space="0" w:color="808080"/>
              <w:right w:val="single" w:sz="4" w:space="0" w:color="808080"/>
            </w:tcBorders>
            <w:shd w:val="clear" w:color="auto" w:fill="auto"/>
          </w:tcPr>
          <w:p w14:paraId="6E6B4FB2" w14:textId="77777777" w:rsidR="003462A0" w:rsidRPr="00CA289F" w:rsidRDefault="003462A0" w:rsidP="00CA1725">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Copied from ENCOUNTER record.</w:t>
            </w:r>
          </w:p>
        </w:tc>
      </w:tr>
      <w:tr w:rsidR="00074EBD" w:rsidRPr="00CA289F" w14:paraId="174E3249" w14:textId="77777777" w:rsidTr="00A84750">
        <w:trPr>
          <w:cantSplit/>
        </w:trPr>
        <w:tc>
          <w:tcPr>
            <w:tcW w:w="1603" w:type="dxa"/>
            <w:tcBorders>
              <w:top w:val="single" w:sz="4" w:space="0" w:color="808080"/>
              <w:left w:val="single" w:sz="4" w:space="0" w:color="808080"/>
              <w:bottom w:val="single" w:sz="4" w:space="0" w:color="808080"/>
            </w:tcBorders>
            <w:shd w:val="clear" w:color="auto" w:fill="auto"/>
          </w:tcPr>
          <w:p w14:paraId="36E4CE4B" w14:textId="77777777" w:rsidR="00074EBD" w:rsidRPr="00CA289F" w:rsidRDefault="00074EBD" w:rsidP="00CA1725">
            <w:pPr>
              <w:rPr>
                <w:rFonts w:ascii="Times New Roman" w:hAnsi="Times New Roman" w:cs="Times New Roman"/>
                <w:sz w:val="16"/>
                <w:szCs w:val="16"/>
              </w:rPr>
            </w:pPr>
            <w:r w:rsidRPr="00CA289F">
              <w:rPr>
                <w:rFonts w:ascii="Times New Roman" w:hAnsi="Times New Roman" w:cs="Times New Roman"/>
                <w:color w:val="000000"/>
                <w:sz w:val="16"/>
                <w:szCs w:val="16"/>
              </w:rPr>
              <w:t>PX</w:t>
            </w:r>
          </w:p>
        </w:tc>
        <w:tc>
          <w:tcPr>
            <w:tcW w:w="1800" w:type="dxa"/>
            <w:tcBorders>
              <w:top w:val="single" w:sz="4" w:space="0" w:color="808080"/>
              <w:left w:val="single" w:sz="4" w:space="0" w:color="808080"/>
              <w:bottom w:val="single" w:sz="4" w:space="0" w:color="808080"/>
            </w:tcBorders>
            <w:shd w:val="clear" w:color="auto" w:fill="auto"/>
          </w:tcPr>
          <w:p w14:paraId="02CADF87" w14:textId="77777777" w:rsidR="00AC3678" w:rsidRPr="00CA289F" w:rsidRDefault="00AC3678" w:rsidP="00310301">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procedure_occurrence.procedure_source_value</w:t>
            </w:r>
            <w:proofErr w:type="spellEnd"/>
            <w:r w:rsidRPr="00CA289F">
              <w:rPr>
                <w:rFonts w:ascii="Times New Roman" w:hAnsi="Times New Roman" w:cs="Times New Roman"/>
                <w:sz w:val="16"/>
                <w:szCs w:val="16"/>
              </w:rPr>
              <w:t xml:space="preserve"> </w:t>
            </w:r>
          </w:p>
          <w:p w14:paraId="3BEDEE13" w14:textId="77777777" w:rsidR="00AC3678" w:rsidRPr="00CA289F" w:rsidRDefault="00AC3678" w:rsidP="00310301">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Otherwise</w:t>
            </w:r>
          </w:p>
          <w:p w14:paraId="31D312F1" w14:textId="77777777" w:rsidR="00074EBD" w:rsidRPr="00CA289F" w:rsidRDefault="007953D2" w:rsidP="00AC3678">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Concept.</w:t>
            </w:r>
            <w:r w:rsidR="00074EBD" w:rsidRPr="00CA289F">
              <w:rPr>
                <w:rFonts w:ascii="Times New Roman" w:hAnsi="Times New Roman" w:cs="Times New Roman"/>
                <w:sz w:val="16"/>
                <w:szCs w:val="16"/>
              </w:rPr>
              <w:t>concept_code</w:t>
            </w:r>
            <w:proofErr w:type="spellEnd"/>
          </w:p>
        </w:tc>
        <w:tc>
          <w:tcPr>
            <w:tcW w:w="3436" w:type="dxa"/>
            <w:tcBorders>
              <w:top w:val="single" w:sz="4" w:space="0" w:color="808080"/>
              <w:left w:val="single" w:sz="4" w:space="0" w:color="808080"/>
              <w:bottom w:val="single" w:sz="4" w:space="0" w:color="808080"/>
            </w:tcBorders>
            <w:shd w:val="clear" w:color="auto" w:fill="auto"/>
          </w:tcPr>
          <w:p w14:paraId="098A6F56" w14:textId="77777777" w:rsidR="00074EBD" w:rsidRPr="00CA289F" w:rsidRDefault="00074EBD" w:rsidP="00310301">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If </w:t>
            </w:r>
            <w:proofErr w:type="spellStart"/>
            <w:r w:rsidRPr="00CA289F">
              <w:rPr>
                <w:rFonts w:ascii="Times New Roman" w:hAnsi="Times New Roman" w:cs="Times New Roman"/>
                <w:sz w:val="16"/>
                <w:szCs w:val="16"/>
              </w:rPr>
              <w:t>procedure_</w:t>
            </w:r>
            <w:r w:rsidR="00AC3678" w:rsidRPr="00CA289F">
              <w:rPr>
                <w:rFonts w:ascii="Times New Roman" w:hAnsi="Times New Roman" w:cs="Times New Roman"/>
                <w:sz w:val="16"/>
                <w:szCs w:val="16"/>
              </w:rPr>
              <w:t>source_</w:t>
            </w:r>
            <w:r w:rsidRPr="00CA289F">
              <w:rPr>
                <w:rFonts w:ascii="Times New Roman" w:hAnsi="Times New Roman" w:cs="Times New Roman"/>
                <w:sz w:val="16"/>
                <w:szCs w:val="16"/>
              </w:rPr>
              <w:t>concept_id</w:t>
            </w:r>
            <w:proofErr w:type="spellEnd"/>
            <w:r w:rsidRPr="00CA289F">
              <w:rPr>
                <w:rFonts w:ascii="Times New Roman" w:hAnsi="Times New Roman" w:cs="Times New Roman"/>
                <w:sz w:val="16"/>
                <w:szCs w:val="16"/>
              </w:rPr>
              <w:t xml:space="preserve"> is 44814649 (‘Other’), use </w:t>
            </w:r>
            <w:proofErr w:type="spellStart"/>
            <w:r w:rsidRPr="00CA289F">
              <w:rPr>
                <w:rFonts w:ascii="Times New Roman" w:hAnsi="Times New Roman" w:cs="Times New Roman"/>
                <w:sz w:val="16"/>
                <w:szCs w:val="16"/>
              </w:rPr>
              <w:t>procedure_occurrence</w:t>
            </w:r>
            <w:proofErr w:type="spellEnd"/>
            <w:r w:rsidRPr="00CA289F">
              <w:rPr>
                <w:rFonts w:ascii="Times New Roman" w:hAnsi="Times New Roman" w:cs="Times New Roman"/>
                <w:sz w:val="16"/>
                <w:szCs w:val="16"/>
              </w:rPr>
              <w:t xml:space="preserve">. </w:t>
            </w:r>
            <w:proofErr w:type="spellStart"/>
            <w:r w:rsidRPr="00CA289F">
              <w:rPr>
                <w:rFonts w:ascii="Times New Roman" w:hAnsi="Times New Roman" w:cs="Times New Roman"/>
                <w:sz w:val="16"/>
                <w:szCs w:val="16"/>
              </w:rPr>
              <w:t>procedure_source_value</w:t>
            </w:r>
            <w:proofErr w:type="spellEnd"/>
            <w:r w:rsidRPr="00CA289F">
              <w:rPr>
                <w:rFonts w:ascii="Times New Roman" w:hAnsi="Times New Roman" w:cs="Times New Roman"/>
                <w:sz w:val="16"/>
                <w:szCs w:val="16"/>
              </w:rPr>
              <w:t xml:space="preserve">. </w:t>
            </w:r>
          </w:p>
          <w:p w14:paraId="1EDDEA2B" w14:textId="77777777" w:rsidR="00AC3678" w:rsidRPr="00CA289F" w:rsidRDefault="00AC3678" w:rsidP="00310301">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Otherwise</w:t>
            </w:r>
            <w:r w:rsidR="00074EBD" w:rsidRPr="00CA289F">
              <w:rPr>
                <w:rFonts w:ascii="Times New Roman" w:hAnsi="Times New Roman" w:cs="Times New Roman"/>
                <w:sz w:val="16"/>
                <w:szCs w:val="16"/>
              </w:rPr>
              <w:t xml:space="preserve"> </w:t>
            </w:r>
          </w:p>
          <w:p w14:paraId="426D48BD" w14:textId="77777777" w:rsidR="00074EBD" w:rsidRPr="00CA289F" w:rsidRDefault="00074EBD" w:rsidP="00310301">
            <w:pPr>
              <w:snapToGrid w:val="0"/>
              <w:spacing w:before="0" w:line="240" w:lineRule="auto"/>
              <w:ind w:right="4"/>
              <w:rPr>
                <w:rFonts w:ascii="Times New Roman" w:hAnsi="Times New Roman" w:cs="Times New Roman"/>
                <w:sz w:val="16"/>
                <w:szCs w:val="16"/>
              </w:rPr>
            </w:pPr>
            <w:proofErr w:type="gramStart"/>
            <w:r w:rsidRPr="00CA289F">
              <w:rPr>
                <w:rFonts w:ascii="Times New Roman" w:hAnsi="Times New Roman" w:cs="Times New Roman"/>
                <w:sz w:val="16"/>
                <w:szCs w:val="16"/>
              </w:rPr>
              <w:t>join</w:t>
            </w:r>
            <w:proofErr w:type="gramEnd"/>
            <w:r w:rsidRPr="00CA289F">
              <w:rPr>
                <w:rFonts w:ascii="Times New Roman" w:hAnsi="Times New Roman" w:cs="Times New Roman"/>
                <w:sz w:val="16"/>
                <w:szCs w:val="16"/>
              </w:rPr>
              <w:t xml:space="preserve"> procedure_</w:t>
            </w:r>
            <w:r w:rsidR="00AC3678" w:rsidRPr="00CA289F">
              <w:rPr>
                <w:rFonts w:ascii="Times New Roman" w:hAnsi="Times New Roman" w:cs="Times New Roman"/>
                <w:sz w:val="16"/>
                <w:szCs w:val="16"/>
              </w:rPr>
              <w:t xml:space="preserve"> </w:t>
            </w:r>
            <w:proofErr w:type="spellStart"/>
            <w:r w:rsidR="00AC3678" w:rsidRPr="00CA289F">
              <w:rPr>
                <w:rFonts w:ascii="Times New Roman" w:hAnsi="Times New Roman" w:cs="Times New Roman"/>
                <w:sz w:val="16"/>
                <w:szCs w:val="16"/>
              </w:rPr>
              <w:t>source_</w:t>
            </w:r>
            <w:r w:rsidRPr="00CA289F">
              <w:rPr>
                <w:rFonts w:ascii="Times New Roman" w:hAnsi="Times New Roman" w:cs="Times New Roman"/>
                <w:sz w:val="16"/>
                <w:szCs w:val="16"/>
              </w:rPr>
              <w:t>concept_id</w:t>
            </w:r>
            <w:proofErr w:type="spellEnd"/>
            <w:r w:rsidRPr="00CA289F">
              <w:rPr>
                <w:rFonts w:ascii="Times New Roman" w:hAnsi="Times New Roman" w:cs="Times New Roman"/>
                <w:sz w:val="16"/>
                <w:szCs w:val="16"/>
              </w:rPr>
              <w:t xml:space="preserve"> to </w:t>
            </w:r>
            <w:proofErr w:type="spellStart"/>
            <w:r w:rsidR="007953D2" w:rsidRPr="00CA289F">
              <w:rPr>
                <w:rFonts w:ascii="Times New Roman" w:hAnsi="Times New Roman" w:cs="Times New Roman"/>
                <w:sz w:val="16"/>
                <w:szCs w:val="16"/>
              </w:rPr>
              <w:t>Concept.</w:t>
            </w:r>
            <w:r w:rsidRPr="00CA289F">
              <w:rPr>
                <w:rFonts w:ascii="Times New Roman" w:hAnsi="Times New Roman" w:cs="Times New Roman"/>
                <w:sz w:val="16"/>
                <w:szCs w:val="16"/>
              </w:rPr>
              <w:t>concept_id</w:t>
            </w:r>
            <w:proofErr w:type="spellEnd"/>
            <w:r w:rsidRPr="00CA289F">
              <w:rPr>
                <w:rFonts w:ascii="Times New Roman" w:hAnsi="Times New Roman" w:cs="Times New Roman"/>
                <w:sz w:val="16"/>
                <w:szCs w:val="16"/>
              </w:rPr>
              <w:t xml:space="preserve">. </w:t>
            </w:r>
          </w:p>
          <w:p w14:paraId="758C61AF" w14:textId="77777777" w:rsidR="00074EBD" w:rsidRPr="00CA289F" w:rsidRDefault="00074EBD" w:rsidP="00310301">
            <w:pPr>
              <w:snapToGrid w:val="0"/>
              <w:spacing w:before="120" w:line="240" w:lineRule="auto"/>
              <w:ind w:right="4"/>
              <w:rPr>
                <w:rFonts w:ascii="Times New Roman" w:hAnsi="Times New Roman" w:cs="Times New Roman"/>
                <w:sz w:val="16"/>
                <w:szCs w:val="16"/>
              </w:rPr>
            </w:pPr>
          </w:p>
        </w:tc>
        <w:tc>
          <w:tcPr>
            <w:tcW w:w="2864" w:type="dxa"/>
            <w:tcBorders>
              <w:top w:val="single" w:sz="4" w:space="0" w:color="808080"/>
              <w:left w:val="single" w:sz="4" w:space="0" w:color="808080"/>
              <w:bottom w:val="single" w:sz="4" w:space="0" w:color="808080"/>
              <w:right w:val="single" w:sz="4" w:space="0" w:color="808080"/>
            </w:tcBorders>
            <w:shd w:val="clear" w:color="auto" w:fill="auto"/>
          </w:tcPr>
          <w:p w14:paraId="258C6D6A" w14:textId="77777777" w:rsidR="00074EBD" w:rsidRPr="00CA289F" w:rsidRDefault="00074EBD" w:rsidP="00074EBD">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PCORnet</w:t>
            </w:r>
            <w:proofErr w:type="spellEnd"/>
            <w:r w:rsidRPr="00CA289F">
              <w:rPr>
                <w:rFonts w:ascii="Times New Roman" w:hAnsi="Times New Roman" w:cs="Times New Roman"/>
                <w:sz w:val="16"/>
                <w:szCs w:val="16"/>
              </w:rPr>
              <w:t xml:space="preserve"> expects to see all procedure codes as they were represented in the source system. Therefore, use </w:t>
            </w:r>
            <w:proofErr w:type="spellStart"/>
            <w:r w:rsidRPr="00CA289F">
              <w:rPr>
                <w:rFonts w:ascii="Times New Roman" w:hAnsi="Times New Roman" w:cs="Times New Roman"/>
                <w:sz w:val="16"/>
                <w:szCs w:val="16"/>
              </w:rPr>
              <w:t>source_concept_id</w:t>
            </w:r>
            <w:proofErr w:type="spellEnd"/>
            <w:r w:rsidRPr="00CA289F">
              <w:rPr>
                <w:rFonts w:ascii="Times New Roman" w:hAnsi="Times New Roman" w:cs="Times New Roman"/>
                <w:sz w:val="16"/>
                <w:szCs w:val="16"/>
              </w:rPr>
              <w:t xml:space="preserve"> or </w:t>
            </w:r>
            <w:proofErr w:type="spellStart"/>
            <w:r w:rsidRPr="00CA289F">
              <w:rPr>
                <w:rFonts w:ascii="Times New Roman" w:hAnsi="Times New Roman" w:cs="Times New Roman"/>
                <w:sz w:val="16"/>
                <w:szCs w:val="16"/>
              </w:rPr>
              <w:t>source_value</w:t>
            </w:r>
            <w:proofErr w:type="spellEnd"/>
            <w:r w:rsidRPr="00CA289F">
              <w:rPr>
                <w:rFonts w:ascii="Times New Roman" w:hAnsi="Times New Roman" w:cs="Times New Roman"/>
                <w:sz w:val="16"/>
                <w:szCs w:val="16"/>
              </w:rPr>
              <w:t xml:space="preserve"> to represent PX in the source coding system.  </w:t>
            </w:r>
          </w:p>
        </w:tc>
      </w:tr>
      <w:tr w:rsidR="00CA1725" w:rsidRPr="00CA289F" w14:paraId="3E44399A" w14:textId="77777777" w:rsidTr="00A84750">
        <w:trPr>
          <w:cantSplit/>
          <w:trHeight w:val="4209"/>
        </w:trPr>
        <w:tc>
          <w:tcPr>
            <w:tcW w:w="1603" w:type="dxa"/>
            <w:tcBorders>
              <w:top w:val="single" w:sz="4" w:space="0" w:color="808080"/>
              <w:left w:val="single" w:sz="4" w:space="0" w:color="808080"/>
              <w:bottom w:val="single" w:sz="4" w:space="0" w:color="808080"/>
            </w:tcBorders>
            <w:shd w:val="clear" w:color="auto" w:fill="auto"/>
          </w:tcPr>
          <w:p w14:paraId="2DEBC588" w14:textId="77777777" w:rsidR="00CA1725" w:rsidRPr="00CA289F" w:rsidRDefault="00CA1725" w:rsidP="00CA1725">
            <w:pPr>
              <w:rPr>
                <w:rFonts w:ascii="Times New Roman" w:hAnsi="Times New Roman" w:cs="Times New Roman"/>
                <w:sz w:val="16"/>
                <w:szCs w:val="16"/>
              </w:rPr>
            </w:pPr>
            <w:r w:rsidRPr="00CA289F">
              <w:rPr>
                <w:rFonts w:ascii="Times New Roman" w:hAnsi="Times New Roman" w:cs="Times New Roman"/>
                <w:color w:val="000000"/>
                <w:sz w:val="16"/>
                <w:szCs w:val="16"/>
              </w:rPr>
              <w:lastRenderedPageBreak/>
              <w:t>PX_TYPE</w:t>
            </w:r>
          </w:p>
        </w:tc>
        <w:tc>
          <w:tcPr>
            <w:tcW w:w="1800" w:type="dxa"/>
            <w:tcBorders>
              <w:top w:val="single" w:sz="4" w:space="0" w:color="808080"/>
              <w:left w:val="single" w:sz="4" w:space="0" w:color="808080"/>
              <w:bottom w:val="single" w:sz="4" w:space="0" w:color="808080"/>
            </w:tcBorders>
            <w:shd w:val="clear" w:color="auto" w:fill="auto"/>
          </w:tcPr>
          <w:p w14:paraId="4905AFEC" w14:textId="77777777" w:rsidR="00CA1725" w:rsidRPr="00CA289F" w:rsidRDefault="00A84750" w:rsidP="00CA1725">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Derive from </w:t>
            </w:r>
            <w:proofErr w:type="spellStart"/>
            <w:r w:rsidR="007953D2" w:rsidRPr="00CA289F">
              <w:rPr>
                <w:rFonts w:ascii="Times New Roman" w:hAnsi="Times New Roman" w:cs="Times New Roman"/>
                <w:sz w:val="16"/>
                <w:szCs w:val="16"/>
              </w:rPr>
              <w:t>Concept.</w:t>
            </w:r>
            <w:r w:rsidR="00CA1725" w:rsidRPr="00CA289F">
              <w:rPr>
                <w:rFonts w:ascii="Times New Roman" w:hAnsi="Times New Roman" w:cs="Times New Roman"/>
                <w:sz w:val="16"/>
                <w:szCs w:val="16"/>
              </w:rPr>
              <w:t>vocabulary_id</w:t>
            </w:r>
            <w:proofErr w:type="spellEnd"/>
          </w:p>
        </w:tc>
        <w:tc>
          <w:tcPr>
            <w:tcW w:w="3436" w:type="dxa"/>
            <w:tcBorders>
              <w:top w:val="single" w:sz="4" w:space="0" w:color="808080"/>
              <w:left w:val="single" w:sz="4" w:space="0" w:color="808080"/>
              <w:bottom w:val="single" w:sz="4" w:space="0" w:color="808080"/>
            </w:tcBorders>
            <w:shd w:val="clear" w:color="auto" w:fill="auto"/>
          </w:tcPr>
          <w:p w14:paraId="7A3ACF71" w14:textId="77777777" w:rsidR="00CA1725" w:rsidRPr="00CA289F" w:rsidRDefault="00AC3678" w:rsidP="00074EBD">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J</w:t>
            </w:r>
            <w:r w:rsidR="00CA1725" w:rsidRPr="00CA289F">
              <w:rPr>
                <w:rFonts w:ascii="Times New Roman" w:hAnsi="Times New Roman" w:cs="Times New Roman"/>
                <w:sz w:val="16"/>
                <w:szCs w:val="16"/>
              </w:rPr>
              <w:t xml:space="preserve">oin </w:t>
            </w:r>
            <w:proofErr w:type="spellStart"/>
            <w:r w:rsidR="00A84750" w:rsidRPr="00CA289F">
              <w:rPr>
                <w:rFonts w:ascii="Times New Roman" w:hAnsi="Times New Roman" w:cs="Times New Roman"/>
                <w:sz w:val="16"/>
                <w:szCs w:val="16"/>
              </w:rPr>
              <w:t>procedure</w:t>
            </w:r>
            <w:r w:rsidRPr="00CA289F">
              <w:rPr>
                <w:rFonts w:ascii="Times New Roman" w:hAnsi="Times New Roman" w:cs="Times New Roman"/>
                <w:sz w:val="16"/>
                <w:szCs w:val="16"/>
              </w:rPr>
              <w:t>_source</w:t>
            </w:r>
            <w:r w:rsidR="00A84750" w:rsidRPr="00CA289F">
              <w:rPr>
                <w:rFonts w:ascii="Times New Roman" w:hAnsi="Times New Roman" w:cs="Times New Roman"/>
                <w:sz w:val="16"/>
                <w:szCs w:val="16"/>
              </w:rPr>
              <w:t>_concept_id</w:t>
            </w:r>
            <w:proofErr w:type="spellEnd"/>
            <w:r w:rsidR="00A84750" w:rsidRPr="00CA289F">
              <w:rPr>
                <w:rFonts w:ascii="Times New Roman" w:hAnsi="Times New Roman" w:cs="Times New Roman"/>
                <w:sz w:val="16"/>
                <w:szCs w:val="16"/>
              </w:rPr>
              <w:t xml:space="preserve"> </w:t>
            </w:r>
            <w:r w:rsidR="00CA1725" w:rsidRPr="00CA289F">
              <w:rPr>
                <w:rFonts w:ascii="Times New Roman" w:hAnsi="Times New Roman" w:cs="Times New Roman"/>
                <w:sz w:val="16"/>
                <w:szCs w:val="16"/>
              </w:rPr>
              <w:t xml:space="preserve">to </w:t>
            </w:r>
            <w:proofErr w:type="spellStart"/>
            <w:r w:rsidR="007953D2" w:rsidRPr="00CA289F">
              <w:rPr>
                <w:rFonts w:ascii="Times New Roman" w:hAnsi="Times New Roman" w:cs="Times New Roman"/>
                <w:sz w:val="16"/>
                <w:szCs w:val="16"/>
              </w:rPr>
              <w:t>Concept.</w:t>
            </w:r>
            <w:r w:rsidR="00CA1725" w:rsidRPr="00CA289F">
              <w:rPr>
                <w:rFonts w:ascii="Times New Roman" w:hAnsi="Times New Roman" w:cs="Times New Roman"/>
                <w:sz w:val="16"/>
                <w:szCs w:val="16"/>
              </w:rPr>
              <w:t>concept</w:t>
            </w:r>
            <w:r w:rsidR="00A84750" w:rsidRPr="00CA289F">
              <w:rPr>
                <w:rFonts w:ascii="Times New Roman" w:hAnsi="Times New Roman" w:cs="Times New Roman"/>
                <w:sz w:val="16"/>
                <w:szCs w:val="16"/>
              </w:rPr>
              <w:t>_id</w:t>
            </w:r>
            <w:proofErr w:type="spellEnd"/>
            <w:r w:rsidR="00CA1725" w:rsidRPr="00CA289F">
              <w:rPr>
                <w:rFonts w:ascii="Times New Roman" w:hAnsi="Times New Roman" w:cs="Times New Roman"/>
                <w:sz w:val="16"/>
                <w:szCs w:val="16"/>
              </w:rPr>
              <w:t xml:space="preserve"> </w:t>
            </w:r>
            <w:r w:rsidRPr="00CA289F">
              <w:rPr>
                <w:rFonts w:ascii="Times New Roman" w:hAnsi="Times New Roman" w:cs="Times New Roman"/>
                <w:sz w:val="16"/>
                <w:szCs w:val="16"/>
              </w:rPr>
              <w:t xml:space="preserve"> to get </w:t>
            </w:r>
            <w:proofErr w:type="spellStart"/>
            <w:r w:rsidRPr="00CA289F">
              <w:rPr>
                <w:rFonts w:ascii="Times New Roman" w:hAnsi="Times New Roman" w:cs="Times New Roman"/>
                <w:sz w:val="16"/>
                <w:szCs w:val="16"/>
              </w:rPr>
              <w:t>vocabulary_id</w:t>
            </w:r>
            <w:proofErr w:type="spellEnd"/>
          </w:p>
          <w:tbl>
            <w:tblPr>
              <w:tblW w:w="3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3"/>
              <w:gridCol w:w="1806"/>
            </w:tblGrid>
            <w:tr w:rsidR="00CA1725" w:rsidRPr="00CA289F" w14:paraId="381A0443" w14:textId="77777777" w:rsidTr="00A640F8">
              <w:trPr>
                <w:cantSplit/>
                <w:trHeight w:val="288"/>
              </w:trPr>
              <w:tc>
                <w:tcPr>
                  <w:tcW w:w="3289" w:type="dxa"/>
                  <w:gridSpan w:val="2"/>
                  <w:shd w:val="clear" w:color="auto" w:fill="auto"/>
                  <w:noWrap/>
                  <w:vAlign w:val="bottom"/>
                  <w:hideMark/>
                </w:tcPr>
                <w:p w14:paraId="3D3512AB" w14:textId="77777777" w:rsidR="00CA1725" w:rsidRPr="00CA289F" w:rsidRDefault="00CA1725" w:rsidP="00CA1725">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OMOP  to </w:t>
                  </w:r>
                  <w:proofErr w:type="spellStart"/>
                  <w:r w:rsidRPr="00CA289F">
                    <w:rPr>
                      <w:rFonts w:ascii="Times New Roman" w:hAnsi="Times New Roman" w:cs="Times New Roman"/>
                      <w:sz w:val="16"/>
                      <w:szCs w:val="16"/>
                      <w:lang w:eastAsia="en-US"/>
                    </w:rPr>
                    <w:t>PCORnet</w:t>
                  </w:r>
                  <w:proofErr w:type="spellEnd"/>
                  <w:r w:rsidR="00AC3678" w:rsidRPr="00CA289F">
                    <w:rPr>
                      <w:rFonts w:ascii="Times New Roman" w:hAnsi="Times New Roman" w:cs="Times New Roman"/>
                      <w:sz w:val="16"/>
                      <w:szCs w:val="16"/>
                      <w:lang w:eastAsia="en-US"/>
                    </w:rPr>
                    <w:t xml:space="preserve"> Vocabulary Mapping</w:t>
                  </w:r>
                </w:p>
              </w:tc>
            </w:tr>
            <w:tr w:rsidR="00AC3678" w:rsidRPr="00CA289F" w14:paraId="1ABAC038" w14:textId="77777777" w:rsidTr="005E3955">
              <w:trPr>
                <w:cantSplit/>
                <w:trHeight w:val="288"/>
              </w:trPr>
              <w:tc>
                <w:tcPr>
                  <w:tcW w:w="1483" w:type="dxa"/>
                  <w:shd w:val="clear" w:color="auto" w:fill="E7E6E6"/>
                  <w:noWrap/>
                  <w:vAlign w:val="bottom"/>
                  <w:hideMark/>
                </w:tcPr>
                <w:p w14:paraId="59224585" w14:textId="77777777" w:rsidR="00AC3678" w:rsidRPr="00CA289F" w:rsidRDefault="00AC3678" w:rsidP="005E395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ICD9CM</w:t>
                  </w:r>
                </w:p>
              </w:tc>
              <w:tc>
                <w:tcPr>
                  <w:tcW w:w="1806" w:type="dxa"/>
                  <w:shd w:val="clear" w:color="auto" w:fill="auto"/>
                  <w:vAlign w:val="bottom"/>
                  <w:hideMark/>
                </w:tcPr>
                <w:p w14:paraId="12D1EE97" w14:textId="77777777" w:rsidR="00AC3678" w:rsidRPr="00CA289F" w:rsidRDefault="00AC3678" w:rsidP="005E395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09 = ICD-9-CM</w:t>
                  </w:r>
                </w:p>
              </w:tc>
            </w:tr>
            <w:tr w:rsidR="00CA1725" w:rsidRPr="00CA289F" w14:paraId="4CB64BE3" w14:textId="77777777" w:rsidTr="009B4566">
              <w:trPr>
                <w:cantSplit/>
                <w:trHeight w:val="288"/>
              </w:trPr>
              <w:tc>
                <w:tcPr>
                  <w:tcW w:w="1483" w:type="dxa"/>
                  <w:shd w:val="clear" w:color="auto" w:fill="E7E6E6"/>
                  <w:noWrap/>
                  <w:vAlign w:val="bottom"/>
                  <w:hideMark/>
                </w:tcPr>
                <w:p w14:paraId="096CE203" w14:textId="77777777" w:rsidR="00CA1725" w:rsidRPr="00CA289F" w:rsidRDefault="00A84750" w:rsidP="00AC3678">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ICD9</w:t>
                  </w:r>
                  <w:r w:rsidR="00AC3678" w:rsidRPr="00CA289F">
                    <w:rPr>
                      <w:rFonts w:ascii="Times New Roman" w:hAnsi="Times New Roman" w:cs="Times New Roman"/>
                      <w:sz w:val="16"/>
                      <w:szCs w:val="16"/>
                      <w:lang w:eastAsia="en-US"/>
                    </w:rPr>
                    <w:t>Proc</w:t>
                  </w:r>
                </w:p>
              </w:tc>
              <w:tc>
                <w:tcPr>
                  <w:tcW w:w="1806" w:type="dxa"/>
                  <w:shd w:val="clear" w:color="auto" w:fill="auto"/>
                  <w:vAlign w:val="bottom"/>
                  <w:hideMark/>
                </w:tcPr>
                <w:p w14:paraId="31275360" w14:textId="77777777" w:rsidR="00CA1725" w:rsidRPr="00CA289F" w:rsidRDefault="00CA1725"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09 = ICD-9-CM</w:t>
                  </w:r>
                </w:p>
              </w:tc>
            </w:tr>
            <w:tr w:rsidR="00CA1725" w:rsidRPr="00CA289F" w14:paraId="7EAD85B1" w14:textId="77777777" w:rsidTr="009B4566">
              <w:trPr>
                <w:cantSplit/>
                <w:trHeight w:val="288"/>
              </w:trPr>
              <w:tc>
                <w:tcPr>
                  <w:tcW w:w="1483" w:type="dxa"/>
                  <w:shd w:val="clear" w:color="auto" w:fill="E7E6E6"/>
                  <w:noWrap/>
                  <w:vAlign w:val="bottom"/>
                  <w:hideMark/>
                </w:tcPr>
                <w:p w14:paraId="088A1E48" w14:textId="77777777" w:rsidR="00CA1725" w:rsidRPr="00CA289F" w:rsidRDefault="00A84750" w:rsidP="00A8475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ICD10PCS</w:t>
                  </w:r>
                </w:p>
              </w:tc>
              <w:tc>
                <w:tcPr>
                  <w:tcW w:w="1806" w:type="dxa"/>
                  <w:shd w:val="clear" w:color="auto" w:fill="auto"/>
                  <w:vAlign w:val="bottom"/>
                  <w:hideMark/>
                </w:tcPr>
                <w:p w14:paraId="35B86954" w14:textId="77777777" w:rsidR="00CA1725" w:rsidRPr="00CA289F" w:rsidRDefault="00CA1725"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10 = ICD-10-PCS</w:t>
                  </w:r>
                </w:p>
              </w:tc>
            </w:tr>
            <w:tr w:rsidR="00CA1725" w:rsidRPr="00CA289F" w14:paraId="18F6A3DF" w14:textId="77777777" w:rsidTr="009B4566">
              <w:trPr>
                <w:cantSplit/>
                <w:trHeight w:val="288"/>
              </w:trPr>
              <w:tc>
                <w:tcPr>
                  <w:tcW w:w="1483" w:type="dxa"/>
                  <w:shd w:val="clear" w:color="auto" w:fill="E7E6E6"/>
                  <w:noWrap/>
                  <w:vAlign w:val="bottom"/>
                  <w:hideMark/>
                </w:tcPr>
                <w:p w14:paraId="61EED0C2" w14:textId="77777777" w:rsidR="00CA1725" w:rsidRPr="00CA289F" w:rsidRDefault="00A84750"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CPT4</w:t>
                  </w:r>
                </w:p>
              </w:tc>
              <w:tc>
                <w:tcPr>
                  <w:tcW w:w="1806" w:type="dxa"/>
                  <w:shd w:val="clear" w:color="auto" w:fill="auto"/>
                  <w:vAlign w:val="bottom"/>
                  <w:hideMark/>
                </w:tcPr>
                <w:p w14:paraId="21CB8D40" w14:textId="77777777" w:rsidR="00CA1725" w:rsidRPr="00CA289F" w:rsidRDefault="00CA1725"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C4 = CPT-4 (i.e., HCPCS Level I)</w:t>
                  </w:r>
                </w:p>
              </w:tc>
            </w:tr>
            <w:tr w:rsidR="00CA1725" w:rsidRPr="00CA289F" w14:paraId="3B178538" w14:textId="77777777" w:rsidTr="009B4566">
              <w:trPr>
                <w:cantSplit/>
                <w:trHeight w:val="288"/>
              </w:trPr>
              <w:tc>
                <w:tcPr>
                  <w:tcW w:w="1483" w:type="dxa"/>
                  <w:shd w:val="clear" w:color="auto" w:fill="E7E6E6"/>
                  <w:noWrap/>
                  <w:vAlign w:val="bottom"/>
                  <w:hideMark/>
                </w:tcPr>
                <w:p w14:paraId="48F970C3" w14:textId="77777777" w:rsidR="00CA1725" w:rsidRPr="00CA289F" w:rsidRDefault="00A84750"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HCPCS</w:t>
                  </w:r>
                </w:p>
              </w:tc>
              <w:tc>
                <w:tcPr>
                  <w:tcW w:w="1806" w:type="dxa"/>
                  <w:shd w:val="clear" w:color="auto" w:fill="auto"/>
                  <w:vAlign w:val="bottom"/>
                  <w:hideMark/>
                </w:tcPr>
                <w:p w14:paraId="2467BF02" w14:textId="77777777" w:rsidR="00CA1725" w:rsidRPr="00CA289F" w:rsidRDefault="00CA1725"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HC = HCPCS (i.e., HCPCS Level II)</w:t>
                  </w:r>
                </w:p>
              </w:tc>
            </w:tr>
            <w:tr w:rsidR="00CA1725" w:rsidRPr="00CA289F" w14:paraId="505507AC" w14:textId="77777777" w:rsidTr="009B4566">
              <w:trPr>
                <w:cantSplit/>
                <w:trHeight w:val="288"/>
              </w:trPr>
              <w:tc>
                <w:tcPr>
                  <w:tcW w:w="1483" w:type="dxa"/>
                  <w:shd w:val="clear" w:color="auto" w:fill="E7E6E6"/>
                  <w:noWrap/>
                  <w:vAlign w:val="bottom"/>
                  <w:hideMark/>
                </w:tcPr>
                <w:p w14:paraId="105E98DA" w14:textId="77777777" w:rsidR="00CA1725" w:rsidRPr="00CA289F" w:rsidRDefault="00A84750"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LOINC</w:t>
                  </w:r>
                </w:p>
              </w:tc>
              <w:tc>
                <w:tcPr>
                  <w:tcW w:w="1806" w:type="dxa"/>
                  <w:shd w:val="clear" w:color="auto" w:fill="auto"/>
                  <w:vAlign w:val="bottom"/>
                  <w:hideMark/>
                </w:tcPr>
                <w:p w14:paraId="181A9F11" w14:textId="77777777" w:rsidR="00CA1725" w:rsidRPr="00CA289F" w:rsidRDefault="00CA1725"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LC = LOINC</w:t>
                  </w:r>
                </w:p>
              </w:tc>
            </w:tr>
            <w:tr w:rsidR="00CA1725" w:rsidRPr="00CA289F" w14:paraId="3286BE73" w14:textId="77777777" w:rsidTr="009B4566">
              <w:trPr>
                <w:cantSplit/>
                <w:trHeight w:val="288"/>
              </w:trPr>
              <w:tc>
                <w:tcPr>
                  <w:tcW w:w="1483" w:type="dxa"/>
                  <w:shd w:val="clear" w:color="auto" w:fill="E7E6E6"/>
                  <w:noWrap/>
                  <w:vAlign w:val="bottom"/>
                  <w:hideMark/>
                </w:tcPr>
                <w:p w14:paraId="691429AC" w14:textId="77777777" w:rsidR="00CA1725" w:rsidRPr="00CA289F" w:rsidRDefault="00A84750"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NDC</w:t>
                  </w:r>
                </w:p>
              </w:tc>
              <w:tc>
                <w:tcPr>
                  <w:tcW w:w="1806" w:type="dxa"/>
                  <w:shd w:val="clear" w:color="auto" w:fill="auto"/>
                  <w:vAlign w:val="bottom"/>
                  <w:hideMark/>
                </w:tcPr>
                <w:p w14:paraId="458FA3AB" w14:textId="77777777" w:rsidR="00CA1725" w:rsidRPr="00CA289F" w:rsidRDefault="00CA1725"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ND = NDC</w:t>
                  </w:r>
                </w:p>
              </w:tc>
            </w:tr>
            <w:tr w:rsidR="00CA1725" w:rsidRPr="00CA289F" w14:paraId="417944FA" w14:textId="77777777" w:rsidTr="009B4566">
              <w:trPr>
                <w:cantSplit/>
                <w:trHeight w:val="288"/>
              </w:trPr>
              <w:tc>
                <w:tcPr>
                  <w:tcW w:w="1483" w:type="dxa"/>
                  <w:shd w:val="clear" w:color="auto" w:fill="E7E6E6"/>
                  <w:noWrap/>
                  <w:vAlign w:val="bottom"/>
                  <w:hideMark/>
                </w:tcPr>
                <w:p w14:paraId="764507C2" w14:textId="77777777" w:rsidR="00CA1725" w:rsidRPr="00CA289F" w:rsidRDefault="00A84750"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Revenue Code</w:t>
                  </w:r>
                </w:p>
              </w:tc>
              <w:tc>
                <w:tcPr>
                  <w:tcW w:w="1806" w:type="dxa"/>
                  <w:shd w:val="clear" w:color="auto" w:fill="auto"/>
                  <w:vAlign w:val="bottom"/>
                  <w:hideMark/>
                </w:tcPr>
                <w:p w14:paraId="51479057" w14:textId="77777777" w:rsidR="00CA1725" w:rsidRPr="00CA289F" w:rsidRDefault="00CA1725" w:rsidP="00CA172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RE = Revenue</w:t>
                  </w:r>
                </w:p>
              </w:tc>
            </w:tr>
            <w:tr w:rsidR="00AC3678" w:rsidRPr="00CA289F" w14:paraId="10739C47" w14:textId="77777777" w:rsidTr="005E3955">
              <w:trPr>
                <w:cantSplit/>
                <w:trHeight w:val="288"/>
              </w:trPr>
              <w:tc>
                <w:tcPr>
                  <w:tcW w:w="1483" w:type="dxa"/>
                  <w:shd w:val="clear" w:color="auto" w:fill="E7E6E6"/>
                  <w:noWrap/>
                  <w:vAlign w:val="bottom"/>
                  <w:hideMark/>
                </w:tcPr>
                <w:p w14:paraId="64580FD2" w14:textId="77777777" w:rsidR="00AC3678" w:rsidRPr="00CA289F" w:rsidRDefault="00AC3678" w:rsidP="005E3955">
                  <w:pPr>
                    <w:suppressAutoHyphens w:val="0"/>
                    <w:spacing w:before="0" w:after="0" w:line="240" w:lineRule="auto"/>
                    <w:rPr>
                      <w:rFonts w:ascii="Times New Roman" w:hAnsi="Times New Roman" w:cs="Times New Roman"/>
                      <w:sz w:val="16"/>
                      <w:szCs w:val="16"/>
                      <w:lang w:eastAsia="en-US"/>
                    </w:rPr>
                  </w:pPr>
                  <w:proofErr w:type="spellStart"/>
                  <w:r w:rsidRPr="00CA289F">
                    <w:rPr>
                      <w:rFonts w:ascii="Times New Roman" w:hAnsi="Times New Roman" w:cs="Times New Roman"/>
                      <w:sz w:val="16"/>
                      <w:szCs w:val="16"/>
                      <w:lang w:eastAsia="en-US"/>
                    </w:rPr>
                    <w:t>PCORNet</w:t>
                  </w:r>
                  <w:proofErr w:type="spellEnd"/>
                </w:p>
              </w:tc>
              <w:tc>
                <w:tcPr>
                  <w:tcW w:w="1806" w:type="dxa"/>
                  <w:shd w:val="clear" w:color="auto" w:fill="auto"/>
                  <w:vAlign w:val="bottom"/>
                  <w:hideMark/>
                </w:tcPr>
                <w:p w14:paraId="2163E5CD" w14:textId="77777777" w:rsidR="00AC3678" w:rsidRPr="00CA289F" w:rsidRDefault="00AC3678" w:rsidP="005E3955">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rPr>
                    <w:t>OT</w:t>
                  </w:r>
                  <w:r w:rsidRPr="00CA289F">
                    <w:rPr>
                      <w:rFonts w:ascii="Times New Roman" w:hAnsi="Times New Roman" w:cs="Times New Roman"/>
                      <w:sz w:val="16"/>
                      <w:szCs w:val="16"/>
                      <w:lang w:eastAsia="en-US"/>
                    </w:rPr>
                    <w:t xml:space="preserve"> = </w:t>
                  </w:r>
                  <w:r w:rsidRPr="00CA289F">
                    <w:rPr>
                      <w:rFonts w:ascii="Times New Roman" w:hAnsi="Times New Roman" w:cs="Times New Roman"/>
                      <w:sz w:val="16"/>
                      <w:szCs w:val="16"/>
                    </w:rPr>
                    <w:t>Other</w:t>
                  </w:r>
                </w:p>
              </w:tc>
            </w:tr>
          </w:tbl>
          <w:p w14:paraId="3E3F091D" w14:textId="77777777" w:rsidR="00CA1725" w:rsidRPr="00CA289F" w:rsidRDefault="00AC3678" w:rsidP="00CA1725">
            <w:pPr>
              <w:snapToGrid w:val="0"/>
              <w:spacing w:before="240" w:line="230" w:lineRule="exact"/>
              <w:ind w:right="4"/>
              <w:rPr>
                <w:rFonts w:ascii="Times New Roman" w:hAnsi="Times New Roman" w:cs="Times New Roman"/>
                <w:sz w:val="16"/>
                <w:szCs w:val="16"/>
              </w:rPr>
            </w:pPr>
            <w:r w:rsidRPr="00CA289F">
              <w:rPr>
                <w:rFonts w:ascii="Times New Roman" w:hAnsi="Times New Roman" w:cs="Times New Roman"/>
                <w:sz w:val="16"/>
                <w:szCs w:val="16"/>
              </w:rPr>
              <w:t>Otherwise</w:t>
            </w:r>
          </w:p>
          <w:p w14:paraId="134D75A7" w14:textId="77777777" w:rsidR="00AC3678" w:rsidRPr="00CA289F" w:rsidRDefault="00AC3678" w:rsidP="00AC3678">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Use ‘OT’ (‘Other’). </w:t>
            </w:r>
          </w:p>
        </w:tc>
        <w:tc>
          <w:tcPr>
            <w:tcW w:w="2864" w:type="dxa"/>
            <w:tcBorders>
              <w:top w:val="single" w:sz="4" w:space="0" w:color="808080"/>
              <w:left w:val="single" w:sz="4" w:space="0" w:color="808080"/>
              <w:bottom w:val="single" w:sz="4" w:space="0" w:color="808080"/>
              <w:right w:val="single" w:sz="4" w:space="0" w:color="808080"/>
            </w:tcBorders>
            <w:shd w:val="clear" w:color="auto" w:fill="auto"/>
          </w:tcPr>
          <w:tbl>
            <w:tblPr>
              <w:tblW w:w="2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tblGrid>
            <w:tr w:rsidR="00A84750" w:rsidRPr="00CA289F" w14:paraId="3715A3C4" w14:textId="77777777" w:rsidTr="00A84750">
              <w:trPr>
                <w:cantSplit/>
                <w:trHeight w:val="288"/>
              </w:trPr>
              <w:tc>
                <w:tcPr>
                  <w:tcW w:w="2481" w:type="dxa"/>
                  <w:shd w:val="clear" w:color="auto" w:fill="auto"/>
                  <w:noWrap/>
                  <w:vAlign w:val="bottom"/>
                  <w:hideMark/>
                </w:tcPr>
                <w:p w14:paraId="1DA75286" w14:textId="77777777" w:rsidR="00CA1725" w:rsidRPr="00CA289F" w:rsidRDefault="00443414" w:rsidP="00CA1725">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OMOP </w:t>
                  </w:r>
                  <w:r w:rsidR="00CA1725" w:rsidRPr="00CA289F">
                    <w:rPr>
                      <w:rFonts w:ascii="Times New Roman" w:hAnsi="Times New Roman" w:cs="Times New Roman"/>
                      <w:sz w:val="16"/>
                      <w:szCs w:val="16"/>
                      <w:lang w:eastAsia="en-US"/>
                    </w:rPr>
                    <w:t>Vocabulary Codes</w:t>
                  </w:r>
                </w:p>
              </w:tc>
            </w:tr>
            <w:tr w:rsidR="00AC3678" w:rsidRPr="00CA289F" w14:paraId="11270A97" w14:textId="77777777" w:rsidTr="00A84750">
              <w:trPr>
                <w:cantSplit/>
                <w:trHeight w:val="288"/>
              </w:trPr>
              <w:tc>
                <w:tcPr>
                  <w:tcW w:w="2481" w:type="dxa"/>
                  <w:shd w:val="clear" w:color="auto" w:fill="E7E6E6"/>
                  <w:noWrap/>
                  <w:vAlign w:val="bottom"/>
                </w:tcPr>
                <w:p w14:paraId="54385BD0" w14:textId="77777777" w:rsidR="00AC3678" w:rsidRPr="00CA289F" w:rsidRDefault="00AC3678"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ICD9CM</w:t>
                  </w:r>
                </w:p>
              </w:tc>
            </w:tr>
            <w:tr w:rsidR="00A84750" w:rsidRPr="00CA289F" w14:paraId="75646D11" w14:textId="77777777" w:rsidTr="00A84750">
              <w:trPr>
                <w:cantSplit/>
                <w:trHeight w:val="288"/>
              </w:trPr>
              <w:tc>
                <w:tcPr>
                  <w:tcW w:w="2481" w:type="dxa"/>
                  <w:shd w:val="clear" w:color="auto" w:fill="E7E6E6"/>
                  <w:noWrap/>
                  <w:vAlign w:val="bottom"/>
                  <w:hideMark/>
                </w:tcPr>
                <w:p w14:paraId="21CDF609" w14:textId="77777777" w:rsidR="00A84750" w:rsidRPr="00CA289F" w:rsidRDefault="00AC3678"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ICD9Proc</w:t>
                  </w:r>
                </w:p>
              </w:tc>
            </w:tr>
            <w:tr w:rsidR="00A84750" w:rsidRPr="00CA289F" w14:paraId="5E833286" w14:textId="77777777" w:rsidTr="00A84750">
              <w:trPr>
                <w:cantSplit/>
                <w:trHeight w:val="288"/>
              </w:trPr>
              <w:tc>
                <w:tcPr>
                  <w:tcW w:w="2481" w:type="dxa"/>
                  <w:shd w:val="clear" w:color="auto" w:fill="E7E6E6"/>
                  <w:noWrap/>
                  <w:vAlign w:val="bottom"/>
                  <w:hideMark/>
                </w:tcPr>
                <w:p w14:paraId="28B90F0D" w14:textId="77777777" w:rsidR="00A84750" w:rsidRPr="00CA289F" w:rsidRDefault="00A8475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ICD10PCS</w:t>
                  </w:r>
                </w:p>
              </w:tc>
            </w:tr>
            <w:tr w:rsidR="00A84750" w:rsidRPr="00CA289F" w14:paraId="3962CBF6" w14:textId="77777777" w:rsidTr="00A84750">
              <w:trPr>
                <w:cantSplit/>
                <w:trHeight w:val="288"/>
              </w:trPr>
              <w:tc>
                <w:tcPr>
                  <w:tcW w:w="2481" w:type="dxa"/>
                  <w:shd w:val="clear" w:color="auto" w:fill="E7E6E6"/>
                  <w:noWrap/>
                  <w:vAlign w:val="bottom"/>
                  <w:hideMark/>
                </w:tcPr>
                <w:p w14:paraId="6A361F7C" w14:textId="77777777" w:rsidR="00A84750" w:rsidRPr="00CA289F" w:rsidRDefault="00A8475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CPT4</w:t>
                  </w:r>
                </w:p>
              </w:tc>
            </w:tr>
            <w:tr w:rsidR="00A84750" w:rsidRPr="00CA289F" w14:paraId="50BBC10E" w14:textId="77777777" w:rsidTr="00A84750">
              <w:trPr>
                <w:cantSplit/>
                <w:trHeight w:val="288"/>
              </w:trPr>
              <w:tc>
                <w:tcPr>
                  <w:tcW w:w="2481" w:type="dxa"/>
                  <w:shd w:val="clear" w:color="auto" w:fill="E7E6E6"/>
                  <w:noWrap/>
                  <w:vAlign w:val="bottom"/>
                  <w:hideMark/>
                </w:tcPr>
                <w:p w14:paraId="1E377622" w14:textId="77777777" w:rsidR="00A84750" w:rsidRPr="00CA289F" w:rsidRDefault="00A8475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HCPCS</w:t>
                  </w:r>
                </w:p>
              </w:tc>
            </w:tr>
            <w:tr w:rsidR="00A84750" w:rsidRPr="00CA289F" w14:paraId="27FEA26F" w14:textId="77777777" w:rsidTr="00A84750">
              <w:trPr>
                <w:cantSplit/>
                <w:trHeight w:val="288"/>
              </w:trPr>
              <w:tc>
                <w:tcPr>
                  <w:tcW w:w="2481" w:type="dxa"/>
                  <w:shd w:val="clear" w:color="auto" w:fill="E7E6E6"/>
                  <w:noWrap/>
                  <w:vAlign w:val="bottom"/>
                  <w:hideMark/>
                </w:tcPr>
                <w:p w14:paraId="4DEA1399" w14:textId="77777777" w:rsidR="00A84750" w:rsidRPr="00CA289F" w:rsidRDefault="00A8475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LOINC</w:t>
                  </w:r>
                </w:p>
              </w:tc>
            </w:tr>
            <w:tr w:rsidR="00A84750" w:rsidRPr="00CA289F" w14:paraId="16230D2B" w14:textId="77777777" w:rsidTr="00A84750">
              <w:trPr>
                <w:cantSplit/>
                <w:trHeight w:val="288"/>
              </w:trPr>
              <w:tc>
                <w:tcPr>
                  <w:tcW w:w="2481" w:type="dxa"/>
                  <w:shd w:val="clear" w:color="auto" w:fill="E7E6E6"/>
                  <w:noWrap/>
                  <w:vAlign w:val="bottom"/>
                  <w:hideMark/>
                </w:tcPr>
                <w:p w14:paraId="6EAA4B99" w14:textId="77777777" w:rsidR="00A84750" w:rsidRPr="00CA289F" w:rsidRDefault="00A8475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NDC</w:t>
                  </w:r>
                </w:p>
              </w:tc>
            </w:tr>
            <w:tr w:rsidR="00A84750" w:rsidRPr="00CA289F" w14:paraId="3E6A6DB4" w14:textId="77777777" w:rsidTr="00A84750">
              <w:trPr>
                <w:cantSplit/>
                <w:trHeight w:val="288"/>
              </w:trPr>
              <w:tc>
                <w:tcPr>
                  <w:tcW w:w="2481" w:type="dxa"/>
                  <w:shd w:val="clear" w:color="auto" w:fill="E7E6E6"/>
                  <w:noWrap/>
                  <w:vAlign w:val="bottom"/>
                  <w:hideMark/>
                </w:tcPr>
                <w:p w14:paraId="59BCE357" w14:textId="77777777" w:rsidR="00A84750" w:rsidRPr="00CA289F" w:rsidRDefault="00A84750" w:rsidP="00310301">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Revenue Code</w:t>
                  </w:r>
                </w:p>
              </w:tc>
            </w:tr>
            <w:tr w:rsidR="00AC3678" w:rsidRPr="00CA289F" w14:paraId="45DA0848" w14:textId="77777777" w:rsidTr="005E3955">
              <w:trPr>
                <w:cantSplit/>
                <w:trHeight w:val="288"/>
              </w:trPr>
              <w:tc>
                <w:tcPr>
                  <w:tcW w:w="2481" w:type="dxa"/>
                  <w:shd w:val="clear" w:color="auto" w:fill="E7E6E6"/>
                  <w:noWrap/>
                  <w:vAlign w:val="bottom"/>
                  <w:hideMark/>
                </w:tcPr>
                <w:p w14:paraId="13FF57DA" w14:textId="77777777" w:rsidR="00AC3678" w:rsidRPr="00CA289F" w:rsidRDefault="00AC3678" w:rsidP="005E3955">
                  <w:pPr>
                    <w:suppressAutoHyphens w:val="0"/>
                    <w:spacing w:before="0" w:after="0" w:line="240" w:lineRule="auto"/>
                    <w:rPr>
                      <w:rFonts w:ascii="Times New Roman" w:hAnsi="Times New Roman" w:cs="Times New Roman"/>
                      <w:sz w:val="16"/>
                      <w:szCs w:val="16"/>
                      <w:lang w:eastAsia="en-US"/>
                    </w:rPr>
                  </w:pPr>
                  <w:proofErr w:type="spellStart"/>
                  <w:r w:rsidRPr="00CA289F">
                    <w:rPr>
                      <w:rFonts w:ascii="Times New Roman" w:hAnsi="Times New Roman" w:cs="Times New Roman"/>
                      <w:sz w:val="16"/>
                      <w:szCs w:val="16"/>
                      <w:lang w:eastAsia="en-US"/>
                    </w:rPr>
                    <w:t>PCORNet</w:t>
                  </w:r>
                  <w:proofErr w:type="spellEnd"/>
                </w:p>
              </w:tc>
            </w:tr>
          </w:tbl>
          <w:p w14:paraId="587C93F0" w14:textId="77777777" w:rsidR="00CA1725" w:rsidRPr="00CA289F" w:rsidRDefault="00CA1725" w:rsidP="00CA1725">
            <w:pPr>
              <w:snapToGrid w:val="0"/>
              <w:spacing w:line="240" w:lineRule="auto"/>
              <w:ind w:right="4"/>
              <w:rPr>
                <w:rFonts w:ascii="Times New Roman" w:hAnsi="Times New Roman" w:cs="Times New Roman"/>
                <w:sz w:val="16"/>
                <w:szCs w:val="16"/>
              </w:rPr>
            </w:pPr>
          </w:p>
        </w:tc>
      </w:tr>
      <w:tr w:rsidR="00CA1725" w:rsidRPr="00CA289F" w14:paraId="67CE7485" w14:textId="77777777" w:rsidTr="00A84750">
        <w:trPr>
          <w:cantSplit/>
        </w:trPr>
        <w:tc>
          <w:tcPr>
            <w:tcW w:w="1603" w:type="dxa"/>
            <w:tcBorders>
              <w:top w:val="single" w:sz="4" w:space="0" w:color="808080"/>
              <w:left w:val="single" w:sz="4" w:space="0" w:color="808080"/>
              <w:bottom w:val="single" w:sz="4" w:space="0" w:color="808080"/>
            </w:tcBorders>
            <w:shd w:val="clear" w:color="auto" w:fill="auto"/>
          </w:tcPr>
          <w:p w14:paraId="5A62937F" w14:textId="77777777" w:rsidR="00CA1725" w:rsidRPr="00CA289F" w:rsidRDefault="00CA1725" w:rsidP="00CA1725">
            <w:pPr>
              <w:rPr>
                <w:rFonts w:ascii="Times New Roman" w:hAnsi="Times New Roman" w:cs="Times New Roman"/>
                <w:sz w:val="16"/>
                <w:szCs w:val="16"/>
              </w:rPr>
            </w:pPr>
            <w:r w:rsidRPr="00CA289F">
              <w:rPr>
                <w:rFonts w:ascii="Times New Roman" w:hAnsi="Times New Roman" w:cs="Times New Roman"/>
                <w:color w:val="000000"/>
                <w:sz w:val="16"/>
                <w:szCs w:val="16"/>
              </w:rPr>
              <w:t>RAW_PX</w:t>
            </w:r>
          </w:p>
        </w:tc>
        <w:tc>
          <w:tcPr>
            <w:tcW w:w="1800" w:type="dxa"/>
            <w:tcBorders>
              <w:top w:val="single" w:sz="4" w:space="0" w:color="808080"/>
              <w:left w:val="single" w:sz="4" w:space="0" w:color="808080"/>
              <w:bottom w:val="single" w:sz="4" w:space="0" w:color="808080"/>
            </w:tcBorders>
            <w:shd w:val="clear" w:color="auto" w:fill="auto"/>
          </w:tcPr>
          <w:p w14:paraId="12C16514" w14:textId="77777777" w:rsidR="00CA1725" w:rsidRPr="00CA289F" w:rsidRDefault="00CA1725" w:rsidP="00CA1725">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Procedure_Occurrence.procedure_source_value</w:t>
            </w:r>
            <w:proofErr w:type="spellEnd"/>
          </w:p>
        </w:tc>
        <w:tc>
          <w:tcPr>
            <w:tcW w:w="3436" w:type="dxa"/>
            <w:tcBorders>
              <w:top w:val="single" w:sz="4" w:space="0" w:color="808080"/>
              <w:left w:val="single" w:sz="4" w:space="0" w:color="808080"/>
              <w:bottom w:val="single" w:sz="4" w:space="0" w:color="808080"/>
            </w:tcBorders>
            <w:shd w:val="clear" w:color="auto" w:fill="auto"/>
          </w:tcPr>
          <w:p w14:paraId="204F5FFF" w14:textId="77777777" w:rsidR="00CA1725" w:rsidRPr="00CA289F" w:rsidRDefault="00CA1725" w:rsidP="00CA1725">
            <w:pPr>
              <w:snapToGrid w:val="0"/>
              <w:spacing w:line="240" w:lineRule="auto"/>
              <w:ind w:right="4"/>
              <w:rPr>
                <w:rFonts w:ascii="Times New Roman" w:hAnsi="Times New Roman" w:cs="Times New Roman"/>
                <w:sz w:val="16"/>
                <w:szCs w:val="16"/>
              </w:rPr>
            </w:pPr>
          </w:p>
        </w:tc>
        <w:tc>
          <w:tcPr>
            <w:tcW w:w="2864" w:type="dxa"/>
            <w:tcBorders>
              <w:top w:val="single" w:sz="4" w:space="0" w:color="808080"/>
              <w:left w:val="single" w:sz="4" w:space="0" w:color="808080"/>
              <w:bottom w:val="single" w:sz="4" w:space="0" w:color="808080"/>
              <w:right w:val="single" w:sz="4" w:space="0" w:color="808080"/>
            </w:tcBorders>
            <w:shd w:val="clear" w:color="auto" w:fill="auto"/>
          </w:tcPr>
          <w:p w14:paraId="2022882A" w14:textId="77777777" w:rsidR="00CA1725" w:rsidRPr="00CA289F" w:rsidRDefault="00CA1725" w:rsidP="00CA1725">
            <w:pPr>
              <w:snapToGrid w:val="0"/>
              <w:spacing w:line="240" w:lineRule="auto"/>
              <w:ind w:right="4"/>
              <w:rPr>
                <w:rFonts w:ascii="Times New Roman" w:hAnsi="Times New Roman" w:cs="Times New Roman"/>
                <w:sz w:val="16"/>
                <w:szCs w:val="16"/>
              </w:rPr>
            </w:pPr>
          </w:p>
        </w:tc>
      </w:tr>
      <w:tr w:rsidR="00CA1725" w:rsidRPr="00CA289F" w14:paraId="2C563D3B" w14:textId="77777777" w:rsidTr="00A84750">
        <w:trPr>
          <w:cantSplit/>
        </w:trPr>
        <w:tc>
          <w:tcPr>
            <w:tcW w:w="1603" w:type="dxa"/>
            <w:tcBorders>
              <w:top w:val="single" w:sz="4" w:space="0" w:color="808080"/>
              <w:left w:val="single" w:sz="4" w:space="0" w:color="808080"/>
              <w:bottom w:val="single" w:sz="4" w:space="0" w:color="808080"/>
            </w:tcBorders>
            <w:shd w:val="clear" w:color="auto" w:fill="auto"/>
          </w:tcPr>
          <w:p w14:paraId="7658F42B" w14:textId="77777777" w:rsidR="00CA1725" w:rsidRPr="00CA289F" w:rsidRDefault="00CA1725" w:rsidP="00CA1725">
            <w:pPr>
              <w:rPr>
                <w:rFonts w:ascii="Times New Roman" w:hAnsi="Times New Roman" w:cs="Times New Roman"/>
                <w:sz w:val="16"/>
                <w:szCs w:val="16"/>
              </w:rPr>
            </w:pPr>
            <w:r w:rsidRPr="00CA289F">
              <w:rPr>
                <w:rFonts w:ascii="Times New Roman" w:hAnsi="Times New Roman" w:cs="Times New Roman"/>
                <w:color w:val="000000"/>
                <w:sz w:val="16"/>
                <w:szCs w:val="16"/>
              </w:rPr>
              <w:t>RAW_PX_TYPE</w:t>
            </w:r>
          </w:p>
        </w:tc>
        <w:tc>
          <w:tcPr>
            <w:tcW w:w="1800" w:type="dxa"/>
            <w:tcBorders>
              <w:top w:val="single" w:sz="4" w:space="0" w:color="808080"/>
              <w:left w:val="single" w:sz="4" w:space="0" w:color="808080"/>
              <w:bottom w:val="single" w:sz="4" w:space="0" w:color="808080"/>
            </w:tcBorders>
            <w:shd w:val="clear" w:color="auto" w:fill="auto"/>
          </w:tcPr>
          <w:p w14:paraId="4D9C1E5D" w14:textId="77777777" w:rsidR="00CA1725" w:rsidRPr="00CA289F" w:rsidRDefault="00E10A0F" w:rsidP="00CA1725">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Concept.concept_id</w:t>
            </w:r>
            <w:proofErr w:type="spellEnd"/>
          </w:p>
        </w:tc>
        <w:tc>
          <w:tcPr>
            <w:tcW w:w="3436" w:type="dxa"/>
            <w:tcBorders>
              <w:top w:val="single" w:sz="4" w:space="0" w:color="808080"/>
              <w:left w:val="single" w:sz="4" w:space="0" w:color="808080"/>
              <w:bottom w:val="single" w:sz="4" w:space="0" w:color="808080"/>
            </w:tcBorders>
            <w:shd w:val="clear" w:color="auto" w:fill="auto"/>
          </w:tcPr>
          <w:p w14:paraId="7945C2A7" w14:textId="77777777" w:rsidR="00E10A0F" w:rsidRPr="00CA289F" w:rsidRDefault="00E10A0F" w:rsidP="00E10A0F">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If </w:t>
            </w:r>
            <w:proofErr w:type="spellStart"/>
            <w:r w:rsidRPr="00CA289F">
              <w:rPr>
                <w:rFonts w:ascii="Times New Roman" w:hAnsi="Times New Roman" w:cs="Times New Roman"/>
                <w:sz w:val="16"/>
                <w:szCs w:val="16"/>
              </w:rPr>
              <w:t>source_condition_concept_id</w:t>
            </w:r>
            <w:proofErr w:type="spellEnd"/>
            <w:r w:rsidRPr="00CA289F">
              <w:rPr>
                <w:rFonts w:ascii="Times New Roman" w:hAnsi="Times New Roman" w:cs="Times New Roman"/>
                <w:sz w:val="16"/>
                <w:szCs w:val="16"/>
              </w:rPr>
              <w:t xml:space="preserve"> is 44814649 (‘Other’), use ‘OT’ (‘Other’). </w:t>
            </w:r>
          </w:p>
          <w:p w14:paraId="04497DF4" w14:textId="77777777" w:rsidR="00CA1725" w:rsidRPr="00CA289F" w:rsidRDefault="00E10A0F" w:rsidP="00E10A0F">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Otherwise, join  </w:t>
            </w:r>
            <w:proofErr w:type="spellStart"/>
            <w:r w:rsidRPr="00CA289F">
              <w:rPr>
                <w:rFonts w:ascii="Times New Roman" w:hAnsi="Times New Roman" w:cs="Times New Roman"/>
                <w:sz w:val="16"/>
                <w:szCs w:val="16"/>
              </w:rPr>
              <w:t>procedure_source_concept_id</w:t>
            </w:r>
            <w:proofErr w:type="spellEnd"/>
            <w:r w:rsidRPr="00CA289F">
              <w:rPr>
                <w:rFonts w:ascii="Times New Roman" w:hAnsi="Times New Roman" w:cs="Times New Roman"/>
                <w:sz w:val="16"/>
                <w:szCs w:val="16"/>
              </w:rPr>
              <w:t xml:space="preserve"> to </w:t>
            </w:r>
            <w:proofErr w:type="spellStart"/>
            <w:r w:rsidRPr="00CA289F">
              <w:rPr>
                <w:rFonts w:ascii="Times New Roman" w:hAnsi="Times New Roman" w:cs="Times New Roman"/>
                <w:sz w:val="16"/>
                <w:szCs w:val="16"/>
              </w:rPr>
              <w:t>Concept.concept_id</w:t>
            </w:r>
            <w:proofErr w:type="spellEnd"/>
          </w:p>
        </w:tc>
        <w:tc>
          <w:tcPr>
            <w:tcW w:w="2864" w:type="dxa"/>
            <w:tcBorders>
              <w:top w:val="single" w:sz="4" w:space="0" w:color="808080"/>
              <w:left w:val="single" w:sz="4" w:space="0" w:color="808080"/>
              <w:bottom w:val="single" w:sz="4" w:space="0" w:color="808080"/>
              <w:right w:val="single" w:sz="4" w:space="0" w:color="808080"/>
            </w:tcBorders>
            <w:shd w:val="clear" w:color="auto" w:fill="auto"/>
          </w:tcPr>
          <w:p w14:paraId="1271A1BB" w14:textId="77777777" w:rsidR="00CA1725" w:rsidRPr="00CA289F" w:rsidRDefault="00CA1725" w:rsidP="00CA1725">
            <w:pPr>
              <w:snapToGrid w:val="0"/>
              <w:spacing w:line="240" w:lineRule="auto"/>
              <w:ind w:right="4"/>
              <w:rPr>
                <w:rFonts w:ascii="Times New Roman" w:hAnsi="Times New Roman" w:cs="Times New Roman"/>
                <w:sz w:val="16"/>
                <w:szCs w:val="16"/>
              </w:rPr>
            </w:pPr>
          </w:p>
        </w:tc>
      </w:tr>
    </w:tbl>
    <w:p w14:paraId="0377C00D" w14:textId="77777777" w:rsidR="00C7202C" w:rsidRPr="00CA289F" w:rsidRDefault="00C7202C">
      <w:pPr>
        <w:rPr>
          <w:rFonts w:ascii="Times New Roman" w:hAnsi="Times New Roman" w:cs="Times New Roman"/>
          <w:sz w:val="18"/>
        </w:rPr>
      </w:pPr>
    </w:p>
    <w:p w14:paraId="240F6E5E" w14:textId="77777777" w:rsidR="00C7202C" w:rsidRPr="00CA289F" w:rsidRDefault="000B0671">
      <w:pPr>
        <w:pStyle w:val="Heading3"/>
        <w:rPr>
          <w:rFonts w:ascii="Times New Roman" w:hAnsi="Times New Roman" w:cs="Times New Roman"/>
        </w:rPr>
      </w:pPr>
      <w:bookmarkStart w:id="36" w:name="_Toc450823072"/>
      <w:r>
        <w:rPr>
          <w:rFonts w:ascii="Times New Roman" w:hAnsi="Times New Roman" w:cs="Times New Roman"/>
        </w:rPr>
        <w:t>Table</w:t>
      </w:r>
      <w:r w:rsidR="00C7202C" w:rsidRPr="00CA289F">
        <w:rPr>
          <w:rFonts w:ascii="Times New Roman" w:hAnsi="Times New Roman" w:cs="Times New Roman"/>
        </w:rPr>
        <w:t xml:space="preserve">: </w:t>
      </w:r>
      <w:r w:rsidR="009274EA" w:rsidRPr="00CA289F">
        <w:rPr>
          <w:rFonts w:ascii="Times New Roman" w:hAnsi="Times New Roman" w:cs="Times New Roman"/>
        </w:rPr>
        <w:t>Vital</w:t>
      </w:r>
      <w:bookmarkEnd w:id="36"/>
    </w:p>
    <w:p w14:paraId="7F09D619" w14:textId="77777777" w:rsidR="00C7202C" w:rsidRPr="00CA289F" w:rsidRDefault="00C7202C">
      <w:pPr>
        <w:widowControl w:val="0"/>
        <w:spacing w:before="0" w:after="0" w:line="240" w:lineRule="auto"/>
        <w:ind w:right="4"/>
        <w:rPr>
          <w:rFonts w:ascii="Times New Roman" w:hAnsi="Times New Roman" w:cs="Times New Roman"/>
        </w:rPr>
      </w:pPr>
    </w:p>
    <w:p w14:paraId="37678800" w14:textId="77777777" w:rsidR="003143D6" w:rsidRPr="00CA289F" w:rsidRDefault="00C7202C" w:rsidP="003143D6">
      <w:pPr>
        <w:autoSpaceDE w:val="0"/>
        <w:rPr>
          <w:rFonts w:ascii="Times New Roman" w:hAnsi="Times New Roman" w:cs="Times New Roman"/>
          <w:sz w:val="22"/>
          <w:szCs w:val="22"/>
        </w:rPr>
      </w:pPr>
      <w:r w:rsidRPr="00CA289F">
        <w:rPr>
          <w:rFonts w:ascii="Times New Roman" w:hAnsi="Times New Roman" w:cs="Times New Roman"/>
          <w:sz w:val="22"/>
          <w:szCs w:val="22"/>
        </w:rPr>
        <w:t>Multiple measurements per encounter can be populated (for example, 3 blood pressure readings)</w:t>
      </w:r>
      <w:r w:rsidR="003143D6" w:rsidRPr="00CA289F">
        <w:rPr>
          <w:rFonts w:ascii="Times New Roman" w:hAnsi="Times New Roman" w:cs="Times New Roman"/>
          <w:sz w:val="22"/>
          <w:szCs w:val="22"/>
        </w:rPr>
        <w:t>. There will be records where not all the vital statistics are defined.  Create a record any time there is at least one of the attributes, weight, blood pressure, height or BMI is defined.</w:t>
      </w:r>
    </w:p>
    <w:p w14:paraId="19D938DA" w14:textId="77777777" w:rsidR="003143D6" w:rsidRPr="00CA289F" w:rsidRDefault="00C7202C">
      <w:pPr>
        <w:autoSpaceDE w:val="0"/>
        <w:rPr>
          <w:rFonts w:ascii="Times New Roman" w:hAnsi="Times New Roman" w:cs="Times New Roman"/>
          <w:sz w:val="22"/>
          <w:szCs w:val="22"/>
        </w:rPr>
      </w:pPr>
      <w:r w:rsidRPr="00CA289F">
        <w:rPr>
          <w:rFonts w:ascii="Times New Roman" w:hAnsi="Times New Roman" w:cs="Times New Roman"/>
          <w:sz w:val="22"/>
          <w:szCs w:val="22"/>
        </w:rPr>
        <w:t xml:space="preserve">Vital signs data </w:t>
      </w:r>
      <w:r w:rsidR="003143D6" w:rsidRPr="00CA289F">
        <w:rPr>
          <w:rFonts w:ascii="Times New Roman" w:hAnsi="Times New Roman" w:cs="Times New Roman"/>
          <w:sz w:val="22"/>
          <w:szCs w:val="22"/>
        </w:rPr>
        <w:t>are</w:t>
      </w:r>
      <w:r w:rsidRPr="00CA289F">
        <w:rPr>
          <w:rFonts w:ascii="Times New Roman" w:hAnsi="Times New Roman" w:cs="Times New Roman"/>
          <w:sz w:val="22"/>
          <w:szCs w:val="22"/>
        </w:rPr>
        <w:t xml:space="preserve"> sourced from OMOP </w:t>
      </w:r>
      <w:r w:rsidR="00C825CF" w:rsidRPr="00CA289F">
        <w:rPr>
          <w:rFonts w:ascii="Times New Roman" w:hAnsi="Times New Roman" w:cs="Times New Roman"/>
          <w:sz w:val="22"/>
          <w:szCs w:val="22"/>
        </w:rPr>
        <w:t>Measurement</w:t>
      </w:r>
      <w:r w:rsidRPr="00CA289F">
        <w:rPr>
          <w:rFonts w:ascii="Times New Roman" w:hAnsi="Times New Roman" w:cs="Times New Roman"/>
          <w:sz w:val="22"/>
          <w:szCs w:val="22"/>
        </w:rPr>
        <w:t xml:space="preserve"> </w:t>
      </w:r>
      <w:r w:rsidR="002C2FFC">
        <w:rPr>
          <w:rFonts w:ascii="Times New Roman" w:hAnsi="Times New Roman" w:cs="Times New Roman"/>
          <w:sz w:val="22"/>
          <w:szCs w:val="22"/>
        </w:rPr>
        <w:t xml:space="preserve">and </w:t>
      </w:r>
      <w:r w:rsidR="002C2FFC" w:rsidRPr="005F63F8">
        <w:rPr>
          <w:rFonts w:ascii="Times New Roman" w:hAnsi="Times New Roman" w:cs="Times New Roman"/>
          <w:color w:val="4F81BD"/>
          <w:sz w:val="22"/>
          <w:szCs w:val="22"/>
        </w:rPr>
        <w:t>Observation</w:t>
      </w:r>
      <w:r w:rsidR="002C2FFC" w:rsidRPr="002C2FFC">
        <w:rPr>
          <w:rFonts w:ascii="Times New Roman" w:hAnsi="Times New Roman" w:cs="Times New Roman"/>
          <w:color w:val="FF0000"/>
          <w:sz w:val="22"/>
          <w:szCs w:val="22"/>
        </w:rPr>
        <w:t xml:space="preserve"> </w:t>
      </w:r>
      <w:r w:rsidRPr="002C2FFC">
        <w:rPr>
          <w:rFonts w:ascii="Times New Roman" w:hAnsi="Times New Roman" w:cs="Times New Roman"/>
          <w:sz w:val="22"/>
          <w:szCs w:val="22"/>
        </w:rPr>
        <w:t>t</w:t>
      </w:r>
      <w:r w:rsidRPr="00CA289F">
        <w:rPr>
          <w:rFonts w:ascii="Times New Roman" w:hAnsi="Times New Roman" w:cs="Times New Roman"/>
          <w:sz w:val="22"/>
          <w:szCs w:val="22"/>
        </w:rPr>
        <w:t>able</w:t>
      </w:r>
      <w:r w:rsidR="002C2FFC">
        <w:rPr>
          <w:rFonts w:ascii="Times New Roman" w:hAnsi="Times New Roman" w:cs="Times New Roman"/>
          <w:sz w:val="22"/>
          <w:szCs w:val="22"/>
        </w:rPr>
        <w:t>s</w:t>
      </w:r>
      <w:r w:rsidR="003143D6" w:rsidRPr="00CA289F">
        <w:rPr>
          <w:rFonts w:ascii="Times New Roman" w:hAnsi="Times New Roman" w:cs="Times New Roman"/>
          <w:sz w:val="22"/>
          <w:szCs w:val="22"/>
        </w:rPr>
        <w:t xml:space="preserve">. </w:t>
      </w:r>
    </w:p>
    <w:p w14:paraId="3D66B64C" w14:textId="77777777" w:rsidR="003143D6" w:rsidRPr="00CA289F" w:rsidRDefault="003143D6">
      <w:pPr>
        <w:autoSpaceDE w:val="0"/>
        <w:rPr>
          <w:rFonts w:ascii="Times New Roman" w:hAnsi="Times New Roman" w:cs="Times New Roman"/>
          <w:sz w:val="22"/>
          <w:szCs w:val="22"/>
        </w:rPr>
      </w:pPr>
      <w:r w:rsidRPr="00CA289F">
        <w:rPr>
          <w:rFonts w:ascii="Times New Roman" w:hAnsi="Times New Roman" w:cs="Times New Roman"/>
          <w:sz w:val="22"/>
          <w:szCs w:val="22"/>
        </w:rPr>
        <w:t xml:space="preserve">Records corresponding to one visit may be grouped into one Vital record or represented as one Vital record per one vital sign. </w:t>
      </w:r>
    </w:p>
    <w:p w14:paraId="286C56CE" w14:textId="77777777" w:rsidR="00AB2301" w:rsidRPr="00CA289F" w:rsidRDefault="003143D6" w:rsidP="00A47DCA">
      <w:pPr>
        <w:rPr>
          <w:rFonts w:ascii="Times New Roman" w:hAnsi="Times New Roman" w:cs="Times New Roman"/>
          <w:sz w:val="22"/>
          <w:szCs w:val="22"/>
        </w:rPr>
      </w:pPr>
      <w:r w:rsidRPr="00CA289F">
        <w:rPr>
          <w:rFonts w:ascii="Times New Roman" w:hAnsi="Times New Roman" w:cs="Times New Roman"/>
          <w:sz w:val="22"/>
          <w:szCs w:val="22"/>
        </w:rPr>
        <w:t xml:space="preserve">Systolic and diastolic blood pressure coming from the same measurement must be </w:t>
      </w:r>
      <w:r w:rsidR="00C7202C" w:rsidRPr="00CA289F">
        <w:rPr>
          <w:rFonts w:ascii="Times New Roman" w:hAnsi="Times New Roman" w:cs="Times New Roman"/>
          <w:sz w:val="22"/>
          <w:szCs w:val="22"/>
        </w:rPr>
        <w:t>by group</w:t>
      </w:r>
      <w:r w:rsidRPr="00CA289F">
        <w:rPr>
          <w:rFonts w:ascii="Times New Roman" w:hAnsi="Times New Roman" w:cs="Times New Roman"/>
          <w:sz w:val="22"/>
          <w:szCs w:val="22"/>
        </w:rPr>
        <w:t xml:space="preserve">ed into one record by utilizing </w:t>
      </w:r>
      <w:proofErr w:type="spellStart"/>
      <w:r w:rsidRPr="00CA289F">
        <w:rPr>
          <w:rFonts w:ascii="Times New Roman" w:hAnsi="Times New Roman" w:cs="Times New Roman"/>
          <w:sz w:val="22"/>
          <w:szCs w:val="22"/>
        </w:rPr>
        <w:t>Fact_Relationship</w:t>
      </w:r>
      <w:proofErr w:type="spellEnd"/>
      <w:r w:rsidRPr="00CA289F">
        <w:rPr>
          <w:rFonts w:ascii="Times New Roman" w:hAnsi="Times New Roman" w:cs="Times New Roman"/>
          <w:sz w:val="22"/>
          <w:szCs w:val="22"/>
        </w:rPr>
        <w:t xml:space="preserve"> link between the two records in the</w:t>
      </w:r>
      <w:r w:rsidR="00C7202C" w:rsidRPr="00CA289F">
        <w:rPr>
          <w:rFonts w:ascii="Times New Roman" w:hAnsi="Times New Roman" w:cs="Times New Roman"/>
          <w:sz w:val="22"/>
          <w:szCs w:val="22"/>
        </w:rPr>
        <w:t xml:space="preserve"> </w:t>
      </w:r>
      <w:r w:rsidR="00C825CF" w:rsidRPr="00CA289F">
        <w:rPr>
          <w:rFonts w:ascii="Times New Roman" w:hAnsi="Times New Roman" w:cs="Times New Roman"/>
          <w:sz w:val="22"/>
          <w:szCs w:val="22"/>
        </w:rPr>
        <w:t>Measurement</w:t>
      </w:r>
      <w:r w:rsidR="00C7202C" w:rsidRPr="00CA289F">
        <w:rPr>
          <w:rFonts w:ascii="Times New Roman" w:hAnsi="Times New Roman" w:cs="Times New Roman"/>
          <w:sz w:val="22"/>
          <w:szCs w:val="22"/>
        </w:rPr>
        <w:t xml:space="preserve"> table</w:t>
      </w:r>
      <w:r w:rsidR="00AB2301" w:rsidRPr="00CA289F">
        <w:rPr>
          <w:rFonts w:ascii="Times New Roman" w:hAnsi="Times New Roman" w:cs="Times New Roman"/>
          <w:sz w:val="22"/>
          <w:szCs w:val="22"/>
        </w:rPr>
        <w:t xml:space="preserve"> as follows</w:t>
      </w:r>
      <w:r w:rsidR="00A47DCA" w:rsidRPr="00CA289F">
        <w:rPr>
          <w:rFonts w:ascii="Times New Roman" w:hAnsi="Times New Roman" w:cs="Times New Roman"/>
          <w:sz w:val="22"/>
          <w:szCs w:val="22"/>
        </w:rPr>
        <w:t xml:space="preserve">. </w:t>
      </w:r>
      <w:r w:rsidR="00AB2301" w:rsidRPr="00CA289F">
        <w:rPr>
          <w:rFonts w:ascii="Times New Roman" w:hAnsi="Times New Roman" w:cs="Times New Roman"/>
          <w:sz w:val="22"/>
          <w:szCs w:val="22"/>
        </w:rPr>
        <w:t xml:space="preserve">Fact_id_1 and fact_id_2 should be equal to the respective </w:t>
      </w:r>
      <w:proofErr w:type="spellStart"/>
      <w:r w:rsidR="00AB2301" w:rsidRPr="00CA289F">
        <w:rPr>
          <w:rFonts w:ascii="Times New Roman" w:hAnsi="Times New Roman" w:cs="Times New Roman"/>
          <w:sz w:val="22"/>
          <w:szCs w:val="22"/>
        </w:rPr>
        <w:t>measurement_id</w:t>
      </w:r>
      <w:proofErr w:type="spellEnd"/>
      <w:r w:rsidR="00AB2301" w:rsidRPr="00CA289F">
        <w:rPr>
          <w:rFonts w:ascii="Times New Roman" w:hAnsi="Times New Roman" w:cs="Times New Roman"/>
          <w:sz w:val="22"/>
          <w:szCs w:val="22"/>
        </w:rPr>
        <w:t xml:space="preserve"> of diastolic </w:t>
      </w:r>
      <w:r w:rsidR="000E243A">
        <w:rPr>
          <w:rFonts w:ascii="Times New Roman" w:hAnsi="Times New Roman" w:cs="Times New Roman"/>
          <w:sz w:val="22"/>
          <w:szCs w:val="22"/>
        </w:rPr>
        <w:t xml:space="preserve">and systolic </w:t>
      </w:r>
      <w:r w:rsidR="00AB2301" w:rsidRPr="00CA289F">
        <w:rPr>
          <w:rFonts w:ascii="Times New Roman" w:hAnsi="Times New Roman" w:cs="Times New Roman"/>
          <w:sz w:val="22"/>
          <w:szCs w:val="22"/>
        </w:rPr>
        <w:t>BP records. Domain_concept_id_1 and domain_concept_id_</w:t>
      </w:r>
      <w:proofErr w:type="gramStart"/>
      <w:r w:rsidR="00AB2301" w:rsidRPr="00CA289F">
        <w:rPr>
          <w:rFonts w:ascii="Times New Roman" w:hAnsi="Times New Roman" w:cs="Times New Roman"/>
          <w:sz w:val="22"/>
          <w:szCs w:val="22"/>
        </w:rPr>
        <w:t>2  should</w:t>
      </w:r>
      <w:proofErr w:type="gramEnd"/>
      <w:r w:rsidR="00AB2301" w:rsidRPr="00CA289F">
        <w:rPr>
          <w:rFonts w:ascii="Times New Roman" w:hAnsi="Times New Roman" w:cs="Times New Roman"/>
          <w:sz w:val="22"/>
          <w:szCs w:val="22"/>
        </w:rPr>
        <w:t xml:space="preserve"> be equal to 21 (‘Measurement’). </w:t>
      </w:r>
      <w:proofErr w:type="spellStart"/>
      <w:r w:rsidR="00AB2301" w:rsidRPr="00CA289F">
        <w:rPr>
          <w:rFonts w:ascii="Times New Roman" w:hAnsi="Times New Roman" w:cs="Times New Roman"/>
          <w:sz w:val="22"/>
          <w:szCs w:val="22"/>
        </w:rPr>
        <w:t>Relationship_concept_id</w:t>
      </w:r>
      <w:proofErr w:type="spellEnd"/>
      <w:r w:rsidR="00AB2301" w:rsidRPr="00CA289F">
        <w:rPr>
          <w:rFonts w:ascii="Times New Roman" w:hAnsi="Times New Roman" w:cs="Times New Roman"/>
          <w:sz w:val="22"/>
          <w:szCs w:val="22"/>
        </w:rPr>
        <w:t xml:space="preserve"> should be equal to</w:t>
      </w:r>
      <w:r w:rsidR="000E243A">
        <w:rPr>
          <w:rFonts w:ascii="Times New Roman" w:hAnsi="Times New Roman" w:cs="Times New Roman"/>
          <w:sz w:val="22"/>
          <w:szCs w:val="22"/>
        </w:rPr>
        <w:t xml:space="preserve"> </w:t>
      </w:r>
      <w:r w:rsidR="000E243A" w:rsidRPr="000E243A">
        <w:rPr>
          <w:rFonts w:ascii="Times New Roman" w:hAnsi="Times New Roman" w:cs="Times New Roman"/>
          <w:sz w:val="22"/>
          <w:szCs w:val="22"/>
        </w:rPr>
        <w:t>46233682</w:t>
      </w:r>
      <w:r w:rsidR="000E243A">
        <w:rPr>
          <w:rFonts w:ascii="Times New Roman" w:hAnsi="Times New Roman" w:cs="Times New Roman"/>
          <w:sz w:val="22"/>
          <w:szCs w:val="22"/>
        </w:rPr>
        <w:t xml:space="preserve"> (‘</w:t>
      </w:r>
      <w:r w:rsidR="000E243A" w:rsidRPr="000E243A">
        <w:rPr>
          <w:rFonts w:ascii="Times New Roman" w:hAnsi="Times New Roman" w:cs="Times New Roman"/>
          <w:sz w:val="22"/>
          <w:szCs w:val="22"/>
        </w:rPr>
        <w:t>Diastolic to systolic blood pressure measurement</w:t>
      </w:r>
      <w:r w:rsidR="000E243A">
        <w:rPr>
          <w:rFonts w:ascii="Times New Roman" w:hAnsi="Times New Roman" w:cs="Times New Roman"/>
          <w:sz w:val="22"/>
          <w:szCs w:val="22"/>
        </w:rPr>
        <w:t xml:space="preserve">’). </w:t>
      </w:r>
    </w:p>
    <w:p w14:paraId="5F4AE477" w14:textId="77777777" w:rsidR="00C7202C" w:rsidRPr="00CA289F" w:rsidRDefault="002C2FFC" w:rsidP="00B50E57">
      <w:pPr>
        <w:spacing w:after="0" w:line="240" w:lineRule="auto"/>
        <w:ind w:left="-142" w:right="4" w:firstLine="142"/>
        <w:rPr>
          <w:rFonts w:ascii="Times New Roman" w:hAnsi="Times New Roman" w:cs="Times New Roman"/>
          <w:b/>
          <w:bCs/>
          <w:sz w:val="22"/>
          <w:szCs w:val="22"/>
        </w:rPr>
      </w:pPr>
      <w:r>
        <w:rPr>
          <w:rFonts w:ascii="Times New Roman" w:hAnsi="Times New Roman" w:cs="Times New Roman"/>
          <w:sz w:val="22"/>
          <w:szCs w:val="22"/>
        </w:rPr>
        <w:t xml:space="preserve">OMOP Measurement </w:t>
      </w:r>
      <w:r w:rsidR="007C4770">
        <w:rPr>
          <w:rFonts w:ascii="Times New Roman" w:hAnsi="Times New Roman" w:cs="Times New Roman"/>
          <w:sz w:val="22"/>
          <w:szCs w:val="22"/>
        </w:rPr>
        <w:t>to</w:t>
      </w:r>
      <w:r>
        <w:rPr>
          <w:rFonts w:ascii="Times New Roman" w:hAnsi="Times New Roman" w:cs="Times New Roman"/>
          <w:sz w:val="22"/>
          <w:szCs w:val="22"/>
        </w:rPr>
        <w:t xml:space="preserve"> </w:t>
      </w:r>
      <w:proofErr w:type="spellStart"/>
      <w:r>
        <w:rPr>
          <w:rFonts w:ascii="Times New Roman" w:hAnsi="Times New Roman" w:cs="Times New Roman"/>
          <w:sz w:val="22"/>
          <w:szCs w:val="22"/>
        </w:rPr>
        <w:t>PCORnet</w:t>
      </w:r>
      <w:proofErr w:type="spellEnd"/>
      <w:r>
        <w:rPr>
          <w:rFonts w:ascii="Times New Roman" w:hAnsi="Times New Roman" w:cs="Times New Roman"/>
          <w:sz w:val="22"/>
          <w:szCs w:val="22"/>
        </w:rPr>
        <w:t xml:space="preserve"> VITAL </w:t>
      </w:r>
      <w:r w:rsidR="007C4770">
        <w:rPr>
          <w:rFonts w:ascii="Times New Roman" w:hAnsi="Times New Roman" w:cs="Times New Roman"/>
          <w:sz w:val="22"/>
          <w:szCs w:val="22"/>
        </w:rPr>
        <w:t>field mapping</w:t>
      </w:r>
      <w:r w:rsidR="00C7202C" w:rsidRPr="00CA289F">
        <w:rPr>
          <w:rFonts w:ascii="Times New Roman" w:hAnsi="Times New Roman" w:cs="Times New Roman"/>
          <w:sz w:val="22"/>
          <w:szCs w:val="22"/>
        </w:rPr>
        <w:t>:</w:t>
      </w:r>
    </w:p>
    <w:tbl>
      <w:tblPr>
        <w:tblW w:w="9888" w:type="dxa"/>
        <w:tblInd w:w="-55" w:type="dxa"/>
        <w:tblLayout w:type="fixed"/>
        <w:tblLook w:val="0000" w:firstRow="0" w:lastRow="0" w:firstColumn="0" w:lastColumn="0" w:noHBand="0" w:noVBand="0"/>
      </w:tblPr>
      <w:tblGrid>
        <w:gridCol w:w="1585"/>
        <w:gridCol w:w="1818"/>
        <w:gridCol w:w="4535"/>
        <w:gridCol w:w="1950"/>
      </w:tblGrid>
      <w:tr w:rsidR="00C7202C" w:rsidRPr="00CA289F" w14:paraId="006DDCE7" w14:textId="77777777" w:rsidTr="00D20CB9">
        <w:trPr>
          <w:cantSplit/>
          <w:tblHeader/>
        </w:trPr>
        <w:tc>
          <w:tcPr>
            <w:tcW w:w="1585" w:type="dxa"/>
            <w:tcBorders>
              <w:top w:val="single" w:sz="4" w:space="0" w:color="808080"/>
              <w:left w:val="single" w:sz="4" w:space="0" w:color="808080"/>
              <w:bottom w:val="single" w:sz="4" w:space="0" w:color="808080"/>
            </w:tcBorders>
            <w:shd w:val="clear" w:color="auto" w:fill="005172"/>
          </w:tcPr>
          <w:p w14:paraId="572B9BF2" w14:textId="77777777" w:rsidR="00C7202C" w:rsidRPr="00CA289F" w:rsidRDefault="00C7202C" w:rsidP="00B50E57">
            <w:pPr>
              <w:spacing w:after="0" w:line="240" w:lineRule="auto"/>
              <w:ind w:right="4"/>
              <w:rPr>
                <w:rFonts w:ascii="Times New Roman" w:hAnsi="Times New Roman" w:cs="Times New Roman"/>
                <w:b/>
                <w:bCs/>
                <w:szCs w:val="20"/>
              </w:rPr>
            </w:pPr>
            <w:r w:rsidRPr="00CA289F">
              <w:rPr>
                <w:rFonts w:ascii="Times New Roman" w:hAnsi="Times New Roman" w:cs="Times New Roman"/>
                <w:b/>
                <w:bCs/>
                <w:szCs w:val="20"/>
              </w:rPr>
              <w:t>Destination Field</w:t>
            </w:r>
          </w:p>
        </w:tc>
        <w:tc>
          <w:tcPr>
            <w:tcW w:w="1818" w:type="dxa"/>
            <w:tcBorders>
              <w:top w:val="single" w:sz="4" w:space="0" w:color="808080"/>
              <w:left w:val="single" w:sz="4" w:space="0" w:color="808080"/>
              <w:bottom w:val="single" w:sz="4" w:space="0" w:color="808080"/>
            </w:tcBorders>
            <w:shd w:val="clear" w:color="auto" w:fill="005172"/>
          </w:tcPr>
          <w:p w14:paraId="3F0A7046"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Source Field</w:t>
            </w:r>
          </w:p>
        </w:tc>
        <w:tc>
          <w:tcPr>
            <w:tcW w:w="4535" w:type="dxa"/>
            <w:tcBorders>
              <w:top w:val="single" w:sz="4" w:space="0" w:color="808080"/>
              <w:left w:val="single" w:sz="4" w:space="0" w:color="808080"/>
              <w:bottom w:val="single" w:sz="4" w:space="0" w:color="808080"/>
            </w:tcBorders>
            <w:shd w:val="clear" w:color="auto" w:fill="005172"/>
          </w:tcPr>
          <w:p w14:paraId="0E8213B6" w14:textId="77777777" w:rsidR="00C7202C" w:rsidRPr="00CA289F" w:rsidRDefault="00C7202C">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Applied Rule</w:t>
            </w:r>
          </w:p>
        </w:tc>
        <w:tc>
          <w:tcPr>
            <w:tcW w:w="1950" w:type="dxa"/>
            <w:tcBorders>
              <w:top w:val="single" w:sz="4" w:space="0" w:color="808080"/>
              <w:left w:val="single" w:sz="4" w:space="0" w:color="808080"/>
              <w:bottom w:val="single" w:sz="4" w:space="0" w:color="808080"/>
              <w:right w:val="single" w:sz="4" w:space="0" w:color="808080"/>
            </w:tcBorders>
            <w:shd w:val="clear" w:color="auto" w:fill="005172"/>
          </w:tcPr>
          <w:p w14:paraId="2F3ADE46" w14:textId="77777777" w:rsidR="00C7202C" w:rsidRPr="00CA289F" w:rsidRDefault="00C7202C">
            <w:pPr>
              <w:spacing w:line="240" w:lineRule="auto"/>
              <w:ind w:right="4"/>
              <w:rPr>
                <w:rFonts w:ascii="Times New Roman" w:hAnsi="Times New Roman" w:cs="Times New Roman"/>
              </w:rPr>
            </w:pPr>
            <w:r w:rsidRPr="00CA289F">
              <w:rPr>
                <w:rFonts w:ascii="Times New Roman" w:hAnsi="Times New Roman" w:cs="Times New Roman"/>
                <w:b/>
                <w:bCs/>
                <w:szCs w:val="20"/>
              </w:rPr>
              <w:t>Comment</w:t>
            </w:r>
          </w:p>
        </w:tc>
      </w:tr>
      <w:tr w:rsidR="00C7202C" w:rsidRPr="00CA289F" w14:paraId="25BBB085" w14:textId="77777777" w:rsidTr="00D20CB9">
        <w:trPr>
          <w:cantSplit/>
        </w:trPr>
        <w:tc>
          <w:tcPr>
            <w:tcW w:w="1585" w:type="dxa"/>
            <w:tcBorders>
              <w:top w:val="single" w:sz="4" w:space="0" w:color="808080"/>
              <w:left w:val="single" w:sz="4" w:space="0" w:color="808080"/>
              <w:bottom w:val="single" w:sz="4" w:space="0" w:color="808080"/>
            </w:tcBorders>
            <w:shd w:val="clear" w:color="auto" w:fill="auto"/>
            <w:vAlign w:val="bottom"/>
          </w:tcPr>
          <w:p w14:paraId="11C0499C"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PATID</w:t>
            </w:r>
          </w:p>
        </w:tc>
        <w:tc>
          <w:tcPr>
            <w:tcW w:w="1818" w:type="dxa"/>
            <w:tcBorders>
              <w:top w:val="single" w:sz="4" w:space="0" w:color="808080"/>
              <w:left w:val="single" w:sz="4" w:space="0" w:color="808080"/>
              <w:bottom w:val="single" w:sz="4" w:space="0" w:color="808080"/>
            </w:tcBorders>
            <w:shd w:val="clear" w:color="auto" w:fill="auto"/>
          </w:tcPr>
          <w:p w14:paraId="18D4A849" w14:textId="77777777" w:rsidR="00C7202C" w:rsidRPr="00CA289F" w:rsidRDefault="003143D6">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Measurement</w:t>
            </w:r>
            <w:r w:rsidR="00C7202C" w:rsidRPr="00CA289F">
              <w:rPr>
                <w:rFonts w:ascii="Times New Roman" w:hAnsi="Times New Roman" w:cs="Times New Roman"/>
                <w:sz w:val="16"/>
                <w:szCs w:val="16"/>
              </w:rPr>
              <w:t>.person_id</w:t>
            </w:r>
            <w:proofErr w:type="spellEnd"/>
          </w:p>
        </w:tc>
        <w:tc>
          <w:tcPr>
            <w:tcW w:w="4535" w:type="dxa"/>
            <w:tcBorders>
              <w:top w:val="single" w:sz="4" w:space="0" w:color="808080"/>
              <w:left w:val="single" w:sz="4" w:space="0" w:color="808080"/>
              <w:bottom w:val="single" w:sz="4" w:space="0" w:color="808080"/>
            </w:tcBorders>
            <w:shd w:val="clear" w:color="auto" w:fill="auto"/>
          </w:tcPr>
          <w:p w14:paraId="3148C9DB" w14:textId="77777777" w:rsidR="00C7202C" w:rsidRPr="00CA289F" w:rsidRDefault="00C7202C">
            <w:pPr>
              <w:snapToGrid w:val="0"/>
              <w:spacing w:line="240" w:lineRule="auto"/>
              <w:ind w:right="4"/>
              <w:rPr>
                <w:rFonts w:ascii="Times New Roman" w:hAnsi="Times New Roman" w:cs="Times New Roman"/>
                <w:sz w:val="16"/>
                <w:szCs w:val="16"/>
              </w:rPr>
            </w:pP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5074A3C6" w14:textId="77777777" w:rsidR="00C7202C" w:rsidRPr="00CA289F" w:rsidRDefault="006E4031">
            <w:pPr>
              <w:snapToGrid w:val="0"/>
              <w:spacing w:line="240" w:lineRule="auto"/>
              <w:ind w:right="4"/>
              <w:rPr>
                <w:rFonts w:ascii="Times New Roman" w:hAnsi="Times New Roman" w:cs="Times New Roman"/>
                <w:szCs w:val="20"/>
              </w:rPr>
            </w:pPr>
            <w:r w:rsidRPr="00CA289F">
              <w:rPr>
                <w:rFonts w:ascii="Times New Roman" w:hAnsi="Times New Roman" w:cs="Times New Roman"/>
                <w:sz w:val="16"/>
                <w:szCs w:val="16"/>
              </w:rPr>
              <w:t>Convert to text</w:t>
            </w:r>
          </w:p>
        </w:tc>
      </w:tr>
      <w:tr w:rsidR="00C7202C" w:rsidRPr="00CA289F" w14:paraId="51536D52" w14:textId="77777777" w:rsidTr="008066BE">
        <w:trPr>
          <w:cantSplit/>
        </w:trPr>
        <w:tc>
          <w:tcPr>
            <w:tcW w:w="1585" w:type="dxa"/>
            <w:tcBorders>
              <w:top w:val="single" w:sz="4" w:space="0" w:color="808080"/>
              <w:left w:val="single" w:sz="4" w:space="0" w:color="808080"/>
              <w:bottom w:val="single" w:sz="4" w:space="0" w:color="808080"/>
            </w:tcBorders>
            <w:shd w:val="clear" w:color="auto" w:fill="auto"/>
          </w:tcPr>
          <w:p w14:paraId="2C6FA859"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lastRenderedPageBreak/>
              <w:t>ENCOUNTERID</w:t>
            </w:r>
          </w:p>
        </w:tc>
        <w:tc>
          <w:tcPr>
            <w:tcW w:w="1818" w:type="dxa"/>
            <w:tcBorders>
              <w:top w:val="single" w:sz="4" w:space="0" w:color="808080"/>
              <w:left w:val="single" w:sz="4" w:space="0" w:color="808080"/>
              <w:bottom w:val="single" w:sz="4" w:space="0" w:color="808080"/>
            </w:tcBorders>
            <w:shd w:val="clear" w:color="auto" w:fill="auto"/>
          </w:tcPr>
          <w:p w14:paraId="529A237D" w14:textId="77777777" w:rsidR="003143D6" w:rsidRPr="00CA289F" w:rsidRDefault="003143D6">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Measurement</w:t>
            </w:r>
            <w:r w:rsidR="00C7202C" w:rsidRPr="00CA289F">
              <w:rPr>
                <w:rFonts w:ascii="Times New Roman" w:hAnsi="Times New Roman" w:cs="Times New Roman"/>
                <w:sz w:val="16"/>
                <w:szCs w:val="16"/>
              </w:rPr>
              <w:t>.visit_occurrence_id</w:t>
            </w:r>
            <w:proofErr w:type="spellEnd"/>
            <w:r w:rsidR="004E0049" w:rsidRPr="00CA289F">
              <w:rPr>
                <w:rFonts w:ascii="Times New Roman" w:hAnsi="Times New Roman" w:cs="Times New Roman"/>
                <w:sz w:val="16"/>
                <w:szCs w:val="16"/>
              </w:rPr>
              <w:t xml:space="preserve"> </w:t>
            </w:r>
          </w:p>
          <w:p w14:paraId="7E506559" w14:textId="77777777" w:rsidR="003143D6" w:rsidRPr="00CA289F" w:rsidRDefault="004E0049">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or </w:t>
            </w:r>
          </w:p>
          <w:p w14:paraId="6D4CF998" w14:textId="77777777" w:rsidR="00C7202C" w:rsidRPr="00CA289F" w:rsidRDefault="004E0049">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NULL</w:t>
            </w:r>
          </w:p>
        </w:tc>
        <w:tc>
          <w:tcPr>
            <w:tcW w:w="4535" w:type="dxa"/>
            <w:tcBorders>
              <w:top w:val="single" w:sz="4" w:space="0" w:color="808080"/>
              <w:left w:val="single" w:sz="4" w:space="0" w:color="808080"/>
              <w:bottom w:val="single" w:sz="4" w:space="0" w:color="808080"/>
            </w:tcBorders>
            <w:shd w:val="clear" w:color="auto" w:fill="auto"/>
          </w:tcPr>
          <w:p w14:paraId="3D103C92" w14:textId="77777777" w:rsidR="00C7202C" w:rsidRPr="00CA289F" w:rsidRDefault="00C7202C">
            <w:pPr>
              <w:snapToGrid w:val="0"/>
              <w:spacing w:line="240" w:lineRule="auto"/>
              <w:ind w:right="4"/>
              <w:rPr>
                <w:rFonts w:ascii="Times New Roman" w:hAnsi="Times New Roman" w:cs="Times New Roman"/>
                <w:sz w:val="16"/>
                <w:szCs w:val="16"/>
              </w:rPr>
            </w:pP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32F08CB9" w14:textId="77777777" w:rsidR="00C7202C" w:rsidRPr="00CA289F" w:rsidRDefault="008066BE" w:rsidP="00256566">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Arbitrary encounter-level identifier. This is an optional relationship; the ENCOUNTERID should be present if the vitals were measured as part of healthcare delivery: </w:t>
            </w:r>
            <w:proofErr w:type="spellStart"/>
            <w:r w:rsidR="00256566">
              <w:rPr>
                <w:rFonts w:ascii="Times New Roman" w:hAnsi="Times New Roman" w:cs="Times New Roman"/>
                <w:sz w:val="16"/>
                <w:szCs w:val="16"/>
              </w:rPr>
              <w:t>Measurement</w:t>
            </w:r>
            <w:r w:rsidRPr="00CA289F">
              <w:rPr>
                <w:rFonts w:ascii="Times New Roman" w:hAnsi="Times New Roman" w:cs="Times New Roman"/>
                <w:sz w:val="16"/>
                <w:szCs w:val="16"/>
              </w:rPr>
              <w:t>.</w:t>
            </w:r>
            <w:r w:rsidR="00256566">
              <w:rPr>
                <w:rFonts w:ascii="Times New Roman" w:hAnsi="Times New Roman" w:cs="Times New Roman"/>
                <w:sz w:val="16"/>
                <w:szCs w:val="16"/>
              </w:rPr>
              <w:t>measurement</w:t>
            </w:r>
            <w:r w:rsidRPr="00CA289F">
              <w:rPr>
                <w:rFonts w:ascii="Times New Roman" w:hAnsi="Times New Roman" w:cs="Times New Roman"/>
                <w:sz w:val="16"/>
                <w:szCs w:val="16"/>
              </w:rPr>
              <w:t>_type_concept_id</w:t>
            </w:r>
            <w:proofErr w:type="spellEnd"/>
            <w:r w:rsidRPr="00CA289F">
              <w:rPr>
                <w:rFonts w:ascii="Times New Roman" w:hAnsi="Times New Roman" w:cs="Times New Roman"/>
                <w:sz w:val="16"/>
                <w:szCs w:val="16"/>
              </w:rPr>
              <w:t xml:space="preserve"> = ‘Observation Recorded from </w:t>
            </w:r>
            <w:r w:rsidR="0027147E" w:rsidRPr="00CA289F">
              <w:rPr>
                <w:rFonts w:ascii="Times New Roman" w:hAnsi="Times New Roman" w:cs="Times New Roman"/>
                <w:sz w:val="16"/>
                <w:szCs w:val="16"/>
              </w:rPr>
              <w:t>EHR</w:t>
            </w:r>
            <w:r w:rsidRPr="00CA289F">
              <w:rPr>
                <w:rFonts w:ascii="Times New Roman" w:hAnsi="Times New Roman" w:cs="Times New Roman"/>
                <w:sz w:val="16"/>
                <w:szCs w:val="16"/>
              </w:rPr>
              <w:t>’ (38000276).</w:t>
            </w:r>
          </w:p>
        </w:tc>
      </w:tr>
      <w:tr w:rsidR="00C7202C" w:rsidRPr="00CA289F" w14:paraId="72217022" w14:textId="77777777" w:rsidTr="005B1302">
        <w:trPr>
          <w:cantSplit/>
        </w:trPr>
        <w:tc>
          <w:tcPr>
            <w:tcW w:w="1585" w:type="dxa"/>
            <w:tcBorders>
              <w:top w:val="single" w:sz="4" w:space="0" w:color="808080"/>
              <w:left w:val="single" w:sz="4" w:space="0" w:color="808080"/>
              <w:bottom w:val="single" w:sz="4" w:space="0" w:color="808080"/>
            </w:tcBorders>
            <w:shd w:val="clear" w:color="auto" w:fill="auto"/>
          </w:tcPr>
          <w:p w14:paraId="0895D402"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MEASURE_DATE</w:t>
            </w:r>
          </w:p>
        </w:tc>
        <w:tc>
          <w:tcPr>
            <w:tcW w:w="1818" w:type="dxa"/>
            <w:tcBorders>
              <w:top w:val="single" w:sz="4" w:space="0" w:color="808080"/>
              <w:left w:val="single" w:sz="4" w:space="0" w:color="808080"/>
              <w:bottom w:val="single" w:sz="4" w:space="0" w:color="808080"/>
            </w:tcBorders>
            <w:shd w:val="clear" w:color="auto" w:fill="auto"/>
          </w:tcPr>
          <w:p w14:paraId="76F315CF" w14:textId="77777777" w:rsidR="00C7202C" w:rsidRPr="00CA289F" w:rsidRDefault="003143D6" w:rsidP="003143D6">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Measurement</w:t>
            </w:r>
            <w:r w:rsidR="00C7202C" w:rsidRPr="00CA289F">
              <w:rPr>
                <w:rFonts w:ascii="Times New Roman" w:hAnsi="Times New Roman" w:cs="Times New Roman"/>
                <w:sz w:val="16"/>
                <w:szCs w:val="16"/>
              </w:rPr>
              <w:t>.</w:t>
            </w:r>
            <w:r w:rsidRPr="00CA289F">
              <w:rPr>
                <w:rFonts w:ascii="Times New Roman" w:hAnsi="Times New Roman" w:cs="Times New Roman"/>
                <w:sz w:val="16"/>
                <w:szCs w:val="16"/>
              </w:rPr>
              <w:t xml:space="preserve"> </w:t>
            </w:r>
            <w:proofErr w:type="spellStart"/>
            <w:r w:rsidRPr="00CA289F">
              <w:rPr>
                <w:rFonts w:ascii="Times New Roman" w:hAnsi="Times New Roman" w:cs="Times New Roman"/>
                <w:sz w:val="16"/>
                <w:szCs w:val="16"/>
              </w:rPr>
              <w:t>measurement</w:t>
            </w:r>
            <w:r w:rsidR="00C7202C" w:rsidRPr="00CA289F">
              <w:rPr>
                <w:rFonts w:ascii="Times New Roman" w:hAnsi="Times New Roman" w:cs="Times New Roman"/>
                <w:sz w:val="16"/>
                <w:szCs w:val="16"/>
              </w:rPr>
              <w:t>_date</w:t>
            </w:r>
            <w:proofErr w:type="spellEnd"/>
          </w:p>
        </w:tc>
        <w:tc>
          <w:tcPr>
            <w:tcW w:w="4535" w:type="dxa"/>
            <w:tcBorders>
              <w:top w:val="single" w:sz="4" w:space="0" w:color="808080"/>
              <w:left w:val="single" w:sz="4" w:space="0" w:color="808080"/>
              <w:bottom w:val="single" w:sz="4" w:space="0" w:color="808080"/>
            </w:tcBorders>
            <w:shd w:val="clear" w:color="auto" w:fill="auto"/>
          </w:tcPr>
          <w:p w14:paraId="6698922B" w14:textId="77777777" w:rsidR="00C7202C" w:rsidRPr="00CA289F" w:rsidRDefault="00C7202C">
            <w:pPr>
              <w:snapToGrid w:val="0"/>
              <w:spacing w:line="240" w:lineRule="auto"/>
              <w:ind w:right="4"/>
              <w:rPr>
                <w:rFonts w:ascii="Times New Roman" w:hAnsi="Times New Roman" w:cs="Times New Roman"/>
                <w:b/>
                <w:sz w:val="16"/>
                <w:szCs w:val="16"/>
              </w:rPr>
            </w:pPr>
            <w:r w:rsidRPr="00CA289F">
              <w:rPr>
                <w:rFonts w:ascii="Times New Roman" w:hAnsi="Times New Roman" w:cs="Times New Roman"/>
                <w:sz w:val="16"/>
                <w:szCs w:val="16"/>
              </w:rPr>
              <w:t>Text. Format as 'YYYY-MM-DD'.</w:t>
            </w: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062C7216" w14:textId="77777777" w:rsidR="00C7202C" w:rsidRPr="00CA289F" w:rsidRDefault="00C7202C">
            <w:pPr>
              <w:snapToGrid w:val="0"/>
              <w:spacing w:line="240" w:lineRule="auto"/>
              <w:ind w:right="4"/>
              <w:rPr>
                <w:rFonts w:ascii="Times New Roman" w:hAnsi="Times New Roman" w:cs="Times New Roman"/>
                <w:b/>
                <w:szCs w:val="20"/>
              </w:rPr>
            </w:pPr>
          </w:p>
        </w:tc>
      </w:tr>
      <w:tr w:rsidR="00C7202C" w:rsidRPr="00CA289F" w14:paraId="662E0BB7" w14:textId="77777777" w:rsidTr="005B1302">
        <w:trPr>
          <w:cantSplit/>
        </w:trPr>
        <w:tc>
          <w:tcPr>
            <w:tcW w:w="1585" w:type="dxa"/>
            <w:tcBorders>
              <w:top w:val="single" w:sz="4" w:space="0" w:color="808080"/>
              <w:left w:val="single" w:sz="4" w:space="0" w:color="808080"/>
              <w:bottom w:val="single" w:sz="4" w:space="0" w:color="808080"/>
            </w:tcBorders>
            <w:shd w:val="clear" w:color="auto" w:fill="auto"/>
          </w:tcPr>
          <w:p w14:paraId="07D7C6C2"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MEASURE_TIME</w:t>
            </w:r>
          </w:p>
        </w:tc>
        <w:tc>
          <w:tcPr>
            <w:tcW w:w="1818" w:type="dxa"/>
            <w:tcBorders>
              <w:top w:val="single" w:sz="4" w:space="0" w:color="808080"/>
              <w:left w:val="single" w:sz="4" w:space="0" w:color="808080"/>
              <w:bottom w:val="single" w:sz="4" w:space="0" w:color="808080"/>
            </w:tcBorders>
            <w:shd w:val="clear" w:color="auto" w:fill="auto"/>
          </w:tcPr>
          <w:p w14:paraId="7BF0C46F" w14:textId="77777777" w:rsidR="00C7202C" w:rsidRPr="00CA289F" w:rsidRDefault="003143D6" w:rsidP="003143D6">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Measurement</w:t>
            </w:r>
            <w:r w:rsidR="00C7202C" w:rsidRPr="00CA289F">
              <w:rPr>
                <w:rFonts w:ascii="Times New Roman" w:hAnsi="Times New Roman" w:cs="Times New Roman"/>
                <w:sz w:val="16"/>
                <w:szCs w:val="16"/>
              </w:rPr>
              <w:t>.</w:t>
            </w:r>
            <w:r w:rsidRPr="00CA289F">
              <w:rPr>
                <w:rFonts w:ascii="Times New Roman" w:hAnsi="Times New Roman" w:cs="Times New Roman"/>
                <w:sz w:val="16"/>
                <w:szCs w:val="16"/>
              </w:rPr>
              <w:t>measurement</w:t>
            </w:r>
            <w:r w:rsidR="00C7202C" w:rsidRPr="00CA289F">
              <w:rPr>
                <w:rFonts w:ascii="Times New Roman" w:hAnsi="Times New Roman" w:cs="Times New Roman"/>
                <w:sz w:val="16"/>
                <w:szCs w:val="16"/>
              </w:rPr>
              <w:t>_time</w:t>
            </w:r>
            <w:proofErr w:type="spellEnd"/>
          </w:p>
        </w:tc>
        <w:tc>
          <w:tcPr>
            <w:tcW w:w="4535" w:type="dxa"/>
            <w:tcBorders>
              <w:top w:val="single" w:sz="4" w:space="0" w:color="808080"/>
              <w:left w:val="single" w:sz="4" w:space="0" w:color="808080"/>
              <w:bottom w:val="single" w:sz="4" w:space="0" w:color="808080"/>
            </w:tcBorders>
            <w:shd w:val="clear" w:color="auto" w:fill="auto"/>
          </w:tcPr>
          <w:p w14:paraId="5EACCCDC" w14:textId="77777777" w:rsidR="00C7202C" w:rsidRPr="00CA289F" w:rsidRDefault="00C7202C">
            <w:pPr>
              <w:snapToGrid w:val="0"/>
              <w:spacing w:before="240" w:line="240" w:lineRule="auto"/>
              <w:ind w:right="4"/>
              <w:rPr>
                <w:rFonts w:ascii="Times New Roman" w:hAnsi="Times New Roman" w:cs="Times New Roman"/>
                <w:sz w:val="16"/>
                <w:szCs w:val="16"/>
              </w:rPr>
            </w:pPr>
            <w:r w:rsidRPr="00CA289F">
              <w:rPr>
                <w:rFonts w:ascii="Times New Roman" w:hAnsi="Times New Roman" w:cs="Times New Roman"/>
                <w:sz w:val="16"/>
                <w:szCs w:val="16"/>
              </w:rPr>
              <w:t>Text. Format as 'HH</w:t>
            </w:r>
            <w:proofErr w:type="gramStart"/>
            <w:r w:rsidRPr="00CA289F">
              <w:rPr>
                <w:rFonts w:ascii="Times New Roman" w:hAnsi="Times New Roman" w:cs="Times New Roman"/>
                <w:sz w:val="16"/>
                <w:szCs w:val="16"/>
              </w:rPr>
              <w:t>:MI'</w:t>
            </w:r>
            <w:proofErr w:type="gramEnd"/>
            <w:r w:rsidRPr="00CA289F">
              <w:rPr>
                <w:rFonts w:ascii="Times New Roman" w:hAnsi="Times New Roman" w:cs="Times New Roman"/>
                <w:sz w:val="16"/>
                <w:szCs w:val="16"/>
              </w:rPr>
              <w:t xml:space="preserve"> as 24 hours clock with zero-padding for hours and minutes.</w:t>
            </w: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263BFB8D" w14:textId="77777777" w:rsidR="00C7202C" w:rsidRPr="00CA289F" w:rsidRDefault="00C7202C">
            <w:pPr>
              <w:snapToGrid w:val="0"/>
              <w:spacing w:line="240" w:lineRule="auto"/>
              <w:ind w:right="4"/>
              <w:rPr>
                <w:rFonts w:ascii="Times New Roman" w:hAnsi="Times New Roman" w:cs="Times New Roman"/>
                <w:szCs w:val="20"/>
              </w:rPr>
            </w:pPr>
          </w:p>
        </w:tc>
      </w:tr>
      <w:tr w:rsidR="00C7202C" w:rsidRPr="00CA289F" w14:paraId="791C27D2" w14:textId="77777777" w:rsidTr="005B1302">
        <w:trPr>
          <w:cantSplit/>
        </w:trPr>
        <w:tc>
          <w:tcPr>
            <w:tcW w:w="1585" w:type="dxa"/>
            <w:tcBorders>
              <w:top w:val="single" w:sz="4" w:space="0" w:color="808080"/>
              <w:left w:val="single" w:sz="4" w:space="0" w:color="808080"/>
              <w:bottom w:val="single" w:sz="4" w:space="0" w:color="808080"/>
            </w:tcBorders>
            <w:shd w:val="clear" w:color="auto" w:fill="auto"/>
          </w:tcPr>
          <w:p w14:paraId="0F844DDD"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VITAL_SOURCE</w:t>
            </w:r>
          </w:p>
        </w:tc>
        <w:tc>
          <w:tcPr>
            <w:tcW w:w="1818" w:type="dxa"/>
            <w:tcBorders>
              <w:top w:val="single" w:sz="4" w:space="0" w:color="808080"/>
              <w:left w:val="single" w:sz="4" w:space="0" w:color="808080"/>
              <w:bottom w:val="single" w:sz="4" w:space="0" w:color="808080"/>
            </w:tcBorders>
            <w:shd w:val="clear" w:color="auto" w:fill="auto"/>
          </w:tcPr>
          <w:p w14:paraId="61ABDDB7" w14:textId="77777777" w:rsidR="00C7202C" w:rsidRPr="00CA289F" w:rsidRDefault="003143D6" w:rsidP="003143D6">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Measurement</w:t>
            </w:r>
            <w:r w:rsidR="004E0049" w:rsidRPr="00CA289F">
              <w:rPr>
                <w:rFonts w:ascii="Times New Roman" w:hAnsi="Times New Roman" w:cs="Times New Roman"/>
                <w:sz w:val="16"/>
                <w:szCs w:val="16"/>
              </w:rPr>
              <w:t>.</w:t>
            </w:r>
            <w:r w:rsidRPr="00CA289F">
              <w:rPr>
                <w:rFonts w:ascii="Times New Roman" w:hAnsi="Times New Roman" w:cs="Times New Roman"/>
                <w:sz w:val="16"/>
                <w:szCs w:val="16"/>
              </w:rPr>
              <w:t xml:space="preserve"> </w:t>
            </w:r>
            <w:proofErr w:type="spellStart"/>
            <w:r w:rsidRPr="00CA289F">
              <w:rPr>
                <w:rFonts w:ascii="Times New Roman" w:hAnsi="Times New Roman" w:cs="Times New Roman"/>
                <w:sz w:val="16"/>
                <w:szCs w:val="16"/>
              </w:rPr>
              <w:t>measurement</w:t>
            </w:r>
            <w:r w:rsidR="004E0049" w:rsidRPr="00CA289F">
              <w:rPr>
                <w:rFonts w:ascii="Times New Roman" w:hAnsi="Times New Roman" w:cs="Times New Roman"/>
                <w:sz w:val="16"/>
                <w:szCs w:val="16"/>
              </w:rPr>
              <w:t>_type_concept_id</w:t>
            </w:r>
            <w:proofErr w:type="spellEnd"/>
          </w:p>
        </w:tc>
        <w:tc>
          <w:tcPr>
            <w:tcW w:w="4535" w:type="dxa"/>
            <w:tcBorders>
              <w:top w:val="single" w:sz="4" w:space="0" w:color="808080"/>
              <w:left w:val="single" w:sz="4" w:space="0" w:color="808080"/>
              <w:bottom w:val="single" w:sz="4" w:space="0" w:color="808080"/>
            </w:tcBorders>
            <w:shd w:val="clear" w:color="auto" w:fill="auto"/>
          </w:tcPr>
          <w:tbl>
            <w:tblPr>
              <w:tblW w:w="4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3"/>
              <w:gridCol w:w="2634"/>
            </w:tblGrid>
            <w:tr w:rsidR="00D9551A" w:rsidRPr="00CA289F" w14:paraId="6C7C5D51" w14:textId="77777777" w:rsidTr="00D9551A">
              <w:trPr>
                <w:cantSplit/>
                <w:trHeight w:val="288"/>
              </w:trPr>
              <w:tc>
                <w:tcPr>
                  <w:tcW w:w="4117" w:type="dxa"/>
                  <w:gridSpan w:val="2"/>
                  <w:shd w:val="clear" w:color="auto" w:fill="auto"/>
                  <w:noWrap/>
                  <w:vAlign w:val="bottom"/>
                  <w:hideMark/>
                </w:tcPr>
                <w:p w14:paraId="1965ABCB" w14:textId="77777777" w:rsidR="00D9551A" w:rsidRPr="00CA289F" w:rsidRDefault="00D9551A" w:rsidP="00D9551A">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OMOP  to </w:t>
                  </w:r>
                  <w:proofErr w:type="spellStart"/>
                  <w:r w:rsidRPr="00CA289F">
                    <w:rPr>
                      <w:rFonts w:ascii="Times New Roman" w:hAnsi="Times New Roman" w:cs="Times New Roman"/>
                      <w:sz w:val="16"/>
                      <w:szCs w:val="16"/>
                      <w:lang w:eastAsia="en-US"/>
                    </w:rPr>
                    <w:t>PCORnet</w:t>
                  </w:r>
                  <w:proofErr w:type="spellEnd"/>
                </w:p>
              </w:tc>
            </w:tr>
            <w:tr w:rsidR="00D9551A" w:rsidRPr="00CA289F" w14:paraId="52EADECE" w14:textId="77777777" w:rsidTr="00D9551A">
              <w:trPr>
                <w:cantSplit/>
                <w:trHeight w:val="288"/>
              </w:trPr>
              <w:tc>
                <w:tcPr>
                  <w:tcW w:w="1483" w:type="dxa"/>
                  <w:shd w:val="clear" w:color="auto" w:fill="E7E6E6"/>
                  <w:noWrap/>
                  <w:vAlign w:val="bottom"/>
                  <w:hideMark/>
                </w:tcPr>
                <w:p w14:paraId="7A14CCB5" w14:textId="77777777" w:rsidR="00D9551A" w:rsidRPr="00CA289F" w:rsidRDefault="00D9551A" w:rsidP="00585C74">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rPr>
                    <w:t>44814721</w:t>
                  </w:r>
                </w:p>
              </w:tc>
              <w:tc>
                <w:tcPr>
                  <w:tcW w:w="2634" w:type="dxa"/>
                  <w:shd w:val="clear" w:color="auto" w:fill="auto"/>
                  <w:vAlign w:val="bottom"/>
                  <w:hideMark/>
                </w:tcPr>
                <w:p w14:paraId="0AFE2555" w14:textId="77777777" w:rsidR="00D9551A" w:rsidRPr="00CA289F" w:rsidRDefault="00D9551A" w:rsidP="00D9551A">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rPr>
                    <w:t>PR = Patient-reported</w:t>
                  </w:r>
                </w:p>
              </w:tc>
            </w:tr>
            <w:tr w:rsidR="00D9551A" w:rsidRPr="00CA289F" w14:paraId="06B1137D" w14:textId="77777777" w:rsidTr="00D9551A">
              <w:trPr>
                <w:cantSplit/>
                <w:trHeight w:val="288"/>
              </w:trPr>
              <w:tc>
                <w:tcPr>
                  <w:tcW w:w="1483" w:type="dxa"/>
                  <w:shd w:val="clear" w:color="auto" w:fill="E7E6E6"/>
                  <w:noWrap/>
                  <w:vAlign w:val="bottom"/>
                  <w:hideMark/>
                </w:tcPr>
                <w:p w14:paraId="17727621" w14:textId="77777777" w:rsidR="00D9551A" w:rsidRPr="00CA289F" w:rsidRDefault="00D9551A" w:rsidP="00585C74">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rPr>
                    <w:t>38000276</w:t>
                  </w:r>
                </w:p>
              </w:tc>
              <w:tc>
                <w:tcPr>
                  <w:tcW w:w="2634" w:type="dxa"/>
                  <w:shd w:val="clear" w:color="auto" w:fill="auto"/>
                  <w:vAlign w:val="bottom"/>
                  <w:hideMark/>
                </w:tcPr>
                <w:p w14:paraId="1D2A9C0B" w14:textId="77777777" w:rsidR="00D9551A" w:rsidRPr="00CA289F" w:rsidRDefault="00D9551A" w:rsidP="00D9551A">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rPr>
                    <w:t>HC = Healthcare delivery setting</w:t>
                  </w:r>
                </w:p>
              </w:tc>
            </w:tr>
            <w:tr w:rsidR="00D9551A" w:rsidRPr="00CA289F" w14:paraId="5B6274E1" w14:textId="77777777" w:rsidTr="00D9551A">
              <w:trPr>
                <w:cantSplit/>
                <w:trHeight w:val="288"/>
              </w:trPr>
              <w:tc>
                <w:tcPr>
                  <w:tcW w:w="1483" w:type="dxa"/>
                  <w:shd w:val="clear" w:color="auto" w:fill="E7E6E6"/>
                  <w:noWrap/>
                  <w:vAlign w:val="bottom"/>
                  <w:hideMark/>
                </w:tcPr>
                <w:p w14:paraId="52454C72" w14:textId="77777777" w:rsidR="00D9551A" w:rsidRPr="00CA289F" w:rsidRDefault="00D9551A" w:rsidP="00D9551A">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All other codes</w:t>
                  </w:r>
                </w:p>
              </w:tc>
              <w:tc>
                <w:tcPr>
                  <w:tcW w:w="2634" w:type="dxa"/>
                  <w:shd w:val="clear" w:color="auto" w:fill="auto"/>
                  <w:vAlign w:val="bottom"/>
                  <w:hideMark/>
                </w:tcPr>
                <w:p w14:paraId="4792876E" w14:textId="77777777" w:rsidR="00D9551A" w:rsidRPr="00CA289F" w:rsidRDefault="00D9551A" w:rsidP="00D9551A">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OT = Other</w:t>
                  </w:r>
                </w:p>
              </w:tc>
            </w:tr>
          </w:tbl>
          <w:p w14:paraId="6B2AC77C" w14:textId="77777777" w:rsidR="00C7202C" w:rsidRPr="00CA289F" w:rsidRDefault="00C7202C">
            <w:pPr>
              <w:snapToGrid w:val="0"/>
              <w:spacing w:line="240" w:lineRule="auto"/>
              <w:ind w:right="4"/>
              <w:rPr>
                <w:rFonts w:ascii="Times New Roman" w:hAnsi="Times New Roman" w:cs="Times New Roman"/>
                <w:sz w:val="16"/>
                <w:szCs w:val="16"/>
              </w:rPr>
            </w:pP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6333C187" w14:textId="77777777" w:rsidR="00C7202C" w:rsidRPr="00CA289F" w:rsidRDefault="00D9551A" w:rsidP="004E0049">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Relevant OMOP concepts are: ‘</w:t>
            </w:r>
            <w:r w:rsidR="004E0049" w:rsidRPr="00CA289F">
              <w:rPr>
                <w:rFonts w:ascii="Times New Roman" w:hAnsi="Times New Roman" w:cs="Times New Roman"/>
                <w:sz w:val="16"/>
                <w:szCs w:val="16"/>
              </w:rPr>
              <w:t>Patient reported</w:t>
            </w:r>
            <w:r w:rsidRPr="00CA289F">
              <w:rPr>
                <w:rFonts w:ascii="Times New Roman" w:hAnsi="Times New Roman" w:cs="Times New Roman"/>
                <w:sz w:val="16"/>
                <w:szCs w:val="16"/>
              </w:rPr>
              <w:t>’</w:t>
            </w:r>
            <w:r w:rsidR="004E0049" w:rsidRPr="00CA289F">
              <w:rPr>
                <w:rFonts w:ascii="Times New Roman" w:hAnsi="Times New Roman" w:cs="Times New Roman"/>
                <w:sz w:val="16"/>
                <w:szCs w:val="16"/>
              </w:rPr>
              <w:t xml:space="preserve"> (44814721) or </w:t>
            </w:r>
            <w:r w:rsidRPr="00CA289F">
              <w:rPr>
                <w:rFonts w:ascii="Times New Roman" w:hAnsi="Times New Roman" w:cs="Times New Roman"/>
                <w:sz w:val="16"/>
                <w:szCs w:val="16"/>
              </w:rPr>
              <w:t>‘</w:t>
            </w:r>
            <w:r w:rsidR="004E0049" w:rsidRPr="00CA289F">
              <w:rPr>
                <w:rFonts w:ascii="Times New Roman" w:hAnsi="Times New Roman" w:cs="Times New Roman"/>
                <w:sz w:val="16"/>
                <w:szCs w:val="16"/>
              </w:rPr>
              <w:t xml:space="preserve">Observation Recorded from </w:t>
            </w:r>
            <w:r w:rsidR="0027147E" w:rsidRPr="00CA289F">
              <w:rPr>
                <w:rFonts w:ascii="Times New Roman" w:hAnsi="Times New Roman" w:cs="Times New Roman"/>
                <w:sz w:val="16"/>
                <w:szCs w:val="16"/>
              </w:rPr>
              <w:t>EHR</w:t>
            </w:r>
            <w:r w:rsidRPr="00CA289F">
              <w:rPr>
                <w:rFonts w:ascii="Times New Roman" w:hAnsi="Times New Roman" w:cs="Times New Roman"/>
                <w:sz w:val="16"/>
                <w:szCs w:val="16"/>
              </w:rPr>
              <w:t>’</w:t>
            </w:r>
            <w:r w:rsidR="004E0049" w:rsidRPr="00CA289F">
              <w:rPr>
                <w:rFonts w:ascii="Times New Roman" w:hAnsi="Times New Roman" w:cs="Times New Roman"/>
                <w:sz w:val="16"/>
                <w:szCs w:val="16"/>
              </w:rPr>
              <w:t xml:space="preserve"> (38000276)</w:t>
            </w:r>
            <w:r w:rsidR="008066BE" w:rsidRPr="00CA289F">
              <w:rPr>
                <w:rFonts w:ascii="Times New Roman" w:hAnsi="Times New Roman" w:cs="Times New Roman"/>
                <w:sz w:val="16"/>
                <w:szCs w:val="16"/>
              </w:rPr>
              <w:t>.</w:t>
            </w:r>
          </w:p>
          <w:p w14:paraId="53943E05" w14:textId="77777777" w:rsidR="008066BE" w:rsidRPr="00CA289F" w:rsidRDefault="008066BE" w:rsidP="004E0049">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If multiple vital signs are compiled together in one record, </w:t>
            </w:r>
            <w:proofErr w:type="spellStart"/>
            <w:r w:rsidR="00256566">
              <w:rPr>
                <w:rFonts w:ascii="Times New Roman" w:hAnsi="Times New Roman" w:cs="Times New Roman"/>
                <w:sz w:val="16"/>
                <w:szCs w:val="16"/>
              </w:rPr>
              <w:t>Measurement</w:t>
            </w:r>
            <w:r w:rsidR="00256566" w:rsidRPr="00CA289F">
              <w:rPr>
                <w:rFonts w:ascii="Times New Roman" w:hAnsi="Times New Roman" w:cs="Times New Roman"/>
                <w:sz w:val="16"/>
                <w:szCs w:val="16"/>
              </w:rPr>
              <w:t>.</w:t>
            </w:r>
            <w:r w:rsidR="00256566">
              <w:rPr>
                <w:rFonts w:ascii="Times New Roman" w:hAnsi="Times New Roman" w:cs="Times New Roman"/>
                <w:sz w:val="16"/>
                <w:szCs w:val="16"/>
              </w:rPr>
              <w:t>measurement</w:t>
            </w:r>
            <w:r w:rsidRPr="00CA289F">
              <w:rPr>
                <w:rFonts w:ascii="Times New Roman" w:hAnsi="Times New Roman" w:cs="Times New Roman"/>
                <w:sz w:val="16"/>
                <w:szCs w:val="16"/>
              </w:rPr>
              <w:t>_Type_Concept_ID</w:t>
            </w:r>
            <w:proofErr w:type="spellEnd"/>
            <w:r w:rsidRPr="00CA289F">
              <w:rPr>
                <w:rFonts w:ascii="Times New Roman" w:hAnsi="Times New Roman" w:cs="Times New Roman"/>
                <w:sz w:val="16"/>
                <w:szCs w:val="16"/>
              </w:rPr>
              <w:t xml:space="preserve"> must be the same.</w:t>
            </w:r>
          </w:p>
        </w:tc>
      </w:tr>
      <w:tr w:rsidR="00C7202C" w:rsidRPr="00CA289F" w14:paraId="711681B6" w14:textId="77777777" w:rsidTr="005B1302">
        <w:trPr>
          <w:cantSplit/>
        </w:trPr>
        <w:tc>
          <w:tcPr>
            <w:tcW w:w="1585" w:type="dxa"/>
            <w:tcBorders>
              <w:top w:val="single" w:sz="4" w:space="0" w:color="808080"/>
              <w:left w:val="single" w:sz="4" w:space="0" w:color="808080"/>
              <w:bottom w:val="single" w:sz="4" w:space="0" w:color="808080"/>
            </w:tcBorders>
            <w:shd w:val="clear" w:color="auto" w:fill="auto"/>
          </w:tcPr>
          <w:p w14:paraId="4830939B"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HT</w:t>
            </w:r>
          </w:p>
        </w:tc>
        <w:tc>
          <w:tcPr>
            <w:tcW w:w="1818" w:type="dxa"/>
            <w:tcBorders>
              <w:top w:val="single" w:sz="4" w:space="0" w:color="808080"/>
              <w:left w:val="single" w:sz="4" w:space="0" w:color="808080"/>
              <w:bottom w:val="single" w:sz="4" w:space="0" w:color="808080"/>
            </w:tcBorders>
            <w:shd w:val="clear" w:color="auto" w:fill="auto"/>
          </w:tcPr>
          <w:p w14:paraId="0A9B85F1" w14:textId="77777777" w:rsidR="00C7202C" w:rsidRPr="00B6793B" w:rsidRDefault="003143D6" w:rsidP="00B6793B">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Measurement</w:t>
            </w:r>
            <w:r w:rsidR="004C127F" w:rsidRPr="00CA289F">
              <w:rPr>
                <w:rFonts w:ascii="Times New Roman" w:hAnsi="Times New Roman" w:cs="Times New Roman"/>
                <w:sz w:val="16"/>
                <w:szCs w:val="16"/>
              </w:rPr>
              <w:t>.</w:t>
            </w:r>
            <w:r w:rsidR="00C7202C" w:rsidRPr="00CA289F">
              <w:rPr>
                <w:rFonts w:ascii="Times New Roman" w:hAnsi="Times New Roman" w:cs="Times New Roman"/>
                <w:sz w:val="16"/>
                <w:szCs w:val="16"/>
              </w:rPr>
              <w:t>value_as_</w:t>
            </w:r>
            <w:r w:rsidR="00B6793B">
              <w:rPr>
                <w:rFonts w:ascii="Times New Roman" w:hAnsi="Times New Roman" w:cs="Times New Roman"/>
                <w:sz w:val="16"/>
                <w:szCs w:val="16"/>
              </w:rPr>
              <w:t>number</w:t>
            </w:r>
            <w:proofErr w:type="spellEnd"/>
          </w:p>
        </w:tc>
        <w:tc>
          <w:tcPr>
            <w:tcW w:w="4535" w:type="dxa"/>
            <w:tcBorders>
              <w:top w:val="single" w:sz="4" w:space="0" w:color="808080"/>
              <w:left w:val="single" w:sz="4" w:space="0" w:color="808080"/>
              <w:bottom w:val="single" w:sz="4" w:space="0" w:color="808080"/>
            </w:tcBorders>
            <w:shd w:val="clear" w:color="auto" w:fill="auto"/>
          </w:tcPr>
          <w:p w14:paraId="0B6E1FDB"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Where </w:t>
            </w:r>
            <w:r w:rsidR="00345901" w:rsidRPr="00CA289F">
              <w:rPr>
                <w:rFonts w:ascii="Times New Roman" w:hAnsi="Times New Roman" w:cs="Times New Roman"/>
                <w:sz w:val="16"/>
                <w:szCs w:val="16"/>
              </w:rPr>
              <w:t>Measurement .</w:t>
            </w:r>
            <w:proofErr w:type="spellStart"/>
            <w:r w:rsidR="00345901" w:rsidRPr="00CA289F">
              <w:rPr>
                <w:rFonts w:ascii="Times New Roman" w:hAnsi="Times New Roman" w:cs="Times New Roman"/>
                <w:sz w:val="16"/>
                <w:szCs w:val="16"/>
              </w:rPr>
              <w:t>measurement_concept_id</w:t>
            </w:r>
            <w:proofErr w:type="spellEnd"/>
            <w:r w:rsidR="00345901" w:rsidRPr="00CA289F">
              <w:rPr>
                <w:rFonts w:ascii="Times New Roman" w:hAnsi="Times New Roman" w:cs="Times New Roman"/>
                <w:sz w:val="16"/>
                <w:szCs w:val="16"/>
              </w:rPr>
              <w:t xml:space="preserve"> </w:t>
            </w:r>
            <w:r w:rsidR="005B1302" w:rsidRPr="00CA289F">
              <w:rPr>
                <w:rFonts w:ascii="Times New Roman" w:hAnsi="Times New Roman" w:cs="Times New Roman"/>
                <w:sz w:val="16"/>
                <w:szCs w:val="16"/>
              </w:rPr>
              <w:t>=</w:t>
            </w:r>
            <w:r w:rsidR="001B1FD5" w:rsidRPr="00CA289F">
              <w:rPr>
                <w:rFonts w:ascii="Times New Roman" w:hAnsi="Times New Roman" w:cs="Times New Roman"/>
                <w:sz w:val="16"/>
                <w:szCs w:val="16"/>
              </w:rPr>
              <w:t xml:space="preserve"> 3036277 </w:t>
            </w:r>
            <w:r w:rsidR="0027147E" w:rsidRPr="00CA289F">
              <w:rPr>
                <w:rFonts w:ascii="Times New Roman" w:hAnsi="Times New Roman" w:cs="Times New Roman"/>
                <w:sz w:val="16"/>
                <w:szCs w:val="16"/>
              </w:rPr>
              <w:t>(Body height)</w:t>
            </w:r>
          </w:p>
          <w:p w14:paraId="1AC8DBF8" w14:textId="77777777" w:rsidR="004C127F" w:rsidRPr="00CA289F" w:rsidRDefault="004C127F">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Parse the string and convert to inches.</w:t>
            </w:r>
          </w:p>
          <w:p w14:paraId="26AB708B" w14:textId="77777777" w:rsidR="00D9551A" w:rsidRPr="00CA289F" w:rsidRDefault="00D9551A">
            <w:pPr>
              <w:snapToGrid w:val="0"/>
              <w:spacing w:line="240" w:lineRule="auto"/>
              <w:ind w:right="4"/>
              <w:rPr>
                <w:rFonts w:ascii="Times New Roman" w:hAnsi="Times New Roman" w:cs="Times New Roman"/>
                <w:sz w:val="16"/>
                <w:szCs w:val="16"/>
              </w:rPr>
            </w:pP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1A0947DC" w14:textId="77777777" w:rsidR="00C7202C" w:rsidRPr="00CA289F" w:rsidRDefault="004C127F">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Have to parse string which is </w:t>
            </w:r>
            <w:r w:rsidR="005B1302" w:rsidRPr="00CA289F">
              <w:rPr>
                <w:rFonts w:ascii="Times New Roman" w:hAnsi="Times New Roman" w:cs="Times New Roman"/>
                <w:sz w:val="16"/>
                <w:szCs w:val="16"/>
              </w:rPr>
              <w:t xml:space="preserve">in </w:t>
            </w:r>
            <w:r w:rsidRPr="00CA289F">
              <w:rPr>
                <w:rFonts w:ascii="Times New Roman" w:hAnsi="Times New Roman" w:cs="Times New Roman"/>
                <w:sz w:val="16"/>
                <w:szCs w:val="16"/>
              </w:rPr>
              <w:t>format of 9’9.9’’ to inches.</w:t>
            </w:r>
          </w:p>
        </w:tc>
      </w:tr>
      <w:tr w:rsidR="00C7202C" w:rsidRPr="00CA289F" w14:paraId="6213A6E6" w14:textId="77777777" w:rsidTr="005B1302">
        <w:trPr>
          <w:cantSplit/>
        </w:trPr>
        <w:tc>
          <w:tcPr>
            <w:tcW w:w="1585" w:type="dxa"/>
            <w:tcBorders>
              <w:top w:val="single" w:sz="4" w:space="0" w:color="808080"/>
              <w:left w:val="single" w:sz="4" w:space="0" w:color="808080"/>
              <w:bottom w:val="single" w:sz="4" w:space="0" w:color="808080"/>
            </w:tcBorders>
            <w:shd w:val="clear" w:color="auto" w:fill="auto"/>
          </w:tcPr>
          <w:p w14:paraId="077B0534"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WT</w:t>
            </w:r>
          </w:p>
        </w:tc>
        <w:tc>
          <w:tcPr>
            <w:tcW w:w="1818" w:type="dxa"/>
            <w:tcBorders>
              <w:top w:val="single" w:sz="4" w:space="0" w:color="808080"/>
              <w:left w:val="single" w:sz="4" w:space="0" w:color="808080"/>
              <w:bottom w:val="single" w:sz="4" w:space="0" w:color="808080"/>
            </w:tcBorders>
            <w:shd w:val="clear" w:color="auto" w:fill="auto"/>
          </w:tcPr>
          <w:p w14:paraId="15834687" w14:textId="77777777" w:rsidR="00C7202C" w:rsidRPr="00CA289F" w:rsidRDefault="003143D6" w:rsidP="005B1302">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Measurement.</w:t>
            </w:r>
            <w:r w:rsidR="004C127F" w:rsidRPr="00CA289F">
              <w:rPr>
                <w:rFonts w:ascii="Times New Roman" w:hAnsi="Times New Roman" w:cs="Times New Roman"/>
                <w:sz w:val="16"/>
                <w:szCs w:val="16"/>
              </w:rPr>
              <w:t>value_as_number</w:t>
            </w:r>
            <w:proofErr w:type="spellEnd"/>
            <w:r w:rsidR="004C127F" w:rsidRPr="00CA289F">
              <w:rPr>
                <w:rFonts w:ascii="Times New Roman" w:hAnsi="Times New Roman" w:cs="Times New Roman"/>
                <w:sz w:val="16"/>
                <w:szCs w:val="16"/>
              </w:rPr>
              <w:t xml:space="preserve"> </w:t>
            </w:r>
          </w:p>
        </w:tc>
        <w:tc>
          <w:tcPr>
            <w:tcW w:w="4535" w:type="dxa"/>
            <w:tcBorders>
              <w:top w:val="single" w:sz="4" w:space="0" w:color="808080"/>
              <w:left w:val="single" w:sz="4" w:space="0" w:color="808080"/>
              <w:bottom w:val="single" w:sz="4" w:space="0" w:color="808080"/>
            </w:tcBorders>
            <w:shd w:val="clear" w:color="auto" w:fill="auto"/>
          </w:tcPr>
          <w:p w14:paraId="68356A14" w14:textId="77777777" w:rsidR="00C7202C" w:rsidRPr="00CA289F" w:rsidRDefault="00C7202C" w:rsidP="005B1302">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Where </w:t>
            </w:r>
            <w:r w:rsidR="00345901" w:rsidRPr="00CA289F">
              <w:rPr>
                <w:rFonts w:ascii="Times New Roman" w:hAnsi="Times New Roman" w:cs="Times New Roman"/>
                <w:sz w:val="16"/>
                <w:szCs w:val="16"/>
              </w:rPr>
              <w:t>Measurement .</w:t>
            </w:r>
            <w:proofErr w:type="spellStart"/>
            <w:r w:rsidR="00345901" w:rsidRPr="00CA289F">
              <w:rPr>
                <w:rFonts w:ascii="Times New Roman" w:hAnsi="Times New Roman" w:cs="Times New Roman"/>
                <w:sz w:val="16"/>
                <w:szCs w:val="16"/>
              </w:rPr>
              <w:t>measurement_concept_id</w:t>
            </w:r>
            <w:proofErr w:type="spellEnd"/>
            <w:r w:rsidR="00345901" w:rsidRPr="00CA289F">
              <w:rPr>
                <w:rFonts w:ascii="Times New Roman" w:hAnsi="Times New Roman" w:cs="Times New Roman"/>
                <w:sz w:val="16"/>
                <w:szCs w:val="16"/>
              </w:rPr>
              <w:t xml:space="preserve"> </w:t>
            </w:r>
            <w:r w:rsidR="005B1302" w:rsidRPr="00CA289F">
              <w:rPr>
                <w:rFonts w:ascii="Times New Roman" w:hAnsi="Times New Roman" w:cs="Times New Roman"/>
                <w:sz w:val="16"/>
                <w:szCs w:val="16"/>
              </w:rPr>
              <w:t>=</w:t>
            </w:r>
            <w:r w:rsidR="001B1FD5" w:rsidRPr="00CA289F">
              <w:rPr>
                <w:rFonts w:ascii="Times New Roman" w:hAnsi="Times New Roman" w:cs="Times New Roman"/>
                <w:sz w:val="16"/>
                <w:szCs w:val="16"/>
              </w:rPr>
              <w:t xml:space="preserve"> 3025315</w:t>
            </w:r>
            <w:r w:rsidR="0027147E" w:rsidRPr="00CA289F">
              <w:rPr>
                <w:rFonts w:ascii="Times New Roman" w:hAnsi="Times New Roman" w:cs="Times New Roman"/>
                <w:sz w:val="16"/>
                <w:szCs w:val="16"/>
              </w:rPr>
              <w:t xml:space="preserve"> (Body weight)</w:t>
            </w:r>
          </w:p>
          <w:p w14:paraId="64337494" w14:textId="77777777" w:rsidR="005B1302" w:rsidRPr="00CA289F" w:rsidRDefault="005B1302" w:rsidP="005B1302">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Divided by 16 to get pounds</w:t>
            </w: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250C4083" w14:textId="77777777" w:rsidR="00C7202C" w:rsidRPr="00CA289F" w:rsidRDefault="004C127F">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Have to convert from ounces to pounds</w:t>
            </w:r>
            <w:r w:rsidR="00F43EEF" w:rsidRPr="00CA289F">
              <w:rPr>
                <w:rFonts w:ascii="Times New Roman" w:hAnsi="Times New Roman" w:cs="Times New Roman"/>
                <w:sz w:val="16"/>
                <w:szCs w:val="16"/>
              </w:rPr>
              <w:t>. Round to pounds.</w:t>
            </w:r>
          </w:p>
        </w:tc>
      </w:tr>
      <w:tr w:rsidR="00C7202C" w:rsidRPr="00CA289F" w14:paraId="7C95A579" w14:textId="77777777" w:rsidTr="005B1302">
        <w:trPr>
          <w:cantSplit/>
        </w:trPr>
        <w:tc>
          <w:tcPr>
            <w:tcW w:w="1585" w:type="dxa"/>
            <w:tcBorders>
              <w:top w:val="single" w:sz="4" w:space="0" w:color="808080"/>
              <w:left w:val="single" w:sz="4" w:space="0" w:color="808080"/>
              <w:bottom w:val="single" w:sz="4" w:space="0" w:color="808080"/>
            </w:tcBorders>
            <w:shd w:val="clear" w:color="auto" w:fill="auto"/>
          </w:tcPr>
          <w:p w14:paraId="26F6A012"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DIASTOLIC</w:t>
            </w:r>
          </w:p>
        </w:tc>
        <w:tc>
          <w:tcPr>
            <w:tcW w:w="1818" w:type="dxa"/>
            <w:tcBorders>
              <w:top w:val="single" w:sz="4" w:space="0" w:color="808080"/>
              <w:left w:val="single" w:sz="4" w:space="0" w:color="808080"/>
              <w:bottom w:val="single" w:sz="4" w:space="0" w:color="808080"/>
            </w:tcBorders>
            <w:shd w:val="clear" w:color="auto" w:fill="auto"/>
          </w:tcPr>
          <w:p w14:paraId="5E679633" w14:textId="77777777" w:rsidR="00C7202C" w:rsidRPr="00CA289F" w:rsidRDefault="006B2E8F" w:rsidP="006B2E8F">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 </w:t>
            </w:r>
            <w:proofErr w:type="spellStart"/>
            <w:r w:rsidR="003143D6" w:rsidRPr="00CA289F">
              <w:rPr>
                <w:rFonts w:ascii="Times New Roman" w:hAnsi="Times New Roman" w:cs="Times New Roman"/>
                <w:sz w:val="16"/>
                <w:szCs w:val="16"/>
              </w:rPr>
              <w:t>Measurement.</w:t>
            </w:r>
            <w:r w:rsidR="004C127F" w:rsidRPr="00CA289F">
              <w:rPr>
                <w:rFonts w:ascii="Times New Roman" w:hAnsi="Times New Roman" w:cs="Times New Roman"/>
                <w:sz w:val="16"/>
                <w:szCs w:val="16"/>
              </w:rPr>
              <w:t>value_as_number</w:t>
            </w:r>
            <w:proofErr w:type="spellEnd"/>
          </w:p>
        </w:tc>
        <w:tc>
          <w:tcPr>
            <w:tcW w:w="4535" w:type="dxa"/>
            <w:tcBorders>
              <w:top w:val="single" w:sz="4" w:space="0" w:color="808080"/>
              <w:left w:val="single" w:sz="4" w:space="0" w:color="808080"/>
              <w:bottom w:val="single" w:sz="4" w:space="0" w:color="808080"/>
            </w:tcBorders>
            <w:shd w:val="clear" w:color="auto" w:fill="auto"/>
          </w:tcPr>
          <w:p w14:paraId="46F9FD31" w14:textId="77777777" w:rsidR="00A47DCA" w:rsidRPr="00CA289F" w:rsidRDefault="00C7202C" w:rsidP="00A47DCA">
            <w:pPr>
              <w:snapToGrid w:val="0"/>
              <w:ind w:right="4"/>
              <w:rPr>
                <w:rFonts w:ascii="Times New Roman" w:hAnsi="Times New Roman" w:cs="Times New Roman"/>
                <w:sz w:val="16"/>
                <w:szCs w:val="16"/>
              </w:rPr>
            </w:pPr>
            <w:r w:rsidRPr="00CA289F">
              <w:rPr>
                <w:rFonts w:ascii="Times New Roman" w:hAnsi="Times New Roman" w:cs="Times New Roman"/>
                <w:sz w:val="16"/>
                <w:szCs w:val="16"/>
              </w:rPr>
              <w:t xml:space="preserve">Where </w:t>
            </w:r>
            <w:r w:rsidR="00345901" w:rsidRPr="00CA289F">
              <w:rPr>
                <w:rFonts w:ascii="Times New Roman" w:hAnsi="Times New Roman" w:cs="Times New Roman"/>
                <w:sz w:val="16"/>
                <w:szCs w:val="16"/>
              </w:rPr>
              <w:t>Measurement .</w:t>
            </w:r>
            <w:proofErr w:type="spellStart"/>
            <w:r w:rsidR="00345901" w:rsidRPr="00CA289F">
              <w:rPr>
                <w:rFonts w:ascii="Times New Roman" w:hAnsi="Times New Roman" w:cs="Times New Roman"/>
                <w:sz w:val="16"/>
                <w:szCs w:val="16"/>
              </w:rPr>
              <w:t>measurement_concept_id</w:t>
            </w:r>
            <w:proofErr w:type="spellEnd"/>
            <w:r w:rsidR="00345901" w:rsidRPr="00CA289F">
              <w:rPr>
                <w:rFonts w:ascii="Times New Roman" w:hAnsi="Times New Roman" w:cs="Times New Roman"/>
                <w:sz w:val="16"/>
                <w:szCs w:val="16"/>
              </w:rPr>
              <w:t xml:space="preserve"> </w:t>
            </w:r>
            <w:r w:rsidR="001B1FD5" w:rsidRPr="00CA289F">
              <w:rPr>
                <w:rFonts w:ascii="Times New Roman" w:hAnsi="Times New Roman" w:cs="Times New Roman"/>
                <w:sz w:val="16"/>
                <w:szCs w:val="16"/>
              </w:rPr>
              <w:t>in (3012888</w:t>
            </w:r>
            <w:r w:rsidR="0012348F" w:rsidRPr="00CA289F">
              <w:rPr>
                <w:rFonts w:ascii="Times New Roman" w:hAnsi="Times New Roman" w:cs="Times New Roman"/>
                <w:sz w:val="16"/>
                <w:szCs w:val="16"/>
              </w:rPr>
              <w:t>, 3034703, 3019962, 3013940</w:t>
            </w:r>
            <w:r w:rsidR="001B1FD5" w:rsidRPr="00CA289F">
              <w:rPr>
                <w:rFonts w:ascii="Times New Roman" w:hAnsi="Times New Roman" w:cs="Times New Roman"/>
                <w:sz w:val="16"/>
                <w:szCs w:val="16"/>
              </w:rPr>
              <w:t xml:space="preserve"> )</w:t>
            </w: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7F731265" w14:textId="77777777" w:rsidR="00C7202C" w:rsidRPr="00CA289F" w:rsidRDefault="00C7202C">
            <w:pPr>
              <w:snapToGrid w:val="0"/>
              <w:spacing w:line="240" w:lineRule="auto"/>
              <w:ind w:right="4"/>
              <w:rPr>
                <w:rFonts w:ascii="Times New Roman" w:hAnsi="Times New Roman" w:cs="Times New Roman"/>
                <w:szCs w:val="20"/>
              </w:rPr>
            </w:pPr>
          </w:p>
        </w:tc>
      </w:tr>
      <w:tr w:rsidR="00C7202C" w:rsidRPr="00CA289F" w14:paraId="4B516137" w14:textId="77777777" w:rsidTr="005B1302">
        <w:trPr>
          <w:cantSplit/>
        </w:trPr>
        <w:tc>
          <w:tcPr>
            <w:tcW w:w="1585" w:type="dxa"/>
            <w:tcBorders>
              <w:top w:val="single" w:sz="4" w:space="0" w:color="808080"/>
              <w:left w:val="single" w:sz="4" w:space="0" w:color="808080"/>
              <w:bottom w:val="single" w:sz="4" w:space="0" w:color="808080"/>
            </w:tcBorders>
            <w:shd w:val="clear" w:color="auto" w:fill="auto"/>
          </w:tcPr>
          <w:p w14:paraId="13FA0BAB"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SYSTOLIC</w:t>
            </w:r>
          </w:p>
        </w:tc>
        <w:tc>
          <w:tcPr>
            <w:tcW w:w="1818" w:type="dxa"/>
            <w:tcBorders>
              <w:top w:val="single" w:sz="4" w:space="0" w:color="808080"/>
              <w:left w:val="single" w:sz="4" w:space="0" w:color="808080"/>
              <w:bottom w:val="single" w:sz="4" w:space="0" w:color="808080"/>
            </w:tcBorders>
            <w:shd w:val="clear" w:color="auto" w:fill="auto"/>
          </w:tcPr>
          <w:p w14:paraId="7A9E6A92" w14:textId="77777777" w:rsidR="00C7202C" w:rsidRPr="00CA289F" w:rsidRDefault="00125FEE">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Measurement.</w:t>
            </w:r>
            <w:r w:rsidR="006B2E8F" w:rsidRPr="00CA289F">
              <w:rPr>
                <w:rFonts w:ascii="Times New Roman" w:hAnsi="Times New Roman" w:cs="Times New Roman"/>
                <w:sz w:val="16"/>
                <w:szCs w:val="16"/>
              </w:rPr>
              <w:t>value_as_number</w:t>
            </w:r>
            <w:proofErr w:type="spellEnd"/>
          </w:p>
        </w:tc>
        <w:tc>
          <w:tcPr>
            <w:tcW w:w="4535" w:type="dxa"/>
            <w:tcBorders>
              <w:top w:val="single" w:sz="4" w:space="0" w:color="808080"/>
              <w:left w:val="single" w:sz="4" w:space="0" w:color="808080"/>
              <w:bottom w:val="single" w:sz="4" w:space="0" w:color="808080"/>
            </w:tcBorders>
            <w:shd w:val="clear" w:color="auto" w:fill="auto"/>
          </w:tcPr>
          <w:p w14:paraId="2A6B5FDF" w14:textId="77777777" w:rsidR="00A47DCA" w:rsidRPr="00CA289F" w:rsidRDefault="00C7202C" w:rsidP="00A47DCA">
            <w:pPr>
              <w:snapToGrid w:val="0"/>
              <w:ind w:right="4"/>
              <w:rPr>
                <w:rFonts w:ascii="Times New Roman" w:hAnsi="Times New Roman" w:cs="Times New Roman"/>
                <w:sz w:val="16"/>
                <w:szCs w:val="16"/>
              </w:rPr>
            </w:pPr>
            <w:r w:rsidRPr="00CA289F">
              <w:rPr>
                <w:rFonts w:ascii="Times New Roman" w:hAnsi="Times New Roman" w:cs="Times New Roman"/>
                <w:sz w:val="16"/>
                <w:szCs w:val="16"/>
              </w:rPr>
              <w:t xml:space="preserve">Where </w:t>
            </w:r>
            <w:r w:rsidR="00345901" w:rsidRPr="00CA289F">
              <w:rPr>
                <w:rFonts w:ascii="Times New Roman" w:hAnsi="Times New Roman" w:cs="Times New Roman"/>
                <w:sz w:val="16"/>
                <w:szCs w:val="16"/>
              </w:rPr>
              <w:t>Measurement .</w:t>
            </w:r>
            <w:proofErr w:type="spellStart"/>
            <w:r w:rsidR="00345901" w:rsidRPr="00CA289F">
              <w:rPr>
                <w:rFonts w:ascii="Times New Roman" w:hAnsi="Times New Roman" w:cs="Times New Roman"/>
                <w:sz w:val="16"/>
                <w:szCs w:val="16"/>
              </w:rPr>
              <w:t>measurement_concept_id</w:t>
            </w:r>
            <w:proofErr w:type="spellEnd"/>
            <w:r w:rsidR="00345901" w:rsidRPr="00CA289F">
              <w:rPr>
                <w:rFonts w:ascii="Times New Roman" w:hAnsi="Times New Roman" w:cs="Times New Roman"/>
                <w:sz w:val="16"/>
                <w:szCs w:val="16"/>
              </w:rPr>
              <w:t xml:space="preserve"> </w:t>
            </w:r>
            <w:r w:rsidR="001B1FD5" w:rsidRPr="00CA289F">
              <w:rPr>
                <w:rFonts w:ascii="Times New Roman" w:hAnsi="Times New Roman" w:cs="Times New Roman"/>
                <w:sz w:val="16"/>
                <w:szCs w:val="16"/>
              </w:rPr>
              <w:t>in (3004249</w:t>
            </w:r>
            <w:r w:rsidR="0012348F" w:rsidRPr="00CA289F">
              <w:rPr>
                <w:rFonts w:ascii="Times New Roman" w:hAnsi="Times New Roman" w:cs="Times New Roman"/>
                <w:sz w:val="16"/>
                <w:szCs w:val="16"/>
              </w:rPr>
              <w:t>, 3018586, 3035856, 3009395</w:t>
            </w:r>
            <w:r w:rsidR="001B1FD5" w:rsidRPr="00CA289F">
              <w:rPr>
                <w:rFonts w:ascii="Times New Roman" w:hAnsi="Times New Roman" w:cs="Times New Roman"/>
                <w:sz w:val="16"/>
                <w:szCs w:val="16"/>
              </w:rPr>
              <w:t xml:space="preserve"> )</w:t>
            </w: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7449B929" w14:textId="77777777" w:rsidR="00C7202C" w:rsidRPr="00CA289F" w:rsidRDefault="00C7202C">
            <w:pPr>
              <w:snapToGrid w:val="0"/>
              <w:spacing w:line="240" w:lineRule="auto"/>
              <w:ind w:right="4"/>
              <w:rPr>
                <w:rFonts w:ascii="Times New Roman" w:hAnsi="Times New Roman" w:cs="Times New Roman"/>
                <w:szCs w:val="20"/>
              </w:rPr>
            </w:pPr>
          </w:p>
        </w:tc>
      </w:tr>
      <w:tr w:rsidR="00C7202C" w:rsidRPr="00CA289F" w14:paraId="57093CFF" w14:textId="77777777" w:rsidTr="00D20CB9">
        <w:trPr>
          <w:cantSplit/>
        </w:trPr>
        <w:tc>
          <w:tcPr>
            <w:tcW w:w="1585" w:type="dxa"/>
            <w:tcBorders>
              <w:top w:val="single" w:sz="4" w:space="0" w:color="808080"/>
              <w:left w:val="single" w:sz="4" w:space="0" w:color="808080"/>
              <w:bottom w:val="single" w:sz="4" w:space="0" w:color="808080"/>
            </w:tcBorders>
            <w:shd w:val="clear" w:color="auto" w:fill="auto"/>
            <w:vAlign w:val="bottom"/>
          </w:tcPr>
          <w:p w14:paraId="0C0B569F"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ORIGINAL_BMI</w:t>
            </w:r>
          </w:p>
        </w:tc>
        <w:tc>
          <w:tcPr>
            <w:tcW w:w="1818" w:type="dxa"/>
            <w:tcBorders>
              <w:top w:val="single" w:sz="4" w:space="0" w:color="808080"/>
              <w:left w:val="single" w:sz="4" w:space="0" w:color="808080"/>
              <w:bottom w:val="single" w:sz="4" w:space="0" w:color="808080"/>
            </w:tcBorders>
            <w:shd w:val="clear" w:color="auto" w:fill="auto"/>
          </w:tcPr>
          <w:p w14:paraId="2A06CADC" w14:textId="77777777" w:rsidR="00C7202C" w:rsidRPr="00CA289F" w:rsidRDefault="00125FEE">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Measurement.value_as_number</w:t>
            </w:r>
            <w:proofErr w:type="spellEnd"/>
          </w:p>
        </w:tc>
        <w:tc>
          <w:tcPr>
            <w:tcW w:w="4535" w:type="dxa"/>
            <w:tcBorders>
              <w:top w:val="single" w:sz="4" w:space="0" w:color="808080"/>
              <w:left w:val="single" w:sz="4" w:space="0" w:color="808080"/>
              <w:bottom w:val="single" w:sz="4" w:space="0" w:color="808080"/>
            </w:tcBorders>
            <w:shd w:val="clear" w:color="auto" w:fill="auto"/>
          </w:tcPr>
          <w:p w14:paraId="61A11D21" w14:textId="77777777" w:rsidR="00C7202C" w:rsidRPr="00CA289F" w:rsidRDefault="00C7202C" w:rsidP="008066B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Where </w:t>
            </w:r>
            <w:r w:rsidR="00345901" w:rsidRPr="00CA289F">
              <w:rPr>
                <w:rFonts w:ascii="Times New Roman" w:hAnsi="Times New Roman" w:cs="Times New Roman"/>
                <w:sz w:val="16"/>
                <w:szCs w:val="16"/>
              </w:rPr>
              <w:t>Measurement .</w:t>
            </w:r>
            <w:proofErr w:type="spellStart"/>
            <w:r w:rsidR="00345901" w:rsidRPr="00CA289F">
              <w:rPr>
                <w:rFonts w:ascii="Times New Roman" w:hAnsi="Times New Roman" w:cs="Times New Roman"/>
                <w:sz w:val="16"/>
                <w:szCs w:val="16"/>
              </w:rPr>
              <w:t>measurement_concept_id</w:t>
            </w:r>
            <w:proofErr w:type="spellEnd"/>
            <w:r w:rsidR="00345901" w:rsidRPr="00CA289F">
              <w:rPr>
                <w:rFonts w:ascii="Times New Roman" w:hAnsi="Times New Roman" w:cs="Times New Roman"/>
                <w:sz w:val="16"/>
                <w:szCs w:val="16"/>
              </w:rPr>
              <w:t xml:space="preserve"> </w:t>
            </w:r>
            <w:r w:rsidR="008066BE" w:rsidRPr="00CA289F">
              <w:rPr>
                <w:rFonts w:ascii="Times New Roman" w:hAnsi="Times New Roman" w:cs="Times New Roman"/>
                <w:sz w:val="16"/>
                <w:szCs w:val="16"/>
              </w:rPr>
              <w:t>=</w:t>
            </w:r>
            <w:r w:rsidR="001B1FD5" w:rsidRPr="00CA289F">
              <w:rPr>
                <w:rFonts w:ascii="Times New Roman" w:hAnsi="Times New Roman" w:cs="Times New Roman"/>
                <w:sz w:val="16"/>
                <w:szCs w:val="16"/>
              </w:rPr>
              <w:t xml:space="preserve"> 3038553</w:t>
            </w:r>
            <w:r w:rsidR="0027147E" w:rsidRPr="00CA289F">
              <w:rPr>
                <w:rFonts w:ascii="Times New Roman" w:hAnsi="Times New Roman" w:cs="Times New Roman"/>
                <w:sz w:val="16"/>
                <w:szCs w:val="16"/>
              </w:rPr>
              <w:t xml:space="preserve"> (Body mass index)</w:t>
            </w: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7CE77891" w14:textId="77777777" w:rsidR="00C7202C" w:rsidRPr="00CA289F" w:rsidRDefault="00C7202C">
            <w:pPr>
              <w:snapToGrid w:val="0"/>
              <w:spacing w:line="240" w:lineRule="auto"/>
              <w:ind w:right="4"/>
              <w:rPr>
                <w:rFonts w:ascii="Times New Roman" w:hAnsi="Times New Roman" w:cs="Times New Roman"/>
                <w:szCs w:val="20"/>
              </w:rPr>
            </w:pPr>
          </w:p>
        </w:tc>
      </w:tr>
      <w:tr w:rsidR="00C7202C" w:rsidRPr="00CA289F" w14:paraId="35F9E5DC" w14:textId="77777777" w:rsidTr="00D20CB9">
        <w:trPr>
          <w:cantSplit/>
        </w:trPr>
        <w:tc>
          <w:tcPr>
            <w:tcW w:w="1585" w:type="dxa"/>
            <w:tcBorders>
              <w:top w:val="single" w:sz="4" w:space="0" w:color="808080"/>
              <w:left w:val="single" w:sz="4" w:space="0" w:color="808080"/>
              <w:bottom w:val="single" w:sz="4" w:space="0" w:color="808080"/>
            </w:tcBorders>
            <w:shd w:val="clear" w:color="auto" w:fill="auto"/>
          </w:tcPr>
          <w:p w14:paraId="1875F940"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BP_POSITION</w:t>
            </w:r>
          </w:p>
        </w:tc>
        <w:tc>
          <w:tcPr>
            <w:tcW w:w="1818" w:type="dxa"/>
            <w:tcBorders>
              <w:top w:val="single" w:sz="4" w:space="0" w:color="808080"/>
              <w:left w:val="single" w:sz="4" w:space="0" w:color="808080"/>
              <w:bottom w:val="single" w:sz="4" w:space="0" w:color="808080"/>
            </w:tcBorders>
            <w:shd w:val="clear" w:color="auto" w:fill="auto"/>
          </w:tcPr>
          <w:p w14:paraId="00E7D456" w14:textId="77777777" w:rsidR="00C7202C" w:rsidRPr="00CA289F" w:rsidRDefault="003A4180" w:rsidP="00125FE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derived from </w:t>
            </w:r>
            <w:proofErr w:type="spellStart"/>
            <w:r w:rsidR="00125FEE" w:rsidRPr="00CA289F">
              <w:rPr>
                <w:rFonts w:ascii="Times New Roman" w:hAnsi="Times New Roman" w:cs="Times New Roman"/>
                <w:sz w:val="16"/>
                <w:szCs w:val="16"/>
              </w:rPr>
              <w:t>Measurement</w:t>
            </w:r>
            <w:r w:rsidR="008066BE" w:rsidRPr="00CA289F">
              <w:rPr>
                <w:rFonts w:ascii="Times New Roman" w:hAnsi="Times New Roman" w:cs="Times New Roman"/>
                <w:sz w:val="16"/>
                <w:szCs w:val="16"/>
              </w:rPr>
              <w:t>.</w:t>
            </w:r>
            <w:r w:rsidR="00125FEE" w:rsidRPr="00CA289F">
              <w:rPr>
                <w:rFonts w:ascii="Times New Roman" w:hAnsi="Times New Roman" w:cs="Times New Roman"/>
                <w:sz w:val="16"/>
                <w:szCs w:val="16"/>
              </w:rPr>
              <w:t>measurement</w:t>
            </w:r>
            <w:r w:rsidRPr="00CA289F">
              <w:rPr>
                <w:rFonts w:ascii="Times New Roman" w:hAnsi="Times New Roman" w:cs="Times New Roman"/>
                <w:sz w:val="16"/>
                <w:szCs w:val="16"/>
              </w:rPr>
              <w:t>_concept_id</w:t>
            </w:r>
            <w:proofErr w:type="spellEnd"/>
          </w:p>
        </w:tc>
        <w:tc>
          <w:tcPr>
            <w:tcW w:w="4535" w:type="dxa"/>
            <w:tcBorders>
              <w:top w:val="single" w:sz="4" w:space="0" w:color="808080"/>
              <w:left w:val="single" w:sz="4" w:space="0" w:color="808080"/>
              <w:bottom w:val="single" w:sz="4" w:space="0" w:color="808080"/>
            </w:tcBorders>
            <w:shd w:val="clear" w:color="auto" w:fill="auto"/>
          </w:tcPr>
          <w:tbl>
            <w:tblPr>
              <w:tblW w:w="4369" w:type="dxa"/>
              <w:tblLayout w:type="fixed"/>
              <w:tblLook w:val="04A0" w:firstRow="1" w:lastRow="0" w:firstColumn="1" w:lastColumn="0" w:noHBand="0" w:noVBand="1"/>
            </w:tblPr>
            <w:tblGrid>
              <w:gridCol w:w="859"/>
              <w:gridCol w:w="2628"/>
              <w:gridCol w:w="882"/>
            </w:tblGrid>
            <w:tr w:rsidR="003A4180" w:rsidRPr="00CA289F" w14:paraId="006AD23E" w14:textId="77777777" w:rsidTr="004E0049">
              <w:trPr>
                <w:cantSplit/>
                <w:trHeight w:val="144"/>
              </w:trPr>
              <w:tc>
                <w:tcPr>
                  <w:tcW w:w="8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990AD" w14:textId="77777777" w:rsidR="0012348F" w:rsidRPr="00CA289F" w:rsidRDefault="0012348F"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Concept </w:t>
                  </w:r>
                </w:p>
              </w:tc>
              <w:tc>
                <w:tcPr>
                  <w:tcW w:w="2628" w:type="dxa"/>
                  <w:tcBorders>
                    <w:top w:val="single" w:sz="4" w:space="0" w:color="auto"/>
                    <w:left w:val="nil"/>
                    <w:bottom w:val="single" w:sz="4" w:space="0" w:color="auto"/>
                    <w:right w:val="single" w:sz="4" w:space="0" w:color="auto"/>
                  </w:tcBorders>
                  <w:shd w:val="clear" w:color="auto" w:fill="auto"/>
                  <w:vAlign w:val="bottom"/>
                  <w:hideMark/>
                </w:tcPr>
                <w:p w14:paraId="47C027D9" w14:textId="77777777" w:rsidR="0012348F" w:rsidRPr="00CA289F" w:rsidRDefault="0012348F"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Description</w:t>
                  </w:r>
                </w:p>
              </w:tc>
              <w:tc>
                <w:tcPr>
                  <w:tcW w:w="882" w:type="dxa"/>
                  <w:tcBorders>
                    <w:top w:val="single" w:sz="4" w:space="0" w:color="auto"/>
                    <w:left w:val="nil"/>
                    <w:bottom w:val="single" w:sz="4" w:space="0" w:color="auto"/>
                    <w:right w:val="single" w:sz="4" w:space="0" w:color="auto"/>
                  </w:tcBorders>
                  <w:shd w:val="clear" w:color="auto" w:fill="auto"/>
                  <w:vAlign w:val="bottom"/>
                  <w:hideMark/>
                </w:tcPr>
                <w:p w14:paraId="31C57D75" w14:textId="77777777" w:rsidR="0012348F" w:rsidRPr="00CA289F" w:rsidRDefault="0012348F" w:rsidP="003A4180">
                  <w:pPr>
                    <w:suppressAutoHyphens w:val="0"/>
                    <w:spacing w:before="0" w:after="0" w:line="240" w:lineRule="auto"/>
                    <w:rPr>
                      <w:rFonts w:ascii="Times New Roman" w:hAnsi="Times New Roman" w:cs="Times New Roman"/>
                      <w:sz w:val="16"/>
                      <w:szCs w:val="16"/>
                      <w:lang w:eastAsia="en-US"/>
                    </w:rPr>
                  </w:pPr>
                  <w:proofErr w:type="spellStart"/>
                  <w:r w:rsidRPr="00CA289F">
                    <w:rPr>
                      <w:rFonts w:ascii="Times New Roman" w:hAnsi="Times New Roman" w:cs="Times New Roman"/>
                      <w:sz w:val="16"/>
                      <w:szCs w:val="16"/>
                      <w:lang w:eastAsia="en-US"/>
                    </w:rPr>
                    <w:t>P</w:t>
                  </w:r>
                  <w:r w:rsidR="003A4180" w:rsidRPr="00CA289F">
                    <w:rPr>
                      <w:rFonts w:ascii="Times New Roman" w:hAnsi="Times New Roman" w:cs="Times New Roman"/>
                      <w:sz w:val="16"/>
                      <w:szCs w:val="16"/>
                      <w:lang w:eastAsia="en-US"/>
                    </w:rPr>
                    <w:t>COR</w:t>
                  </w:r>
                  <w:r w:rsidRPr="00CA289F">
                    <w:rPr>
                      <w:rFonts w:ascii="Times New Roman" w:hAnsi="Times New Roman" w:cs="Times New Roman"/>
                      <w:sz w:val="16"/>
                      <w:szCs w:val="16"/>
                      <w:lang w:eastAsia="en-US"/>
                    </w:rPr>
                    <w:t>net</w:t>
                  </w:r>
                  <w:proofErr w:type="spellEnd"/>
                  <w:r w:rsidRPr="00CA289F">
                    <w:rPr>
                      <w:rFonts w:ascii="Times New Roman" w:hAnsi="Times New Roman" w:cs="Times New Roman"/>
                      <w:sz w:val="16"/>
                      <w:szCs w:val="16"/>
                      <w:lang w:eastAsia="en-US"/>
                    </w:rPr>
                    <w:t xml:space="preserve"> Value</w:t>
                  </w:r>
                </w:p>
              </w:tc>
            </w:tr>
            <w:tr w:rsidR="003A4180" w:rsidRPr="00CA289F" w14:paraId="29DB5BA4" w14:textId="77777777" w:rsidTr="009B4566">
              <w:trPr>
                <w:cantSplit/>
                <w:trHeight w:val="144"/>
              </w:trPr>
              <w:tc>
                <w:tcPr>
                  <w:tcW w:w="859" w:type="dxa"/>
                  <w:tcBorders>
                    <w:top w:val="nil"/>
                    <w:left w:val="single" w:sz="4" w:space="0" w:color="auto"/>
                    <w:bottom w:val="single" w:sz="4" w:space="0" w:color="auto"/>
                    <w:right w:val="single" w:sz="4" w:space="0" w:color="auto"/>
                  </w:tcBorders>
                  <w:shd w:val="clear" w:color="auto" w:fill="E7E6E6"/>
                  <w:noWrap/>
                  <w:vAlign w:val="bottom"/>
                  <w:hideMark/>
                </w:tcPr>
                <w:p w14:paraId="1D1034BF" w14:textId="77777777" w:rsidR="0012348F" w:rsidRPr="00CA289F" w:rsidRDefault="0012348F" w:rsidP="0012348F">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3034703</w:t>
                  </w:r>
                </w:p>
              </w:tc>
              <w:tc>
                <w:tcPr>
                  <w:tcW w:w="2628" w:type="dxa"/>
                  <w:tcBorders>
                    <w:top w:val="nil"/>
                    <w:left w:val="nil"/>
                    <w:bottom w:val="single" w:sz="4" w:space="0" w:color="auto"/>
                    <w:right w:val="single" w:sz="4" w:space="0" w:color="auto"/>
                  </w:tcBorders>
                  <w:shd w:val="clear" w:color="auto" w:fill="auto"/>
                  <w:vAlign w:val="bottom"/>
                  <w:hideMark/>
                </w:tcPr>
                <w:p w14:paraId="11C43AEA" w14:textId="77777777" w:rsidR="0012348F" w:rsidRPr="00CA289F" w:rsidRDefault="0012348F"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Diastolic Blood Pressure - Sitting</w:t>
                  </w:r>
                </w:p>
              </w:tc>
              <w:tc>
                <w:tcPr>
                  <w:tcW w:w="882" w:type="dxa"/>
                  <w:tcBorders>
                    <w:top w:val="nil"/>
                    <w:left w:val="nil"/>
                    <w:bottom w:val="single" w:sz="4" w:space="0" w:color="auto"/>
                    <w:right w:val="single" w:sz="4" w:space="0" w:color="auto"/>
                  </w:tcBorders>
                  <w:shd w:val="clear" w:color="auto" w:fill="auto"/>
                  <w:noWrap/>
                  <w:vAlign w:val="bottom"/>
                  <w:hideMark/>
                </w:tcPr>
                <w:p w14:paraId="3014D27A" w14:textId="77777777" w:rsidR="0012348F" w:rsidRPr="00CA289F" w:rsidRDefault="003A4180"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w:t>
                  </w:r>
                  <w:r w:rsidR="0012348F" w:rsidRPr="00CA289F">
                    <w:rPr>
                      <w:rFonts w:ascii="Times New Roman" w:hAnsi="Times New Roman" w:cs="Times New Roman"/>
                      <w:sz w:val="16"/>
                      <w:szCs w:val="16"/>
                      <w:lang w:eastAsia="en-US"/>
                    </w:rPr>
                    <w:t>01</w:t>
                  </w:r>
                  <w:r w:rsidRPr="00CA289F">
                    <w:rPr>
                      <w:rFonts w:ascii="Times New Roman" w:hAnsi="Times New Roman" w:cs="Times New Roman"/>
                      <w:sz w:val="16"/>
                      <w:szCs w:val="16"/>
                      <w:lang w:eastAsia="en-US"/>
                    </w:rPr>
                    <w:t>’</w:t>
                  </w:r>
                </w:p>
              </w:tc>
            </w:tr>
            <w:tr w:rsidR="003A4180" w:rsidRPr="00CA289F" w14:paraId="51140A3E" w14:textId="77777777" w:rsidTr="009B4566">
              <w:trPr>
                <w:cantSplit/>
                <w:trHeight w:val="144"/>
              </w:trPr>
              <w:tc>
                <w:tcPr>
                  <w:tcW w:w="859" w:type="dxa"/>
                  <w:tcBorders>
                    <w:top w:val="nil"/>
                    <w:left w:val="single" w:sz="4" w:space="0" w:color="auto"/>
                    <w:bottom w:val="single" w:sz="4" w:space="0" w:color="auto"/>
                    <w:right w:val="single" w:sz="4" w:space="0" w:color="auto"/>
                  </w:tcBorders>
                  <w:shd w:val="clear" w:color="auto" w:fill="E7E6E6"/>
                  <w:noWrap/>
                  <w:vAlign w:val="bottom"/>
                  <w:hideMark/>
                </w:tcPr>
                <w:p w14:paraId="5F575F15" w14:textId="77777777" w:rsidR="0012348F" w:rsidRPr="00CA289F" w:rsidRDefault="0012348F" w:rsidP="0012348F">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3019962</w:t>
                  </w:r>
                </w:p>
              </w:tc>
              <w:tc>
                <w:tcPr>
                  <w:tcW w:w="2628" w:type="dxa"/>
                  <w:tcBorders>
                    <w:top w:val="nil"/>
                    <w:left w:val="nil"/>
                    <w:bottom w:val="single" w:sz="4" w:space="0" w:color="auto"/>
                    <w:right w:val="single" w:sz="4" w:space="0" w:color="auto"/>
                  </w:tcBorders>
                  <w:shd w:val="clear" w:color="auto" w:fill="auto"/>
                  <w:vAlign w:val="bottom"/>
                  <w:hideMark/>
                </w:tcPr>
                <w:p w14:paraId="35E7892D" w14:textId="77777777" w:rsidR="0012348F" w:rsidRPr="00CA289F" w:rsidRDefault="0012348F"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Diastolic Blood Pressure - Standing</w:t>
                  </w:r>
                </w:p>
              </w:tc>
              <w:tc>
                <w:tcPr>
                  <w:tcW w:w="882" w:type="dxa"/>
                  <w:tcBorders>
                    <w:top w:val="nil"/>
                    <w:left w:val="nil"/>
                    <w:bottom w:val="single" w:sz="4" w:space="0" w:color="auto"/>
                    <w:right w:val="single" w:sz="4" w:space="0" w:color="auto"/>
                  </w:tcBorders>
                  <w:shd w:val="clear" w:color="auto" w:fill="auto"/>
                  <w:noWrap/>
                  <w:vAlign w:val="bottom"/>
                  <w:hideMark/>
                </w:tcPr>
                <w:p w14:paraId="0E864BBB" w14:textId="77777777" w:rsidR="0012348F" w:rsidRPr="00CA289F" w:rsidRDefault="003A4180"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w:t>
                  </w:r>
                  <w:r w:rsidR="0012348F" w:rsidRPr="00CA289F">
                    <w:rPr>
                      <w:rFonts w:ascii="Times New Roman" w:hAnsi="Times New Roman" w:cs="Times New Roman"/>
                      <w:sz w:val="16"/>
                      <w:szCs w:val="16"/>
                      <w:lang w:eastAsia="en-US"/>
                    </w:rPr>
                    <w:t>02</w:t>
                  </w:r>
                  <w:r w:rsidRPr="00CA289F">
                    <w:rPr>
                      <w:rFonts w:ascii="Times New Roman" w:hAnsi="Times New Roman" w:cs="Times New Roman"/>
                      <w:sz w:val="16"/>
                      <w:szCs w:val="16"/>
                      <w:lang w:eastAsia="en-US"/>
                    </w:rPr>
                    <w:t>’</w:t>
                  </w:r>
                </w:p>
              </w:tc>
            </w:tr>
            <w:tr w:rsidR="003A4180" w:rsidRPr="00CA289F" w14:paraId="1DBC953E" w14:textId="77777777" w:rsidTr="009B4566">
              <w:trPr>
                <w:cantSplit/>
                <w:trHeight w:val="144"/>
              </w:trPr>
              <w:tc>
                <w:tcPr>
                  <w:tcW w:w="859" w:type="dxa"/>
                  <w:tcBorders>
                    <w:top w:val="nil"/>
                    <w:left w:val="single" w:sz="4" w:space="0" w:color="auto"/>
                    <w:bottom w:val="single" w:sz="4" w:space="0" w:color="auto"/>
                    <w:right w:val="single" w:sz="4" w:space="0" w:color="auto"/>
                  </w:tcBorders>
                  <w:shd w:val="clear" w:color="auto" w:fill="E7E6E6"/>
                  <w:noWrap/>
                  <w:vAlign w:val="bottom"/>
                  <w:hideMark/>
                </w:tcPr>
                <w:p w14:paraId="08D9C70A" w14:textId="77777777" w:rsidR="0012348F" w:rsidRPr="00CA289F" w:rsidRDefault="0012348F" w:rsidP="0012348F">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3013940</w:t>
                  </w:r>
                </w:p>
              </w:tc>
              <w:tc>
                <w:tcPr>
                  <w:tcW w:w="2628" w:type="dxa"/>
                  <w:tcBorders>
                    <w:top w:val="nil"/>
                    <w:left w:val="nil"/>
                    <w:bottom w:val="single" w:sz="4" w:space="0" w:color="auto"/>
                    <w:right w:val="single" w:sz="4" w:space="0" w:color="auto"/>
                  </w:tcBorders>
                  <w:shd w:val="clear" w:color="auto" w:fill="auto"/>
                  <w:vAlign w:val="bottom"/>
                  <w:hideMark/>
                </w:tcPr>
                <w:p w14:paraId="25B58E4C" w14:textId="77777777" w:rsidR="0012348F" w:rsidRPr="00CA289F" w:rsidRDefault="0012348F"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Diastolic Blood Pressure - Supine</w:t>
                  </w:r>
                </w:p>
              </w:tc>
              <w:tc>
                <w:tcPr>
                  <w:tcW w:w="882" w:type="dxa"/>
                  <w:tcBorders>
                    <w:top w:val="nil"/>
                    <w:left w:val="nil"/>
                    <w:bottom w:val="single" w:sz="4" w:space="0" w:color="auto"/>
                    <w:right w:val="single" w:sz="4" w:space="0" w:color="auto"/>
                  </w:tcBorders>
                  <w:shd w:val="clear" w:color="auto" w:fill="auto"/>
                  <w:noWrap/>
                  <w:vAlign w:val="bottom"/>
                  <w:hideMark/>
                </w:tcPr>
                <w:p w14:paraId="4120ADE9" w14:textId="77777777" w:rsidR="0012348F" w:rsidRPr="00CA289F" w:rsidRDefault="003A4180"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w:t>
                  </w:r>
                  <w:r w:rsidR="0012348F" w:rsidRPr="00CA289F">
                    <w:rPr>
                      <w:rFonts w:ascii="Times New Roman" w:hAnsi="Times New Roman" w:cs="Times New Roman"/>
                      <w:sz w:val="16"/>
                      <w:szCs w:val="16"/>
                      <w:lang w:eastAsia="en-US"/>
                    </w:rPr>
                    <w:t>03</w:t>
                  </w:r>
                  <w:r w:rsidRPr="00CA289F">
                    <w:rPr>
                      <w:rFonts w:ascii="Times New Roman" w:hAnsi="Times New Roman" w:cs="Times New Roman"/>
                      <w:sz w:val="16"/>
                      <w:szCs w:val="16"/>
                      <w:lang w:eastAsia="en-US"/>
                    </w:rPr>
                    <w:t>’</w:t>
                  </w:r>
                </w:p>
              </w:tc>
            </w:tr>
            <w:tr w:rsidR="003A4180" w:rsidRPr="00CA289F" w14:paraId="7F113A7D" w14:textId="77777777" w:rsidTr="009B4566">
              <w:trPr>
                <w:cantSplit/>
                <w:trHeight w:val="144"/>
              </w:trPr>
              <w:tc>
                <w:tcPr>
                  <w:tcW w:w="859" w:type="dxa"/>
                  <w:tcBorders>
                    <w:top w:val="nil"/>
                    <w:left w:val="single" w:sz="4" w:space="0" w:color="auto"/>
                    <w:bottom w:val="single" w:sz="4" w:space="0" w:color="auto"/>
                    <w:right w:val="single" w:sz="4" w:space="0" w:color="auto"/>
                  </w:tcBorders>
                  <w:shd w:val="clear" w:color="auto" w:fill="E7E6E6"/>
                  <w:noWrap/>
                  <w:vAlign w:val="bottom"/>
                  <w:hideMark/>
                </w:tcPr>
                <w:p w14:paraId="66B63DF1" w14:textId="77777777" w:rsidR="0012348F" w:rsidRPr="00CA289F" w:rsidRDefault="0012348F" w:rsidP="0012348F">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3012888</w:t>
                  </w:r>
                </w:p>
              </w:tc>
              <w:tc>
                <w:tcPr>
                  <w:tcW w:w="2628" w:type="dxa"/>
                  <w:tcBorders>
                    <w:top w:val="nil"/>
                    <w:left w:val="nil"/>
                    <w:bottom w:val="single" w:sz="4" w:space="0" w:color="auto"/>
                    <w:right w:val="single" w:sz="4" w:space="0" w:color="auto"/>
                  </w:tcBorders>
                  <w:shd w:val="clear" w:color="auto" w:fill="auto"/>
                  <w:vAlign w:val="bottom"/>
                  <w:hideMark/>
                </w:tcPr>
                <w:p w14:paraId="78733F42" w14:textId="77777777" w:rsidR="0012348F" w:rsidRPr="00CA289F" w:rsidRDefault="0012348F"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Diastolic BP</w:t>
                  </w:r>
                </w:p>
              </w:tc>
              <w:tc>
                <w:tcPr>
                  <w:tcW w:w="882" w:type="dxa"/>
                  <w:tcBorders>
                    <w:top w:val="nil"/>
                    <w:left w:val="nil"/>
                    <w:bottom w:val="single" w:sz="4" w:space="0" w:color="auto"/>
                    <w:right w:val="single" w:sz="4" w:space="0" w:color="auto"/>
                  </w:tcBorders>
                  <w:shd w:val="clear" w:color="auto" w:fill="auto"/>
                  <w:noWrap/>
                  <w:vAlign w:val="bottom"/>
                  <w:hideMark/>
                </w:tcPr>
                <w:p w14:paraId="784EB8B7" w14:textId="77777777" w:rsidR="0012348F" w:rsidRPr="00CA289F" w:rsidRDefault="003A4180" w:rsidP="00F6220B">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w:t>
                  </w:r>
                  <w:r w:rsidR="00B4136E" w:rsidRPr="00CA289F">
                    <w:rPr>
                      <w:rFonts w:ascii="Times New Roman" w:hAnsi="Times New Roman" w:cs="Times New Roman"/>
                      <w:sz w:val="16"/>
                      <w:szCs w:val="16"/>
                      <w:lang w:eastAsia="en-US"/>
                    </w:rPr>
                    <w:t>NI</w:t>
                  </w:r>
                  <w:r w:rsidRPr="00CA289F">
                    <w:rPr>
                      <w:rFonts w:ascii="Times New Roman" w:hAnsi="Times New Roman" w:cs="Times New Roman"/>
                      <w:sz w:val="16"/>
                      <w:szCs w:val="16"/>
                      <w:lang w:eastAsia="en-US"/>
                    </w:rPr>
                    <w:t>’</w:t>
                  </w:r>
                </w:p>
              </w:tc>
            </w:tr>
            <w:tr w:rsidR="003A4180" w:rsidRPr="00CA289F" w14:paraId="11901AA2" w14:textId="77777777" w:rsidTr="009B4566">
              <w:trPr>
                <w:cantSplit/>
                <w:trHeight w:val="144"/>
              </w:trPr>
              <w:tc>
                <w:tcPr>
                  <w:tcW w:w="859" w:type="dxa"/>
                  <w:tcBorders>
                    <w:top w:val="nil"/>
                    <w:left w:val="single" w:sz="4" w:space="0" w:color="auto"/>
                    <w:bottom w:val="single" w:sz="4" w:space="0" w:color="auto"/>
                    <w:right w:val="single" w:sz="4" w:space="0" w:color="auto"/>
                  </w:tcBorders>
                  <w:shd w:val="clear" w:color="auto" w:fill="E7E6E6"/>
                  <w:noWrap/>
                  <w:vAlign w:val="bottom"/>
                  <w:hideMark/>
                </w:tcPr>
                <w:p w14:paraId="52FDD0E9" w14:textId="77777777" w:rsidR="0012348F" w:rsidRPr="00CA289F" w:rsidRDefault="0012348F" w:rsidP="0012348F">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3018586</w:t>
                  </w:r>
                </w:p>
              </w:tc>
              <w:tc>
                <w:tcPr>
                  <w:tcW w:w="2628" w:type="dxa"/>
                  <w:tcBorders>
                    <w:top w:val="nil"/>
                    <w:left w:val="nil"/>
                    <w:bottom w:val="single" w:sz="4" w:space="0" w:color="auto"/>
                    <w:right w:val="single" w:sz="4" w:space="0" w:color="auto"/>
                  </w:tcBorders>
                  <w:shd w:val="clear" w:color="auto" w:fill="auto"/>
                  <w:vAlign w:val="bottom"/>
                  <w:hideMark/>
                </w:tcPr>
                <w:p w14:paraId="6E444C17" w14:textId="77777777" w:rsidR="0012348F" w:rsidRPr="00CA289F" w:rsidRDefault="0012348F"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Systolic Blood Pressure - Sitting</w:t>
                  </w:r>
                </w:p>
              </w:tc>
              <w:tc>
                <w:tcPr>
                  <w:tcW w:w="882" w:type="dxa"/>
                  <w:tcBorders>
                    <w:top w:val="nil"/>
                    <w:left w:val="nil"/>
                    <w:bottom w:val="single" w:sz="4" w:space="0" w:color="auto"/>
                    <w:right w:val="single" w:sz="4" w:space="0" w:color="auto"/>
                  </w:tcBorders>
                  <w:shd w:val="clear" w:color="auto" w:fill="auto"/>
                  <w:noWrap/>
                  <w:vAlign w:val="bottom"/>
                  <w:hideMark/>
                </w:tcPr>
                <w:p w14:paraId="4D27F934" w14:textId="77777777" w:rsidR="0012348F" w:rsidRPr="00CA289F" w:rsidRDefault="003A4180"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w:t>
                  </w:r>
                  <w:r w:rsidR="0012348F" w:rsidRPr="00CA289F">
                    <w:rPr>
                      <w:rFonts w:ascii="Times New Roman" w:hAnsi="Times New Roman" w:cs="Times New Roman"/>
                      <w:sz w:val="16"/>
                      <w:szCs w:val="16"/>
                      <w:lang w:eastAsia="en-US"/>
                    </w:rPr>
                    <w:t>01</w:t>
                  </w:r>
                  <w:r w:rsidRPr="00CA289F">
                    <w:rPr>
                      <w:rFonts w:ascii="Times New Roman" w:hAnsi="Times New Roman" w:cs="Times New Roman"/>
                      <w:sz w:val="16"/>
                      <w:szCs w:val="16"/>
                      <w:lang w:eastAsia="en-US"/>
                    </w:rPr>
                    <w:t>’</w:t>
                  </w:r>
                </w:p>
              </w:tc>
            </w:tr>
            <w:tr w:rsidR="003A4180" w:rsidRPr="00CA289F" w14:paraId="5DBDA5CB" w14:textId="77777777" w:rsidTr="009B4566">
              <w:trPr>
                <w:cantSplit/>
                <w:trHeight w:val="144"/>
              </w:trPr>
              <w:tc>
                <w:tcPr>
                  <w:tcW w:w="859" w:type="dxa"/>
                  <w:tcBorders>
                    <w:top w:val="nil"/>
                    <w:left w:val="single" w:sz="4" w:space="0" w:color="auto"/>
                    <w:bottom w:val="single" w:sz="4" w:space="0" w:color="auto"/>
                    <w:right w:val="single" w:sz="4" w:space="0" w:color="auto"/>
                  </w:tcBorders>
                  <w:shd w:val="clear" w:color="auto" w:fill="E7E6E6"/>
                  <w:noWrap/>
                  <w:vAlign w:val="bottom"/>
                  <w:hideMark/>
                </w:tcPr>
                <w:p w14:paraId="605A6B0D" w14:textId="77777777" w:rsidR="0012348F" w:rsidRPr="00CA289F" w:rsidRDefault="0012348F" w:rsidP="0012348F">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3035856</w:t>
                  </w:r>
                </w:p>
              </w:tc>
              <w:tc>
                <w:tcPr>
                  <w:tcW w:w="2628" w:type="dxa"/>
                  <w:tcBorders>
                    <w:top w:val="nil"/>
                    <w:left w:val="nil"/>
                    <w:bottom w:val="single" w:sz="4" w:space="0" w:color="auto"/>
                    <w:right w:val="single" w:sz="4" w:space="0" w:color="auto"/>
                  </w:tcBorders>
                  <w:shd w:val="clear" w:color="auto" w:fill="auto"/>
                  <w:vAlign w:val="bottom"/>
                  <w:hideMark/>
                </w:tcPr>
                <w:p w14:paraId="07C9C664" w14:textId="77777777" w:rsidR="0012348F" w:rsidRPr="00CA289F" w:rsidRDefault="0012348F"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Systolic Blood Pressure - Standing</w:t>
                  </w:r>
                </w:p>
              </w:tc>
              <w:tc>
                <w:tcPr>
                  <w:tcW w:w="882" w:type="dxa"/>
                  <w:tcBorders>
                    <w:top w:val="nil"/>
                    <w:left w:val="nil"/>
                    <w:bottom w:val="single" w:sz="4" w:space="0" w:color="auto"/>
                    <w:right w:val="single" w:sz="4" w:space="0" w:color="auto"/>
                  </w:tcBorders>
                  <w:shd w:val="clear" w:color="auto" w:fill="auto"/>
                  <w:noWrap/>
                  <w:vAlign w:val="bottom"/>
                  <w:hideMark/>
                </w:tcPr>
                <w:p w14:paraId="62CC96AF" w14:textId="77777777" w:rsidR="0012348F" w:rsidRPr="00CA289F" w:rsidRDefault="003A4180"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w:t>
                  </w:r>
                  <w:r w:rsidR="0012348F" w:rsidRPr="00CA289F">
                    <w:rPr>
                      <w:rFonts w:ascii="Times New Roman" w:hAnsi="Times New Roman" w:cs="Times New Roman"/>
                      <w:sz w:val="16"/>
                      <w:szCs w:val="16"/>
                      <w:lang w:eastAsia="en-US"/>
                    </w:rPr>
                    <w:t>02</w:t>
                  </w:r>
                  <w:r w:rsidRPr="00CA289F">
                    <w:rPr>
                      <w:rFonts w:ascii="Times New Roman" w:hAnsi="Times New Roman" w:cs="Times New Roman"/>
                      <w:sz w:val="16"/>
                      <w:szCs w:val="16"/>
                      <w:lang w:eastAsia="en-US"/>
                    </w:rPr>
                    <w:t>’</w:t>
                  </w:r>
                </w:p>
              </w:tc>
            </w:tr>
            <w:tr w:rsidR="003A4180" w:rsidRPr="00CA289F" w14:paraId="4ABE809A" w14:textId="77777777" w:rsidTr="009B4566">
              <w:trPr>
                <w:cantSplit/>
                <w:trHeight w:val="144"/>
              </w:trPr>
              <w:tc>
                <w:tcPr>
                  <w:tcW w:w="859" w:type="dxa"/>
                  <w:tcBorders>
                    <w:top w:val="nil"/>
                    <w:left w:val="single" w:sz="4" w:space="0" w:color="auto"/>
                    <w:bottom w:val="single" w:sz="4" w:space="0" w:color="auto"/>
                    <w:right w:val="single" w:sz="4" w:space="0" w:color="auto"/>
                  </w:tcBorders>
                  <w:shd w:val="clear" w:color="auto" w:fill="E7E6E6"/>
                  <w:noWrap/>
                  <w:vAlign w:val="bottom"/>
                  <w:hideMark/>
                </w:tcPr>
                <w:p w14:paraId="4F8E3E01" w14:textId="77777777" w:rsidR="0012348F" w:rsidRPr="00CA289F" w:rsidRDefault="0012348F" w:rsidP="0012348F">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3009395</w:t>
                  </w:r>
                </w:p>
              </w:tc>
              <w:tc>
                <w:tcPr>
                  <w:tcW w:w="2628" w:type="dxa"/>
                  <w:tcBorders>
                    <w:top w:val="nil"/>
                    <w:left w:val="nil"/>
                    <w:bottom w:val="single" w:sz="4" w:space="0" w:color="auto"/>
                    <w:right w:val="single" w:sz="4" w:space="0" w:color="auto"/>
                  </w:tcBorders>
                  <w:shd w:val="clear" w:color="auto" w:fill="auto"/>
                  <w:vAlign w:val="bottom"/>
                  <w:hideMark/>
                </w:tcPr>
                <w:p w14:paraId="1EED7D5D" w14:textId="77777777" w:rsidR="0012348F" w:rsidRPr="00CA289F" w:rsidRDefault="0012348F"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Systolic Blood Pressure - Supine</w:t>
                  </w:r>
                </w:p>
              </w:tc>
              <w:tc>
                <w:tcPr>
                  <w:tcW w:w="882" w:type="dxa"/>
                  <w:tcBorders>
                    <w:top w:val="nil"/>
                    <w:left w:val="nil"/>
                    <w:bottom w:val="single" w:sz="4" w:space="0" w:color="auto"/>
                    <w:right w:val="single" w:sz="4" w:space="0" w:color="auto"/>
                  </w:tcBorders>
                  <w:shd w:val="clear" w:color="auto" w:fill="auto"/>
                  <w:noWrap/>
                  <w:vAlign w:val="bottom"/>
                  <w:hideMark/>
                </w:tcPr>
                <w:p w14:paraId="17EF19D3" w14:textId="77777777" w:rsidR="0012348F" w:rsidRPr="00CA289F" w:rsidRDefault="003A4180"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w:t>
                  </w:r>
                  <w:r w:rsidR="0012348F" w:rsidRPr="00CA289F">
                    <w:rPr>
                      <w:rFonts w:ascii="Times New Roman" w:hAnsi="Times New Roman" w:cs="Times New Roman"/>
                      <w:sz w:val="16"/>
                      <w:szCs w:val="16"/>
                      <w:lang w:eastAsia="en-US"/>
                    </w:rPr>
                    <w:t>03</w:t>
                  </w:r>
                  <w:r w:rsidRPr="00CA289F">
                    <w:rPr>
                      <w:rFonts w:ascii="Times New Roman" w:hAnsi="Times New Roman" w:cs="Times New Roman"/>
                      <w:sz w:val="16"/>
                      <w:szCs w:val="16"/>
                      <w:lang w:eastAsia="en-US"/>
                    </w:rPr>
                    <w:t>’</w:t>
                  </w:r>
                </w:p>
              </w:tc>
            </w:tr>
            <w:tr w:rsidR="003A4180" w:rsidRPr="00CA289F" w14:paraId="1B82D11A" w14:textId="77777777" w:rsidTr="009B4566">
              <w:trPr>
                <w:cantSplit/>
                <w:trHeight w:val="144"/>
              </w:trPr>
              <w:tc>
                <w:tcPr>
                  <w:tcW w:w="859" w:type="dxa"/>
                  <w:tcBorders>
                    <w:top w:val="nil"/>
                    <w:left w:val="single" w:sz="4" w:space="0" w:color="auto"/>
                    <w:bottom w:val="single" w:sz="4" w:space="0" w:color="auto"/>
                    <w:right w:val="single" w:sz="4" w:space="0" w:color="auto"/>
                  </w:tcBorders>
                  <w:shd w:val="clear" w:color="auto" w:fill="E7E6E6"/>
                  <w:noWrap/>
                  <w:vAlign w:val="bottom"/>
                  <w:hideMark/>
                </w:tcPr>
                <w:p w14:paraId="095882B1" w14:textId="77777777" w:rsidR="0012348F" w:rsidRPr="00CA289F" w:rsidRDefault="0012348F" w:rsidP="0012348F">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3004249</w:t>
                  </w:r>
                </w:p>
              </w:tc>
              <w:tc>
                <w:tcPr>
                  <w:tcW w:w="2628" w:type="dxa"/>
                  <w:tcBorders>
                    <w:top w:val="nil"/>
                    <w:left w:val="nil"/>
                    <w:bottom w:val="single" w:sz="4" w:space="0" w:color="auto"/>
                    <w:right w:val="single" w:sz="4" w:space="0" w:color="auto"/>
                  </w:tcBorders>
                  <w:shd w:val="clear" w:color="auto" w:fill="auto"/>
                  <w:vAlign w:val="bottom"/>
                  <w:hideMark/>
                </w:tcPr>
                <w:p w14:paraId="239A859D" w14:textId="77777777" w:rsidR="0012348F" w:rsidRPr="00CA289F" w:rsidRDefault="0012348F" w:rsidP="0012348F">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Systolic BP </w:t>
                  </w:r>
                </w:p>
              </w:tc>
              <w:tc>
                <w:tcPr>
                  <w:tcW w:w="882" w:type="dxa"/>
                  <w:tcBorders>
                    <w:top w:val="nil"/>
                    <w:left w:val="nil"/>
                    <w:bottom w:val="single" w:sz="4" w:space="0" w:color="auto"/>
                    <w:right w:val="single" w:sz="4" w:space="0" w:color="auto"/>
                  </w:tcBorders>
                  <w:shd w:val="clear" w:color="auto" w:fill="auto"/>
                  <w:noWrap/>
                  <w:vAlign w:val="bottom"/>
                  <w:hideMark/>
                </w:tcPr>
                <w:p w14:paraId="7A048C2F" w14:textId="77777777" w:rsidR="0012348F" w:rsidRPr="00CA289F" w:rsidRDefault="003A4180" w:rsidP="00F6220B">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w:t>
                  </w:r>
                  <w:r w:rsidR="00B4136E" w:rsidRPr="00CA289F">
                    <w:rPr>
                      <w:rFonts w:ascii="Times New Roman" w:hAnsi="Times New Roman" w:cs="Times New Roman"/>
                      <w:sz w:val="16"/>
                      <w:szCs w:val="16"/>
                      <w:lang w:eastAsia="en-US"/>
                    </w:rPr>
                    <w:t>NI</w:t>
                  </w:r>
                  <w:r w:rsidRPr="00CA289F">
                    <w:rPr>
                      <w:rFonts w:ascii="Times New Roman" w:hAnsi="Times New Roman" w:cs="Times New Roman"/>
                      <w:sz w:val="16"/>
                      <w:szCs w:val="16"/>
                      <w:lang w:eastAsia="en-US"/>
                    </w:rPr>
                    <w:t>’</w:t>
                  </w:r>
                </w:p>
              </w:tc>
            </w:tr>
          </w:tbl>
          <w:p w14:paraId="049C86D3" w14:textId="77777777" w:rsidR="00C7202C" w:rsidRPr="00CA289F" w:rsidRDefault="003A4180" w:rsidP="003C5AB5">
            <w:pPr>
              <w:snapToGrid w:val="0"/>
              <w:spacing w:before="0"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NULL if no blood pressure reading in this record.</w:t>
            </w: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03ECFEDC" w14:textId="77777777" w:rsidR="00C7202C" w:rsidRPr="00CA289F" w:rsidRDefault="006B2E8F" w:rsidP="0012348F">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Position when blood pressure taken </w:t>
            </w:r>
            <w:r w:rsidR="0012348F" w:rsidRPr="00CA289F">
              <w:rPr>
                <w:rFonts w:ascii="Times New Roman" w:hAnsi="Times New Roman" w:cs="Times New Roman"/>
                <w:sz w:val="16"/>
                <w:szCs w:val="16"/>
              </w:rPr>
              <w:t>is derived from the diastolic and systolic code provided.</w:t>
            </w:r>
          </w:p>
        </w:tc>
      </w:tr>
      <w:tr w:rsidR="00C7202C" w:rsidRPr="00CA289F" w14:paraId="5ACF16AB" w14:textId="77777777" w:rsidTr="00D20CB9">
        <w:trPr>
          <w:cantSplit/>
        </w:trPr>
        <w:tc>
          <w:tcPr>
            <w:tcW w:w="1585" w:type="dxa"/>
            <w:tcBorders>
              <w:top w:val="single" w:sz="4" w:space="0" w:color="808080"/>
              <w:left w:val="single" w:sz="4" w:space="0" w:color="808080"/>
              <w:bottom w:val="single" w:sz="4" w:space="0" w:color="808080"/>
            </w:tcBorders>
            <w:shd w:val="clear" w:color="auto" w:fill="auto"/>
          </w:tcPr>
          <w:p w14:paraId="4EF3FBA4"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lastRenderedPageBreak/>
              <w:t>RAW_ VITAL_SOURCE</w:t>
            </w:r>
          </w:p>
        </w:tc>
        <w:tc>
          <w:tcPr>
            <w:tcW w:w="1818" w:type="dxa"/>
            <w:tcBorders>
              <w:top w:val="single" w:sz="4" w:space="0" w:color="808080"/>
              <w:left w:val="single" w:sz="4" w:space="0" w:color="808080"/>
              <w:bottom w:val="single" w:sz="4" w:space="0" w:color="808080"/>
            </w:tcBorders>
            <w:shd w:val="clear" w:color="auto" w:fill="auto"/>
          </w:tcPr>
          <w:p w14:paraId="0109B0CD" w14:textId="77777777" w:rsidR="00C7202C" w:rsidRPr="00CA289F" w:rsidRDefault="00125FEE" w:rsidP="00125FEE">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Measurement.measurement_source_value</w:t>
            </w:r>
            <w:proofErr w:type="spellEnd"/>
          </w:p>
        </w:tc>
        <w:tc>
          <w:tcPr>
            <w:tcW w:w="4535" w:type="dxa"/>
            <w:tcBorders>
              <w:top w:val="single" w:sz="4" w:space="0" w:color="808080"/>
              <w:left w:val="single" w:sz="4" w:space="0" w:color="808080"/>
              <w:bottom w:val="single" w:sz="4" w:space="0" w:color="808080"/>
            </w:tcBorders>
            <w:shd w:val="clear" w:color="auto" w:fill="auto"/>
          </w:tcPr>
          <w:p w14:paraId="6BD0635D" w14:textId="77777777" w:rsidR="00C7202C" w:rsidRPr="00CA289F" w:rsidRDefault="00B4136E" w:rsidP="0020578A">
            <w:pPr>
              <w:snapToGrid w:val="0"/>
              <w:spacing w:before="0"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Derived from </w:t>
            </w:r>
            <w:r w:rsidR="00125FEE" w:rsidRPr="00CA289F">
              <w:rPr>
                <w:rFonts w:ascii="Times New Roman" w:hAnsi="Times New Roman" w:cs="Times New Roman"/>
                <w:sz w:val="16"/>
                <w:szCs w:val="16"/>
              </w:rPr>
              <w:t>Measurement</w:t>
            </w:r>
            <w:r w:rsidRPr="00CA289F">
              <w:rPr>
                <w:rFonts w:ascii="Times New Roman" w:hAnsi="Times New Roman" w:cs="Times New Roman"/>
                <w:sz w:val="16"/>
                <w:szCs w:val="16"/>
              </w:rPr>
              <w:t>.</w:t>
            </w:r>
            <w:r w:rsidR="00125FEE" w:rsidRPr="00CA289F">
              <w:rPr>
                <w:rFonts w:ascii="Times New Roman" w:hAnsi="Times New Roman" w:cs="Times New Roman"/>
                <w:sz w:val="16"/>
                <w:szCs w:val="16"/>
              </w:rPr>
              <w:t xml:space="preserve"> </w:t>
            </w:r>
            <w:proofErr w:type="spellStart"/>
            <w:proofErr w:type="gramStart"/>
            <w:r w:rsidR="00125FEE" w:rsidRPr="00CA289F">
              <w:rPr>
                <w:rFonts w:ascii="Times New Roman" w:hAnsi="Times New Roman" w:cs="Times New Roman"/>
                <w:sz w:val="16"/>
                <w:szCs w:val="16"/>
              </w:rPr>
              <w:t>measurement</w:t>
            </w:r>
            <w:proofErr w:type="gramEnd"/>
            <w:r w:rsidRPr="00CA289F">
              <w:rPr>
                <w:rFonts w:ascii="Times New Roman" w:hAnsi="Times New Roman" w:cs="Times New Roman"/>
                <w:sz w:val="16"/>
                <w:szCs w:val="16"/>
              </w:rPr>
              <w:t>_Type_Concept_ID</w:t>
            </w:r>
            <w:proofErr w:type="spellEnd"/>
            <w:r w:rsidRPr="00CA289F">
              <w:rPr>
                <w:rFonts w:ascii="Times New Roman" w:hAnsi="Times New Roman" w:cs="Times New Roman"/>
                <w:sz w:val="16"/>
                <w:szCs w:val="16"/>
              </w:rPr>
              <w:t xml:space="preserve"> for a respective vital sign.</w:t>
            </w:r>
            <w:r w:rsidR="00E97E1A" w:rsidRPr="00CA289F">
              <w:rPr>
                <w:rFonts w:ascii="Times New Roman" w:hAnsi="Times New Roman" w:cs="Times New Roman"/>
                <w:sz w:val="16"/>
                <w:szCs w:val="16"/>
              </w:rPr>
              <w:t xml:space="preserve"> </w:t>
            </w:r>
          </w:p>
          <w:p w14:paraId="3480DE26" w14:textId="77777777" w:rsidR="00E97E1A" w:rsidRPr="002B5A02" w:rsidRDefault="00125FEE" w:rsidP="0020578A">
            <w:pPr>
              <w:snapToGrid w:val="0"/>
              <w:spacing w:before="0" w:after="0" w:line="240" w:lineRule="auto"/>
              <w:ind w:right="4"/>
              <w:rPr>
                <w:rFonts w:ascii="Times New Roman" w:hAnsi="Times New Roman" w:cs="Times New Roman"/>
                <w:sz w:val="16"/>
                <w:szCs w:val="16"/>
                <w:highlight w:val="yellow"/>
              </w:rPr>
            </w:pPr>
            <w:proofErr w:type="spellStart"/>
            <w:r w:rsidRPr="002B5A02">
              <w:rPr>
                <w:rFonts w:ascii="Times New Roman" w:hAnsi="Times New Roman" w:cs="Times New Roman"/>
                <w:sz w:val="16"/>
                <w:szCs w:val="16"/>
                <w:highlight w:val="yellow"/>
              </w:rPr>
              <w:t>Measurement</w:t>
            </w:r>
            <w:r w:rsidR="00E97E1A" w:rsidRPr="002B5A02">
              <w:rPr>
                <w:rFonts w:ascii="Times New Roman" w:hAnsi="Times New Roman" w:cs="Times New Roman"/>
                <w:sz w:val="16"/>
                <w:szCs w:val="16"/>
                <w:highlight w:val="yellow"/>
              </w:rPr>
              <w:t>.</w:t>
            </w:r>
            <w:r w:rsidRPr="002B5A02">
              <w:rPr>
                <w:rFonts w:ascii="Times New Roman" w:hAnsi="Times New Roman" w:cs="Times New Roman"/>
                <w:sz w:val="16"/>
                <w:szCs w:val="16"/>
                <w:highlight w:val="yellow"/>
              </w:rPr>
              <w:t>measurement</w:t>
            </w:r>
            <w:r w:rsidR="00E97E1A" w:rsidRPr="002B5A02">
              <w:rPr>
                <w:rFonts w:ascii="Times New Roman" w:hAnsi="Times New Roman" w:cs="Times New Roman"/>
                <w:sz w:val="16"/>
                <w:szCs w:val="16"/>
                <w:highlight w:val="yellow"/>
              </w:rPr>
              <w:t>_Type_Concept_ID</w:t>
            </w:r>
            <w:proofErr w:type="spellEnd"/>
            <w:r w:rsidR="00E97E1A" w:rsidRPr="002B5A02">
              <w:rPr>
                <w:rFonts w:ascii="Times New Roman" w:hAnsi="Times New Roman" w:cs="Times New Roman"/>
                <w:sz w:val="16"/>
                <w:szCs w:val="16"/>
                <w:highlight w:val="yellow"/>
              </w:rPr>
              <w:t xml:space="preserve"> values:</w:t>
            </w:r>
          </w:p>
          <w:tbl>
            <w:tblPr>
              <w:tblW w:w="4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3"/>
              <w:gridCol w:w="2634"/>
            </w:tblGrid>
            <w:tr w:rsidR="0042404C" w:rsidRPr="002B5A02" w14:paraId="2E9E6F60" w14:textId="77777777" w:rsidTr="00F44437">
              <w:trPr>
                <w:cantSplit/>
                <w:trHeight w:val="288"/>
              </w:trPr>
              <w:tc>
                <w:tcPr>
                  <w:tcW w:w="4117" w:type="dxa"/>
                  <w:gridSpan w:val="2"/>
                  <w:shd w:val="clear" w:color="auto" w:fill="auto"/>
                  <w:noWrap/>
                  <w:vAlign w:val="bottom"/>
                  <w:hideMark/>
                </w:tcPr>
                <w:p w14:paraId="4ED72475" w14:textId="77777777" w:rsidR="0042404C" w:rsidRPr="002B5A02" w:rsidRDefault="0042404C" w:rsidP="00F44437">
                  <w:pPr>
                    <w:suppressAutoHyphens w:val="0"/>
                    <w:spacing w:before="0" w:after="0" w:line="240" w:lineRule="auto"/>
                    <w:jc w:val="center"/>
                    <w:rPr>
                      <w:rFonts w:ascii="Times New Roman" w:hAnsi="Times New Roman" w:cs="Times New Roman"/>
                      <w:sz w:val="16"/>
                      <w:szCs w:val="16"/>
                      <w:highlight w:val="yellow"/>
                      <w:lang w:eastAsia="en-US"/>
                    </w:rPr>
                  </w:pPr>
                  <w:r w:rsidRPr="002B5A02">
                    <w:rPr>
                      <w:rFonts w:ascii="Times New Roman" w:hAnsi="Times New Roman" w:cs="Times New Roman"/>
                      <w:sz w:val="16"/>
                      <w:szCs w:val="16"/>
                      <w:highlight w:val="yellow"/>
                      <w:lang w:eastAsia="en-US"/>
                    </w:rPr>
                    <w:t xml:space="preserve">OMOP  to </w:t>
                  </w:r>
                  <w:proofErr w:type="spellStart"/>
                  <w:r w:rsidRPr="002B5A02">
                    <w:rPr>
                      <w:rFonts w:ascii="Times New Roman" w:hAnsi="Times New Roman" w:cs="Times New Roman"/>
                      <w:sz w:val="16"/>
                      <w:szCs w:val="16"/>
                      <w:highlight w:val="yellow"/>
                      <w:lang w:eastAsia="en-US"/>
                    </w:rPr>
                    <w:t>PCORnet</w:t>
                  </w:r>
                  <w:proofErr w:type="spellEnd"/>
                </w:p>
              </w:tc>
            </w:tr>
            <w:tr w:rsidR="0042404C" w:rsidRPr="002B5A02" w14:paraId="03892877" w14:textId="77777777" w:rsidTr="00F44437">
              <w:trPr>
                <w:cantSplit/>
                <w:trHeight w:val="288"/>
              </w:trPr>
              <w:tc>
                <w:tcPr>
                  <w:tcW w:w="1483" w:type="dxa"/>
                  <w:shd w:val="clear" w:color="auto" w:fill="E7E6E6"/>
                  <w:noWrap/>
                  <w:vAlign w:val="bottom"/>
                  <w:hideMark/>
                </w:tcPr>
                <w:p w14:paraId="0F238BAC" w14:textId="77777777" w:rsidR="0042404C" w:rsidRPr="002B5A02" w:rsidRDefault="0042404C" w:rsidP="00F44437">
                  <w:pPr>
                    <w:suppressAutoHyphens w:val="0"/>
                    <w:spacing w:before="0" w:after="0" w:line="240" w:lineRule="auto"/>
                    <w:jc w:val="right"/>
                    <w:rPr>
                      <w:rFonts w:ascii="Times New Roman" w:hAnsi="Times New Roman" w:cs="Times New Roman"/>
                      <w:sz w:val="16"/>
                      <w:szCs w:val="16"/>
                      <w:highlight w:val="yellow"/>
                      <w:lang w:eastAsia="en-US"/>
                    </w:rPr>
                  </w:pPr>
                  <w:r w:rsidRPr="002B5A02">
                    <w:rPr>
                      <w:rFonts w:ascii="Times New Roman" w:hAnsi="Times New Roman" w:cs="Times New Roman"/>
                      <w:sz w:val="16"/>
                      <w:szCs w:val="16"/>
                      <w:highlight w:val="yellow"/>
                    </w:rPr>
                    <w:t>44814721</w:t>
                  </w:r>
                </w:p>
              </w:tc>
              <w:tc>
                <w:tcPr>
                  <w:tcW w:w="2634" w:type="dxa"/>
                  <w:shd w:val="clear" w:color="auto" w:fill="auto"/>
                  <w:vAlign w:val="bottom"/>
                  <w:hideMark/>
                </w:tcPr>
                <w:p w14:paraId="61B1F822" w14:textId="77777777" w:rsidR="0042404C" w:rsidRPr="002B5A02" w:rsidRDefault="0042404C" w:rsidP="00F44437">
                  <w:pPr>
                    <w:suppressAutoHyphens w:val="0"/>
                    <w:spacing w:before="0" w:after="0" w:line="240" w:lineRule="auto"/>
                    <w:rPr>
                      <w:rFonts w:ascii="Times New Roman" w:hAnsi="Times New Roman" w:cs="Times New Roman"/>
                      <w:sz w:val="16"/>
                      <w:szCs w:val="16"/>
                      <w:highlight w:val="yellow"/>
                      <w:lang w:eastAsia="en-US"/>
                    </w:rPr>
                  </w:pPr>
                  <w:r w:rsidRPr="002B5A02">
                    <w:rPr>
                      <w:rFonts w:ascii="Times New Roman" w:hAnsi="Times New Roman" w:cs="Times New Roman"/>
                      <w:sz w:val="16"/>
                      <w:szCs w:val="16"/>
                      <w:highlight w:val="yellow"/>
                    </w:rPr>
                    <w:t>Patient-reported</w:t>
                  </w:r>
                </w:p>
              </w:tc>
            </w:tr>
            <w:tr w:rsidR="0042404C" w:rsidRPr="002B5A02" w14:paraId="5EA24879" w14:textId="77777777" w:rsidTr="00F44437">
              <w:trPr>
                <w:cantSplit/>
                <w:trHeight w:val="288"/>
              </w:trPr>
              <w:tc>
                <w:tcPr>
                  <w:tcW w:w="1483" w:type="dxa"/>
                  <w:shd w:val="clear" w:color="auto" w:fill="E7E6E6"/>
                  <w:noWrap/>
                  <w:vAlign w:val="bottom"/>
                  <w:hideMark/>
                </w:tcPr>
                <w:p w14:paraId="3FE2173A" w14:textId="77777777" w:rsidR="0042404C" w:rsidRPr="002B5A02" w:rsidRDefault="0042404C" w:rsidP="00F44437">
                  <w:pPr>
                    <w:suppressAutoHyphens w:val="0"/>
                    <w:spacing w:before="0" w:after="0" w:line="240" w:lineRule="auto"/>
                    <w:jc w:val="right"/>
                    <w:rPr>
                      <w:rFonts w:ascii="Times New Roman" w:hAnsi="Times New Roman" w:cs="Times New Roman"/>
                      <w:sz w:val="16"/>
                      <w:szCs w:val="16"/>
                      <w:highlight w:val="yellow"/>
                      <w:lang w:eastAsia="en-US"/>
                    </w:rPr>
                  </w:pPr>
                  <w:r w:rsidRPr="002B5A02">
                    <w:rPr>
                      <w:rFonts w:ascii="Times New Roman" w:hAnsi="Times New Roman" w:cs="Times New Roman"/>
                      <w:sz w:val="16"/>
                      <w:szCs w:val="16"/>
                      <w:highlight w:val="yellow"/>
                    </w:rPr>
                    <w:t>38000276</w:t>
                  </w:r>
                </w:p>
              </w:tc>
              <w:tc>
                <w:tcPr>
                  <w:tcW w:w="2634" w:type="dxa"/>
                  <w:shd w:val="clear" w:color="auto" w:fill="auto"/>
                  <w:vAlign w:val="bottom"/>
                  <w:hideMark/>
                </w:tcPr>
                <w:p w14:paraId="5FA1D62C" w14:textId="77777777" w:rsidR="0042404C" w:rsidRPr="002B5A02" w:rsidRDefault="0042404C" w:rsidP="00F44437">
                  <w:pPr>
                    <w:suppressAutoHyphens w:val="0"/>
                    <w:spacing w:before="0" w:after="0" w:line="240" w:lineRule="auto"/>
                    <w:rPr>
                      <w:rFonts w:ascii="Times New Roman" w:hAnsi="Times New Roman" w:cs="Times New Roman"/>
                      <w:sz w:val="16"/>
                      <w:szCs w:val="16"/>
                      <w:highlight w:val="yellow"/>
                      <w:lang w:eastAsia="en-US"/>
                    </w:rPr>
                  </w:pPr>
                  <w:r w:rsidRPr="002B5A02">
                    <w:rPr>
                      <w:rFonts w:ascii="Times New Roman" w:hAnsi="Times New Roman" w:cs="Times New Roman"/>
                      <w:sz w:val="16"/>
                      <w:szCs w:val="16"/>
                      <w:highlight w:val="yellow"/>
                    </w:rPr>
                    <w:t>Healthcare delivery setting</w:t>
                  </w:r>
                </w:p>
              </w:tc>
            </w:tr>
            <w:tr w:rsidR="0042404C" w:rsidRPr="00CA289F" w14:paraId="70B1156E" w14:textId="77777777" w:rsidTr="00F44437">
              <w:trPr>
                <w:cantSplit/>
                <w:trHeight w:val="288"/>
              </w:trPr>
              <w:tc>
                <w:tcPr>
                  <w:tcW w:w="1483" w:type="dxa"/>
                  <w:shd w:val="clear" w:color="auto" w:fill="E7E6E6"/>
                  <w:noWrap/>
                  <w:vAlign w:val="bottom"/>
                  <w:hideMark/>
                </w:tcPr>
                <w:p w14:paraId="12C338C7" w14:textId="77777777" w:rsidR="0042404C" w:rsidRPr="002B5A02" w:rsidRDefault="0042404C" w:rsidP="00F44437">
                  <w:pPr>
                    <w:suppressAutoHyphens w:val="0"/>
                    <w:spacing w:before="0" w:after="0" w:line="240" w:lineRule="auto"/>
                    <w:rPr>
                      <w:rFonts w:ascii="Times New Roman" w:hAnsi="Times New Roman" w:cs="Times New Roman"/>
                      <w:sz w:val="16"/>
                      <w:szCs w:val="16"/>
                      <w:highlight w:val="yellow"/>
                      <w:lang w:eastAsia="en-US"/>
                    </w:rPr>
                  </w:pPr>
                  <w:r w:rsidRPr="002B5A02">
                    <w:rPr>
                      <w:rFonts w:ascii="Times New Roman" w:hAnsi="Times New Roman" w:cs="Times New Roman"/>
                      <w:sz w:val="16"/>
                      <w:szCs w:val="16"/>
                      <w:highlight w:val="yellow"/>
                      <w:lang w:eastAsia="en-US"/>
                    </w:rPr>
                    <w:t>All other codes</w:t>
                  </w:r>
                </w:p>
              </w:tc>
              <w:tc>
                <w:tcPr>
                  <w:tcW w:w="2634" w:type="dxa"/>
                  <w:shd w:val="clear" w:color="auto" w:fill="auto"/>
                  <w:vAlign w:val="bottom"/>
                  <w:hideMark/>
                </w:tcPr>
                <w:p w14:paraId="6665F691" w14:textId="77777777" w:rsidR="0042404C" w:rsidRPr="00CA289F" w:rsidRDefault="0042404C" w:rsidP="00F44437">
                  <w:pPr>
                    <w:suppressAutoHyphens w:val="0"/>
                    <w:spacing w:before="0" w:after="0" w:line="240" w:lineRule="auto"/>
                    <w:rPr>
                      <w:rFonts w:ascii="Times New Roman" w:hAnsi="Times New Roman" w:cs="Times New Roman"/>
                      <w:sz w:val="16"/>
                      <w:szCs w:val="16"/>
                      <w:lang w:eastAsia="en-US"/>
                    </w:rPr>
                  </w:pPr>
                  <w:r w:rsidRPr="002B5A02">
                    <w:rPr>
                      <w:rFonts w:ascii="Times New Roman" w:hAnsi="Times New Roman" w:cs="Times New Roman"/>
                      <w:sz w:val="16"/>
                      <w:szCs w:val="16"/>
                      <w:highlight w:val="yellow"/>
                      <w:lang w:eastAsia="en-US"/>
                    </w:rPr>
                    <w:t>Other</w:t>
                  </w:r>
                </w:p>
              </w:tc>
            </w:tr>
          </w:tbl>
          <w:p w14:paraId="5490075C" w14:textId="77777777" w:rsidR="00E97E1A" w:rsidRPr="00CA289F" w:rsidRDefault="00E97E1A" w:rsidP="0020578A">
            <w:pPr>
              <w:snapToGrid w:val="0"/>
              <w:spacing w:before="0" w:after="0" w:line="240" w:lineRule="auto"/>
              <w:ind w:right="4"/>
              <w:rPr>
                <w:rFonts w:ascii="Times New Roman" w:hAnsi="Times New Roman" w:cs="Times New Roman"/>
                <w:sz w:val="16"/>
                <w:szCs w:val="16"/>
              </w:rPr>
            </w:pP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34772B91" w14:textId="77777777" w:rsidR="00C7202C" w:rsidRPr="00CA289F" w:rsidRDefault="00B4136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If multiple vital signs are compiled together in one record, </w:t>
            </w:r>
            <w:proofErr w:type="spellStart"/>
            <w:r w:rsidRPr="00CA289F">
              <w:rPr>
                <w:rFonts w:ascii="Times New Roman" w:hAnsi="Times New Roman" w:cs="Times New Roman"/>
                <w:sz w:val="16"/>
                <w:szCs w:val="16"/>
              </w:rPr>
              <w:t>Observation.Observation_Type_Concept_ID</w:t>
            </w:r>
            <w:proofErr w:type="spellEnd"/>
            <w:r w:rsidRPr="00CA289F">
              <w:rPr>
                <w:rFonts w:ascii="Times New Roman" w:hAnsi="Times New Roman" w:cs="Times New Roman"/>
                <w:sz w:val="16"/>
                <w:szCs w:val="16"/>
              </w:rPr>
              <w:t xml:space="preserve"> must be the same.</w:t>
            </w:r>
          </w:p>
        </w:tc>
      </w:tr>
      <w:tr w:rsidR="00C7202C" w:rsidRPr="00CA289F" w14:paraId="35A11F17" w14:textId="77777777" w:rsidTr="00D20CB9">
        <w:trPr>
          <w:cantSplit/>
        </w:trPr>
        <w:tc>
          <w:tcPr>
            <w:tcW w:w="1585" w:type="dxa"/>
            <w:tcBorders>
              <w:top w:val="single" w:sz="4" w:space="0" w:color="808080"/>
              <w:left w:val="single" w:sz="4" w:space="0" w:color="808080"/>
              <w:bottom w:val="single" w:sz="4" w:space="0" w:color="808080"/>
            </w:tcBorders>
            <w:shd w:val="clear" w:color="auto" w:fill="auto"/>
            <w:vAlign w:val="bottom"/>
          </w:tcPr>
          <w:p w14:paraId="55A5726A"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 DIASTOLIC</w:t>
            </w:r>
          </w:p>
        </w:tc>
        <w:tc>
          <w:tcPr>
            <w:tcW w:w="1818" w:type="dxa"/>
            <w:tcBorders>
              <w:top w:val="single" w:sz="4" w:space="0" w:color="808080"/>
              <w:left w:val="single" w:sz="4" w:space="0" w:color="808080"/>
              <w:bottom w:val="single" w:sz="4" w:space="0" w:color="808080"/>
            </w:tcBorders>
            <w:shd w:val="clear" w:color="auto" w:fill="auto"/>
          </w:tcPr>
          <w:p w14:paraId="4723339C" w14:textId="77777777" w:rsidR="00C7202C" w:rsidRPr="00CA289F" w:rsidRDefault="00125FEE">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Measurement.measurement_source_value</w:t>
            </w:r>
            <w:proofErr w:type="spellEnd"/>
          </w:p>
        </w:tc>
        <w:tc>
          <w:tcPr>
            <w:tcW w:w="4535" w:type="dxa"/>
            <w:tcBorders>
              <w:top w:val="single" w:sz="4" w:space="0" w:color="808080"/>
              <w:left w:val="single" w:sz="4" w:space="0" w:color="808080"/>
              <w:bottom w:val="single" w:sz="4" w:space="0" w:color="808080"/>
            </w:tcBorders>
            <w:shd w:val="clear" w:color="auto" w:fill="auto"/>
          </w:tcPr>
          <w:p w14:paraId="2C7FBF1D" w14:textId="77777777" w:rsidR="00C7202C" w:rsidRPr="00CA289F" w:rsidRDefault="003A4180" w:rsidP="00125FE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Where </w:t>
            </w:r>
            <w:r w:rsidR="00125FEE" w:rsidRPr="00CA289F">
              <w:rPr>
                <w:rFonts w:ascii="Times New Roman" w:hAnsi="Times New Roman" w:cs="Times New Roman"/>
                <w:sz w:val="16"/>
                <w:szCs w:val="16"/>
              </w:rPr>
              <w:t>Measurement .</w:t>
            </w:r>
            <w:proofErr w:type="spellStart"/>
            <w:r w:rsidR="00125FEE" w:rsidRPr="00CA289F">
              <w:rPr>
                <w:rFonts w:ascii="Times New Roman" w:hAnsi="Times New Roman" w:cs="Times New Roman"/>
                <w:sz w:val="16"/>
                <w:szCs w:val="16"/>
              </w:rPr>
              <w:t>measurement</w:t>
            </w:r>
            <w:r w:rsidRPr="00CA289F">
              <w:rPr>
                <w:rFonts w:ascii="Times New Roman" w:hAnsi="Times New Roman" w:cs="Times New Roman"/>
                <w:sz w:val="16"/>
                <w:szCs w:val="16"/>
              </w:rPr>
              <w:t>_concept_id</w:t>
            </w:r>
            <w:proofErr w:type="spellEnd"/>
            <w:r w:rsidRPr="00CA289F">
              <w:rPr>
                <w:rFonts w:ascii="Times New Roman" w:hAnsi="Times New Roman" w:cs="Times New Roman"/>
                <w:sz w:val="16"/>
                <w:szCs w:val="16"/>
              </w:rPr>
              <w:t xml:space="preserve"> in (3012888, 3034703, 3019962, 3013940 )</w:t>
            </w:r>
          </w:p>
        </w:tc>
        <w:tc>
          <w:tcPr>
            <w:tcW w:w="1950" w:type="dxa"/>
            <w:tcBorders>
              <w:top w:val="single" w:sz="4" w:space="0" w:color="808080"/>
              <w:left w:val="single" w:sz="4" w:space="0" w:color="808080"/>
              <w:bottom w:val="single" w:sz="4" w:space="0" w:color="808080"/>
              <w:right w:val="single" w:sz="4" w:space="0" w:color="808080"/>
            </w:tcBorders>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9"/>
              <w:gridCol w:w="860"/>
            </w:tblGrid>
            <w:tr w:rsidR="0027147E" w:rsidRPr="00CA289F" w14:paraId="3EF0F73A" w14:textId="77777777" w:rsidTr="00CE30ED">
              <w:tc>
                <w:tcPr>
                  <w:tcW w:w="1719" w:type="dxa"/>
                  <w:gridSpan w:val="2"/>
                  <w:shd w:val="clear" w:color="auto" w:fill="auto"/>
                </w:tcPr>
                <w:p w14:paraId="3BD39467" w14:textId="77777777" w:rsidR="0027147E" w:rsidRPr="00CA289F" w:rsidRDefault="0027147E" w:rsidP="00CE30ED">
                  <w:pPr>
                    <w:snapToGrid w:val="0"/>
                    <w:spacing w:line="240" w:lineRule="auto"/>
                    <w:ind w:right="4"/>
                    <w:jc w:val="center"/>
                    <w:rPr>
                      <w:rFonts w:ascii="Times New Roman" w:hAnsi="Times New Roman" w:cs="Times New Roman"/>
                      <w:sz w:val="16"/>
                      <w:szCs w:val="16"/>
                    </w:rPr>
                  </w:pPr>
                  <w:r w:rsidRPr="00CA289F">
                    <w:rPr>
                      <w:rFonts w:ascii="Times New Roman" w:hAnsi="Times New Roman" w:cs="Times New Roman"/>
                      <w:sz w:val="16"/>
                      <w:szCs w:val="16"/>
                    </w:rPr>
                    <w:t>OMOP Concepts</w:t>
                  </w:r>
                </w:p>
              </w:tc>
            </w:tr>
            <w:tr w:rsidR="00CE30ED" w:rsidRPr="00CA289F" w14:paraId="1EFFF247" w14:textId="77777777" w:rsidTr="00CE30ED">
              <w:trPr>
                <w:trHeight w:val="303"/>
              </w:trPr>
              <w:tc>
                <w:tcPr>
                  <w:tcW w:w="859" w:type="dxa"/>
                  <w:shd w:val="clear" w:color="auto" w:fill="E7E6E6"/>
                </w:tcPr>
                <w:p w14:paraId="3D4954AC" w14:textId="77777777" w:rsidR="0027147E" w:rsidRPr="00CA289F" w:rsidRDefault="0027147E" w:rsidP="00CE30ED">
                  <w:pPr>
                    <w:snapToGrid w:val="0"/>
                    <w:spacing w:line="240" w:lineRule="auto"/>
                    <w:ind w:right="4"/>
                    <w:jc w:val="right"/>
                    <w:rPr>
                      <w:rFonts w:ascii="Times New Roman" w:hAnsi="Times New Roman" w:cs="Times New Roman"/>
                      <w:sz w:val="16"/>
                      <w:szCs w:val="16"/>
                    </w:rPr>
                  </w:pPr>
                  <w:r w:rsidRPr="00CA289F">
                    <w:rPr>
                      <w:rFonts w:ascii="Times New Roman" w:hAnsi="Times New Roman" w:cs="Times New Roman"/>
                      <w:sz w:val="16"/>
                      <w:szCs w:val="16"/>
                    </w:rPr>
                    <w:t>3012888</w:t>
                  </w:r>
                </w:p>
              </w:tc>
              <w:tc>
                <w:tcPr>
                  <w:tcW w:w="860" w:type="dxa"/>
                  <w:shd w:val="clear" w:color="auto" w:fill="auto"/>
                </w:tcPr>
                <w:p w14:paraId="414213D7" w14:textId="77777777" w:rsidR="0027147E" w:rsidRPr="00CA289F" w:rsidRDefault="0027147E" w:rsidP="00CE30ED">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BP diastolic</w:t>
                  </w:r>
                </w:p>
              </w:tc>
            </w:tr>
            <w:tr w:rsidR="00CE30ED" w:rsidRPr="00CA289F" w14:paraId="4D984648" w14:textId="77777777" w:rsidTr="00CE30ED">
              <w:tc>
                <w:tcPr>
                  <w:tcW w:w="859" w:type="dxa"/>
                  <w:shd w:val="clear" w:color="auto" w:fill="E7E6E6"/>
                </w:tcPr>
                <w:p w14:paraId="5BFE5918" w14:textId="77777777" w:rsidR="0027147E" w:rsidRPr="00CA289F" w:rsidRDefault="0027147E" w:rsidP="00CE30ED">
                  <w:pPr>
                    <w:snapToGrid w:val="0"/>
                    <w:spacing w:line="240" w:lineRule="auto"/>
                    <w:ind w:right="4"/>
                    <w:jc w:val="right"/>
                    <w:rPr>
                      <w:rFonts w:ascii="Times New Roman" w:hAnsi="Times New Roman" w:cs="Times New Roman"/>
                      <w:sz w:val="16"/>
                      <w:szCs w:val="16"/>
                    </w:rPr>
                  </w:pPr>
                  <w:r w:rsidRPr="00CA289F">
                    <w:rPr>
                      <w:rFonts w:ascii="Times New Roman" w:hAnsi="Times New Roman" w:cs="Times New Roman"/>
                      <w:sz w:val="16"/>
                      <w:szCs w:val="16"/>
                    </w:rPr>
                    <w:t>3034703</w:t>
                  </w:r>
                </w:p>
              </w:tc>
              <w:tc>
                <w:tcPr>
                  <w:tcW w:w="860" w:type="dxa"/>
                  <w:shd w:val="clear" w:color="auto" w:fill="auto"/>
                </w:tcPr>
                <w:p w14:paraId="47ACDC9D" w14:textId="77777777" w:rsidR="0027147E" w:rsidRPr="00CA289F" w:rsidRDefault="0027147E" w:rsidP="00CE30ED">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Diastolic blood pressure--sitting</w:t>
                  </w:r>
                </w:p>
              </w:tc>
            </w:tr>
            <w:tr w:rsidR="00CE30ED" w:rsidRPr="00CA289F" w14:paraId="109A2A23" w14:textId="77777777" w:rsidTr="00CE30ED">
              <w:tc>
                <w:tcPr>
                  <w:tcW w:w="859" w:type="dxa"/>
                  <w:shd w:val="clear" w:color="auto" w:fill="E7E6E6"/>
                </w:tcPr>
                <w:p w14:paraId="65CD0A6D" w14:textId="77777777" w:rsidR="0027147E" w:rsidRPr="00CA289F" w:rsidRDefault="0027147E" w:rsidP="00CE30ED">
                  <w:pPr>
                    <w:snapToGrid w:val="0"/>
                    <w:spacing w:line="240" w:lineRule="auto"/>
                    <w:ind w:right="4"/>
                    <w:jc w:val="right"/>
                    <w:rPr>
                      <w:rFonts w:ascii="Times New Roman" w:hAnsi="Times New Roman" w:cs="Times New Roman"/>
                      <w:sz w:val="16"/>
                      <w:szCs w:val="16"/>
                    </w:rPr>
                  </w:pPr>
                  <w:r w:rsidRPr="00CA289F">
                    <w:rPr>
                      <w:rFonts w:ascii="Times New Roman" w:hAnsi="Times New Roman" w:cs="Times New Roman"/>
                      <w:sz w:val="16"/>
                      <w:szCs w:val="16"/>
                    </w:rPr>
                    <w:t>3019962</w:t>
                  </w:r>
                </w:p>
              </w:tc>
              <w:tc>
                <w:tcPr>
                  <w:tcW w:w="860" w:type="dxa"/>
                  <w:shd w:val="clear" w:color="auto" w:fill="auto"/>
                </w:tcPr>
                <w:p w14:paraId="0615E260" w14:textId="77777777" w:rsidR="0027147E" w:rsidRPr="00CA289F" w:rsidRDefault="0027147E" w:rsidP="00CE30ED">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Diastolic blood pressure--standing</w:t>
                  </w:r>
                </w:p>
              </w:tc>
            </w:tr>
            <w:tr w:rsidR="00CE30ED" w:rsidRPr="00CA289F" w14:paraId="1F667C88" w14:textId="77777777" w:rsidTr="00CE30ED">
              <w:tc>
                <w:tcPr>
                  <w:tcW w:w="859" w:type="dxa"/>
                  <w:shd w:val="clear" w:color="auto" w:fill="E7E6E6"/>
                </w:tcPr>
                <w:p w14:paraId="054F291B" w14:textId="77777777" w:rsidR="0027147E" w:rsidRPr="00CA289F" w:rsidRDefault="0027147E" w:rsidP="00CE30ED">
                  <w:pPr>
                    <w:snapToGrid w:val="0"/>
                    <w:spacing w:line="240" w:lineRule="auto"/>
                    <w:ind w:right="4"/>
                    <w:jc w:val="right"/>
                    <w:rPr>
                      <w:rFonts w:ascii="Times New Roman" w:hAnsi="Times New Roman" w:cs="Times New Roman"/>
                      <w:sz w:val="16"/>
                      <w:szCs w:val="16"/>
                    </w:rPr>
                  </w:pPr>
                  <w:r w:rsidRPr="00CA289F">
                    <w:rPr>
                      <w:rFonts w:ascii="Times New Roman" w:hAnsi="Times New Roman" w:cs="Times New Roman"/>
                      <w:sz w:val="16"/>
                      <w:szCs w:val="16"/>
                    </w:rPr>
                    <w:t>3013940</w:t>
                  </w:r>
                </w:p>
              </w:tc>
              <w:tc>
                <w:tcPr>
                  <w:tcW w:w="860" w:type="dxa"/>
                  <w:shd w:val="clear" w:color="auto" w:fill="auto"/>
                </w:tcPr>
                <w:p w14:paraId="48E8A09D" w14:textId="77777777" w:rsidR="0027147E" w:rsidRPr="00CA289F" w:rsidRDefault="0027147E" w:rsidP="00CE30ED">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Diastolic blood pressure--supine</w:t>
                  </w:r>
                </w:p>
              </w:tc>
            </w:tr>
          </w:tbl>
          <w:p w14:paraId="39C42A8C"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4DB8F9FA" w14:textId="77777777" w:rsidTr="00D20CB9">
        <w:trPr>
          <w:cantSplit/>
        </w:trPr>
        <w:tc>
          <w:tcPr>
            <w:tcW w:w="1585" w:type="dxa"/>
            <w:tcBorders>
              <w:top w:val="single" w:sz="4" w:space="0" w:color="808080"/>
              <w:left w:val="single" w:sz="4" w:space="0" w:color="808080"/>
              <w:bottom w:val="single" w:sz="4" w:space="0" w:color="808080"/>
            </w:tcBorders>
            <w:shd w:val="clear" w:color="auto" w:fill="auto"/>
            <w:vAlign w:val="bottom"/>
          </w:tcPr>
          <w:p w14:paraId="01329438"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 SYSTOLIC</w:t>
            </w:r>
          </w:p>
        </w:tc>
        <w:tc>
          <w:tcPr>
            <w:tcW w:w="1818" w:type="dxa"/>
            <w:tcBorders>
              <w:top w:val="single" w:sz="4" w:space="0" w:color="808080"/>
              <w:left w:val="single" w:sz="4" w:space="0" w:color="808080"/>
              <w:bottom w:val="single" w:sz="4" w:space="0" w:color="808080"/>
            </w:tcBorders>
            <w:shd w:val="clear" w:color="auto" w:fill="auto"/>
          </w:tcPr>
          <w:p w14:paraId="0C6CDA2D" w14:textId="77777777" w:rsidR="00C7202C" w:rsidRPr="00CA289F" w:rsidRDefault="00125FEE">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Measurement.measurement_source_value</w:t>
            </w:r>
            <w:proofErr w:type="spellEnd"/>
          </w:p>
        </w:tc>
        <w:tc>
          <w:tcPr>
            <w:tcW w:w="4535" w:type="dxa"/>
            <w:tcBorders>
              <w:top w:val="single" w:sz="4" w:space="0" w:color="808080"/>
              <w:left w:val="single" w:sz="4" w:space="0" w:color="808080"/>
              <w:bottom w:val="single" w:sz="4" w:space="0" w:color="808080"/>
            </w:tcBorders>
            <w:shd w:val="clear" w:color="auto" w:fill="auto"/>
          </w:tcPr>
          <w:p w14:paraId="46FA9BCF" w14:textId="77777777" w:rsidR="00C7202C" w:rsidRPr="00CA289F" w:rsidRDefault="00125FEE" w:rsidP="008066B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Measurement .</w:t>
            </w:r>
            <w:proofErr w:type="spellStart"/>
            <w:r w:rsidRPr="00CA289F">
              <w:rPr>
                <w:rFonts w:ascii="Times New Roman" w:hAnsi="Times New Roman" w:cs="Times New Roman"/>
                <w:sz w:val="16"/>
                <w:szCs w:val="16"/>
              </w:rPr>
              <w:t>measurement_concept_id</w:t>
            </w:r>
            <w:proofErr w:type="spellEnd"/>
            <w:r w:rsidRPr="00CA289F">
              <w:rPr>
                <w:rFonts w:ascii="Times New Roman" w:hAnsi="Times New Roman" w:cs="Times New Roman"/>
                <w:sz w:val="16"/>
                <w:szCs w:val="16"/>
              </w:rPr>
              <w:t xml:space="preserve"> </w:t>
            </w:r>
            <w:r w:rsidR="003A4180" w:rsidRPr="00CA289F">
              <w:rPr>
                <w:rFonts w:ascii="Times New Roman" w:hAnsi="Times New Roman" w:cs="Times New Roman"/>
                <w:sz w:val="16"/>
                <w:szCs w:val="16"/>
              </w:rPr>
              <w:t>in (3004249, 3018586, 3035856, 3009395 )</w:t>
            </w:r>
          </w:p>
        </w:tc>
        <w:tc>
          <w:tcPr>
            <w:tcW w:w="1950" w:type="dxa"/>
            <w:tcBorders>
              <w:top w:val="single" w:sz="4" w:space="0" w:color="808080"/>
              <w:left w:val="single" w:sz="4" w:space="0" w:color="808080"/>
              <w:bottom w:val="single" w:sz="4" w:space="0" w:color="808080"/>
              <w:right w:val="single" w:sz="4" w:space="0" w:color="808080"/>
            </w:tcBorders>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9"/>
              <w:gridCol w:w="860"/>
            </w:tblGrid>
            <w:tr w:rsidR="0027147E" w:rsidRPr="00CA289F" w14:paraId="5F49EE6D" w14:textId="77777777" w:rsidTr="00CE30ED">
              <w:tc>
                <w:tcPr>
                  <w:tcW w:w="1719" w:type="dxa"/>
                  <w:gridSpan w:val="2"/>
                  <w:shd w:val="clear" w:color="auto" w:fill="auto"/>
                </w:tcPr>
                <w:p w14:paraId="173820AB" w14:textId="77777777" w:rsidR="0027147E" w:rsidRPr="00CA289F" w:rsidRDefault="0027147E" w:rsidP="00CE30ED">
                  <w:pPr>
                    <w:snapToGrid w:val="0"/>
                    <w:spacing w:line="240" w:lineRule="auto"/>
                    <w:ind w:right="4"/>
                    <w:jc w:val="center"/>
                    <w:rPr>
                      <w:rFonts w:ascii="Times New Roman" w:hAnsi="Times New Roman" w:cs="Times New Roman"/>
                      <w:sz w:val="16"/>
                      <w:szCs w:val="16"/>
                    </w:rPr>
                  </w:pPr>
                  <w:r w:rsidRPr="00CA289F">
                    <w:rPr>
                      <w:rFonts w:ascii="Times New Roman" w:hAnsi="Times New Roman" w:cs="Times New Roman"/>
                      <w:sz w:val="16"/>
                      <w:szCs w:val="16"/>
                    </w:rPr>
                    <w:t>OMOP Concepts</w:t>
                  </w:r>
                </w:p>
              </w:tc>
            </w:tr>
            <w:tr w:rsidR="00CE30ED" w:rsidRPr="00CA289F" w14:paraId="0877E79A" w14:textId="77777777" w:rsidTr="00CE30ED">
              <w:tc>
                <w:tcPr>
                  <w:tcW w:w="859" w:type="dxa"/>
                  <w:shd w:val="clear" w:color="auto" w:fill="E7E6E6"/>
                </w:tcPr>
                <w:p w14:paraId="324CAF2E" w14:textId="77777777" w:rsidR="0027147E" w:rsidRPr="00CA289F" w:rsidRDefault="0027147E" w:rsidP="00CE30ED">
                  <w:pPr>
                    <w:snapToGrid w:val="0"/>
                    <w:spacing w:line="240" w:lineRule="auto"/>
                    <w:ind w:right="4"/>
                    <w:jc w:val="right"/>
                    <w:rPr>
                      <w:rFonts w:ascii="Times New Roman" w:hAnsi="Times New Roman" w:cs="Times New Roman"/>
                      <w:sz w:val="16"/>
                      <w:szCs w:val="16"/>
                    </w:rPr>
                  </w:pPr>
                  <w:r w:rsidRPr="00CA289F">
                    <w:rPr>
                      <w:rFonts w:ascii="Times New Roman" w:hAnsi="Times New Roman" w:cs="Times New Roman"/>
                      <w:sz w:val="16"/>
                      <w:szCs w:val="16"/>
                    </w:rPr>
                    <w:t>3004249</w:t>
                  </w:r>
                </w:p>
              </w:tc>
              <w:tc>
                <w:tcPr>
                  <w:tcW w:w="860" w:type="dxa"/>
                  <w:shd w:val="clear" w:color="auto" w:fill="auto"/>
                </w:tcPr>
                <w:p w14:paraId="42E93A8C" w14:textId="77777777" w:rsidR="0027147E" w:rsidRPr="00CA289F" w:rsidRDefault="0027147E" w:rsidP="00CE30ED">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BP systolic</w:t>
                  </w:r>
                </w:p>
              </w:tc>
            </w:tr>
            <w:tr w:rsidR="00CE30ED" w:rsidRPr="00CA289F" w14:paraId="5DDD579A" w14:textId="77777777" w:rsidTr="00CE30ED">
              <w:tc>
                <w:tcPr>
                  <w:tcW w:w="859" w:type="dxa"/>
                  <w:shd w:val="clear" w:color="auto" w:fill="E7E6E6"/>
                </w:tcPr>
                <w:p w14:paraId="7AFCB125" w14:textId="77777777" w:rsidR="0027147E" w:rsidRPr="00CA289F" w:rsidRDefault="0027147E" w:rsidP="00CE30ED">
                  <w:pPr>
                    <w:snapToGrid w:val="0"/>
                    <w:spacing w:line="240" w:lineRule="auto"/>
                    <w:ind w:right="4"/>
                    <w:jc w:val="right"/>
                    <w:rPr>
                      <w:rFonts w:ascii="Times New Roman" w:hAnsi="Times New Roman" w:cs="Times New Roman"/>
                      <w:sz w:val="16"/>
                      <w:szCs w:val="16"/>
                    </w:rPr>
                  </w:pPr>
                  <w:r w:rsidRPr="00CA289F">
                    <w:rPr>
                      <w:rFonts w:ascii="Times New Roman" w:hAnsi="Times New Roman" w:cs="Times New Roman"/>
                      <w:sz w:val="16"/>
                      <w:szCs w:val="16"/>
                    </w:rPr>
                    <w:t>3018586</w:t>
                  </w:r>
                </w:p>
              </w:tc>
              <w:tc>
                <w:tcPr>
                  <w:tcW w:w="860" w:type="dxa"/>
                  <w:shd w:val="clear" w:color="auto" w:fill="auto"/>
                </w:tcPr>
                <w:p w14:paraId="4B24CD1B" w14:textId="77777777" w:rsidR="0027147E" w:rsidRPr="00CA289F" w:rsidRDefault="0027147E" w:rsidP="00CE30ED">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Systolic blood pressure--sitting</w:t>
                  </w:r>
                </w:p>
              </w:tc>
            </w:tr>
            <w:tr w:rsidR="00CE30ED" w:rsidRPr="00CA289F" w14:paraId="323E51C9" w14:textId="77777777" w:rsidTr="00CE30ED">
              <w:tc>
                <w:tcPr>
                  <w:tcW w:w="859" w:type="dxa"/>
                  <w:shd w:val="clear" w:color="auto" w:fill="E7E6E6"/>
                </w:tcPr>
                <w:p w14:paraId="0F76A423" w14:textId="77777777" w:rsidR="0027147E" w:rsidRPr="00CA289F" w:rsidRDefault="0027147E" w:rsidP="00CE30ED">
                  <w:pPr>
                    <w:snapToGrid w:val="0"/>
                    <w:spacing w:line="240" w:lineRule="auto"/>
                    <w:ind w:right="4"/>
                    <w:jc w:val="right"/>
                    <w:rPr>
                      <w:rFonts w:ascii="Times New Roman" w:hAnsi="Times New Roman" w:cs="Times New Roman"/>
                      <w:sz w:val="16"/>
                      <w:szCs w:val="16"/>
                    </w:rPr>
                  </w:pPr>
                  <w:r w:rsidRPr="00CA289F">
                    <w:rPr>
                      <w:rFonts w:ascii="Times New Roman" w:hAnsi="Times New Roman" w:cs="Times New Roman"/>
                      <w:sz w:val="16"/>
                      <w:szCs w:val="16"/>
                    </w:rPr>
                    <w:t>3035856</w:t>
                  </w:r>
                </w:p>
              </w:tc>
              <w:tc>
                <w:tcPr>
                  <w:tcW w:w="860" w:type="dxa"/>
                  <w:shd w:val="clear" w:color="auto" w:fill="auto"/>
                </w:tcPr>
                <w:p w14:paraId="5583897D" w14:textId="77777777" w:rsidR="0027147E" w:rsidRPr="00CA289F" w:rsidRDefault="0027147E" w:rsidP="00CE30ED">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Systolic blood pressure--standing</w:t>
                  </w:r>
                </w:p>
              </w:tc>
            </w:tr>
            <w:tr w:rsidR="00CE30ED" w:rsidRPr="00CA289F" w14:paraId="75F797EF" w14:textId="77777777" w:rsidTr="00CE30ED">
              <w:tc>
                <w:tcPr>
                  <w:tcW w:w="859" w:type="dxa"/>
                  <w:shd w:val="clear" w:color="auto" w:fill="E7E6E6"/>
                </w:tcPr>
                <w:p w14:paraId="1BD4498A" w14:textId="77777777" w:rsidR="0027147E" w:rsidRPr="00CA289F" w:rsidRDefault="0027147E" w:rsidP="00CE30ED">
                  <w:pPr>
                    <w:snapToGrid w:val="0"/>
                    <w:spacing w:line="240" w:lineRule="auto"/>
                    <w:ind w:right="4"/>
                    <w:jc w:val="right"/>
                    <w:rPr>
                      <w:rFonts w:ascii="Times New Roman" w:hAnsi="Times New Roman" w:cs="Times New Roman"/>
                      <w:sz w:val="16"/>
                      <w:szCs w:val="16"/>
                    </w:rPr>
                  </w:pPr>
                  <w:r w:rsidRPr="00CA289F">
                    <w:rPr>
                      <w:rFonts w:ascii="Times New Roman" w:hAnsi="Times New Roman" w:cs="Times New Roman"/>
                      <w:sz w:val="16"/>
                      <w:szCs w:val="16"/>
                    </w:rPr>
                    <w:t>3009395</w:t>
                  </w:r>
                </w:p>
              </w:tc>
              <w:tc>
                <w:tcPr>
                  <w:tcW w:w="860" w:type="dxa"/>
                  <w:shd w:val="clear" w:color="auto" w:fill="auto"/>
                </w:tcPr>
                <w:p w14:paraId="3A15EB7B" w14:textId="77777777" w:rsidR="0027147E" w:rsidRPr="00CA289F" w:rsidRDefault="0027147E" w:rsidP="00CE30ED">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Systolic blood pressure--supine</w:t>
                  </w:r>
                </w:p>
              </w:tc>
            </w:tr>
          </w:tbl>
          <w:p w14:paraId="368CAC41" w14:textId="77777777" w:rsidR="00C7202C" w:rsidRPr="00CA289F" w:rsidRDefault="00C7202C">
            <w:pPr>
              <w:snapToGrid w:val="0"/>
              <w:spacing w:line="240" w:lineRule="auto"/>
              <w:ind w:right="4"/>
              <w:rPr>
                <w:rFonts w:ascii="Times New Roman" w:hAnsi="Times New Roman" w:cs="Times New Roman"/>
                <w:sz w:val="16"/>
                <w:szCs w:val="16"/>
              </w:rPr>
            </w:pPr>
          </w:p>
        </w:tc>
      </w:tr>
      <w:tr w:rsidR="00C7202C" w:rsidRPr="00CA289F" w14:paraId="41034B35" w14:textId="77777777" w:rsidTr="00D20CB9">
        <w:trPr>
          <w:cantSplit/>
        </w:trPr>
        <w:tc>
          <w:tcPr>
            <w:tcW w:w="1585" w:type="dxa"/>
            <w:tcBorders>
              <w:top w:val="single" w:sz="4" w:space="0" w:color="808080"/>
              <w:left w:val="single" w:sz="4" w:space="0" w:color="808080"/>
              <w:bottom w:val="single" w:sz="4" w:space="0" w:color="808080"/>
            </w:tcBorders>
            <w:shd w:val="clear" w:color="auto" w:fill="auto"/>
            <w:vAlign w:val="bottom"/>
          </w:tcPr>
          <w:p w14:paraId="4C5AC6C8" w14:textId="77777777" w:rsidR="00C7202C" w:rsidRPr="00CA289F" w:rsidRDefault="00C7202C">
            <w:pPr>
              <w:rPr>
                <w:rFonts w:ascii="Times New Roman" w:hAnsi="Times New Roman" w:cs="Times New Roman"/>
                <w:sz w:val="16"/>
                <w:szCs w:val="16"/>
              </w:rPr>
            </w:pPr>
            <w:r w:rsidRPr="00CA289F">
              <w:rPr>
                <w:rFonts w:ascii="Times New Roman" w:hAnsi="Times New Roman" w:cs="Times New Roman"/>
                <w:color w:val="000000"/>
                <w:sz w:val="16"/>
                <w:szCs w:val="16"/>
              </w:rPr>
              <w:t>RAW_ BP_POSITION</w:t>
            </w:r>
          </w:p>
        </w:tc>
        <w:tc>
          <w:tcPr>
            <w:tcW w:w="1818" w:type="dxa"/>
            <w:tcBorders>
              <w:top w:val="single" w:sz="4" w:space="0" w:color="808080"/>
              <w:left w:val="single" w:sz="4" w:space="0" w:color="808080"/>
              <w:bottom w:val="single" w:sz="4" w:space="0" w:color="808080"/>
            </w:tcBorders>
            <w:shd w:val="clear" w:color="auto" w:fill="auto"/>
          </w:tcPr>
          <w:p w14:paraId="5188D420" w14:textId="77777777" w:rsidR="00C7202C" w:rsidRPr="00CA289F" w:rsidRDefault="00C7202C">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NULL</w:t>
            </w:r>
          </w:p>
        </w:tc>
        <w:tc>
          <w:tcPr>
            <w:tcW w:w="4535" w:type="dxa"/>
            <w:tcBorders>
              <w:top w:val="single" w:sz="4" w:space="0" w:color="808080"/>
              <w:left w:val="single" w:sz="4" w:space="0" w:color="808080"/>
              <w:bottom w:val="single" w:sz="4" w:space="0" w:color="808080"/>
            </w:tcBorders>
            <w:shd w:val="clear" w:color="auto" w:fill="auto"/>
          </w:tcPr>
          <w:p w14:paraId="093EB7EE" w14:textId="77777777" w:rsidR="00C7202C" w:rsidRPr="00CA289F" w:rsidRDefault="00C7202C">
            <w:pPr>
              <w:snapToGrid w:val="0"/>
              <w:spacing w:before="360" w:line="240" w:lineRule="auto"/>
              <w:ind w:right="4"/>
              <w:rPr>
                <w:rFonts w:ascii="Times New Roman" w:hAnsi="Times New Roman" w:cs="Times New Roman"/>
                <w:sz w:val="16"/>
                <w:szCs w:val="16"/>
              </w:rPr>
            </w:pPr>
          </w:p>
        </w:tc>
        <w:tc>
          <w:tcPr>
            <w:tcW w:w="1950" w:type="dxa"/>
            <w:tcBorders>
              <w:top w:val="single" w:sz="4" w:space="0" w:color="808080"/>
              <w:left w:val="single" w:sz="4" w:space="0" w:color="808080"/>
              <w:bottom w:val="single" w:sz="4" w:space="0" w:color="808080"/>
              <w:right w:val="single" w:sz="4" w:space="0" w:color="808080"/>
            </w:tcBorders>
            <w:shd w:val="clear" w:color="auto" w:fill="auto"/>
          </w:tcPr>
          <w:p w14:paraId="4622D2F1" w14:textId="77777777" w:rsidR="00C7202C" w:rsidRPr="00CA289F" w:rsidRDefault="0020578A">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Not </w:t>
            </w:r>
            <w:r w:rsidR="00D255E3" w:rsidRPr="00CA289F">
              <w:rPr>
                <w:rFonts w:ascii="Times New Roman" w:hAnsi="Times New Roman" w:cs="Times New Roman"/>
                <w:sz w:val="16"/>
                <w:szCs w:val="16"/>
              </w:rPr>
              <w:t>available</w:t>
            </w:r>
          </w:p>
        </w:tc>
      </w:tr>
    </w:tbl>
    <w:p w14:paraId="3668FA0F" w14:textId="77777777" w:rsidR="00C7202C" w:rsidRPr="00CA289F" w:rsidRDefault="00C7202C">
      <w:pPr>
        <w:rPr>
          <w:rFonts w:ascii="Times New Roman" w:hAnsi="Times New Roman" w:cs="Times New Roman"/>
        </w:rPr>
      </w:pPr>
      <w:bookmarkStart w:id="37" w:name="_Table_Name%252525252525252525253A_CONDI"/>
      <w:bookmarkEnd w:id="37"/>
    </w:p>
    <w:p w14:paraId="744DE810" w14:textId="77777777" w:rsidR="002C2FFC" w:rsidRPr="005F63F8" w:rsidRDefault="002C2FFC" w:rsidP="002C2FFC">
      <w:pPr>
        <w:rPr>
          <w:rFonts w:ascii="Times New Roman" w:hAnsi="Times New Roman" w:cs="Times New Roman"/>
          <w:color w:val="4F81BD"/>
          <w:sz w:val="22"/>
          <w:szCs w:val="22"/>
        </w:rPr>
      </w:pPr>
      <w:r w:rsidRPr="005F63F8">
        <w:rPr>
          <w:rFonts w:ascii="Times New Roman" w:hAnsi="Times New Roman" w:cs="Times New Roman"/>
          <w:color w:val="4F81BD"/>
          <w:sz w:val="22"/>
          <w:szCs w:val="22"/>
        </w:rPr>
        <w:t xml:space="preserve">Tobacco status and tobacco type Observation records are grouped into one VITAL record by utilizing </w:t>
      </w:r>
      <w:proofErr w:type="spellStart"/>
      <w:r w:rsidRPr="005F63F8">
        <w:rPr>
          <w:rFonts w:ascii="Times New Roman" w:hAnsi="Times New Roman" w:cs="Times New Roman"/>
          <w:color w:val="4F81BD"/>
          <w:sz w:val="22"/>
          <w:szCs w:val="22"/>
        </w:rPr>
        <w:t>Fact_Relationship</w:t>
      </w:r>
      <w:proofErr w:type="spellEnd"/>
      <w:r w:rsidRPr="005F63F8">
        <w:rPr>
          <w:rFonts w:ascii="Times New Roman" w:hAnsi="Times New Roman" w:cs="Times New Roman"/>
          <w:color w:val="4F81BD"/>
          <w:sz w:val="22"/>
          <w:szCs w:val="22"/>
        </w:rPr>
        <w:t xml:space="preserve"> link between the two records in the Observation table as follows. Fact_id_1 and fact_id_2 should be equal to the respective </w:t>
      </w:r>
      <w:proofErr w:type="spellStart"/>
      <w:r w:rsidRPr="005F63F8">
        <w:rPr>
          <w:rFonts w:ascii="Times New Roman" w:hAnsi="Times New Roman" w:cs="Times New Roman"/>
          <w:color w:val="4F81BD"/>
          <w:sz w:val="22"/>
          <w:szCs w:val="22"/>
        </w:rPr>
        <w:t>observation_id</w:t>
      </w:r>
      <w:proofErr w:type="spellEnd"/>
      <w:r w:rsidRPr="005F63F8">
        <w:rPr>
          <w:rFonts w:ascii="Times New Roman" w:hAnsi="Times New Roman" w:cs="Times New Roman"/>
          <w:color w:val="4F81BD"/>
          <w:sz w:val="22"/>
          <w:szCs w:val="22"/>
        </w:rPr>
        <w:t xml:space="preserve"> of tobacco status and tobacco type records. Domain_concept_id_1 and domain_concept_id_</w:t>
      </w:r>
      <w:proofErr w:type="gramStart"/>
      <w:r w:rsidRPr="005F63F8">
        <w:rPr>
          <w:rFonts w:ascii="Times New Roman" w:hAnsi="Times New Roman" w:cs="Times New Roman"/>
          <w:color w:val="4F81BD"/>
          <w:sz w:val="22"/>
          <w:szCs w:val="22"/>
        </w:rPr>
        <w:t>2  should</w:t>
      </w:r>
      <w:proofErr w:type="gramEnd"/>
      <w:r w:rsidRPr="005F63F8">
        <w:rPr>
          <w:rFonts w:ascii="Times New Roman" w:hAnsi="Times New Roman" w:cs="Times New Roman"/>
          <w:color w:val="4F81BD"/>
          <w:sz w:val="22"/>
          <w:szCs w:val="22"/>
        </w:rPr>
        <w:t xml:space="preserve"> be equal to 27 (‘Observation’). </w:t>
      </w:r>
      <w:proofErr w:type="spellStart"/>
      <w:r w:rsidRPr="005F63F8">
        <w:rPr>
          <w:rFonts w:ascii="Times New Roman" w:hAnsi="Times New Roman" w:cs="Times New Roman"/>
          <w:color w:val="4F81BD"/>
          <w:sz w:val="22"/>
          <w:szCs w:val="22"/>
        </w:rPr>
        <w:t>Relationship_concept_id</w:t>
      </w:r>
      <w:proofErr w:type="spellEnd"/>
      <w:r w:rsidRPr="005F63F8">
        <w:rPr>
          <w:rFonts w:ascii="Times New Roman" w:hAnsi="Times New Roman" w:cs="Times New Roman"/>
          <w:color w:val="4F81BD"/>
          <w:sz w:val="22"/>
          <w:szCs w:val="22"/>
        </w:rPr>
        <w:t xml:space="preserve"> should be equal to </w:t>
      </w:r>
      <w:r w:rsidRPr="005F63F8">
        <w:rPr>
          <w:rFonts w:ascii="Times New Roman" w:hAnsi="Times New Roman" w:cs="Times New Roman"/>
          <w:color w:val="4F81BD"/>
          <w:sz w:val="22"/>
          <w:szCs w:val="22"/>
          <w:highlight w:val="yellow"/>
        </w:rPr>
        <w:t>TBD</w:t>
      </w:r>
      <w:r w:rsidRPr="005F63F8">
        <w:rPr>
          <w:rFonts w:ascii="Times New Roman" w:hAnsi="Times New Roman" w:cs="Times New Roman"/>
          <w:color w:val="4F81BD"/>
          <w:sz w:val="22"/>
          <w:szCs w:val="22"/>
        </w:rPr>
        <w:t xml:space="preserve">. There may be multiple tobacco type records per one tobacco status record. </w:t>
      </w:r>
      <w:proofErr w:type="spellStart"/>
      <w:r w:rsidRPr="005F63F8">
        <w:rPr>
          <w:rFonts w:ascii="Times New Roman" w:hAnsi="Times New Roman" w:cs="Times New Roman"/>
          <w:color w:val="4F81BD"/>
          <w:sz w:val="22"/>
          <w:szCs w:val="22"/>
        </w:rPr>
        <w:t>PCORnet</w:t>
      </w:r>
      <w:proofErr w:type="spellEnd"/>
      <w:r w:rsidRPr="005F63F8">
        <w:rPr>
          <w:rFonts w:ascii="Times New Roman" w:hAnsi="Times New Roman" w:cs="Times New Roman"/>
          <w:color w:val="4F81BD"/>
          <w:sz w:val="22"/>
          <w:szCs w:val="22"/>
        </w:rPr>
        <w:t xml:space="preserve"> TOBACCO_TYPE is determined based</w:t>
      </w:r>
      <w:r w:rsidR="00426A22" w:rsidRPr="005F63F8">
        <w:rPr>
          <w:rFonts w:ascii="Times New Roman" w:hAnsi="Times New Roman" w:cs="Times New Roman"/>
          <w:color w:val="4F81BD"/>
          <w:sz w:val="22"/>
          <w:szCs w:val="22"/>
        </w:rPr>
        <w:t xml:space="preserve"> on the combination of OMOP tobacco type concepts as described below.</w:t>
      </w:r>
    </w:p>
    <w:p w14:paraId="6BCCAD1D" w14:textId="77777777" w:rsidR="002C2FFC" w:rsidRPr="005F63F8" w:rsidRDefault="002C2FFC" w:rsidP="002C2FFC">
      <w:pPr>
        <w:spacing w:after="0" w:line="240" w:lineRule="auto"/>
        <w:ind w:left="-142" w:right="4" w:firstLine="142"/>
        <w:rPr>
          <w:rFonts w:ascii="Times New Roman" w:hAnsi="Times New Roman" w:cs="Times New Roman"/>
          <w:b/>
          <w:bCs/>
          <w:color w:val="4F81BD"/>
          <w:sz w:val="22"/>
          <w:szCs w:val="22"/>
        </w:rPr>
      </w:pPr>
      <w:r w:rsidRPr="005F63F8">
        <w:rPr>
          <w:rFonts w:ascii="Times New Roman" w:hAnsi="Times New Roman" w:cs="Times New Roman"/>
          <w:color w:val="4F81BD"/>
          <w:sz w:val="22"/>
          <w:szCs w:val="22"/>
        </w:rPr>
        <w:lastRenderedPageBreak/>
        <w:t xml:space="preserve">OMOP </w:t>
      </w:r>
      <w:proofErr w:type="gramStart"/>
      <w:r w:rsidRPr="005F63F8">
        <w:rPr>
          <w:rFonts w:ascii="Times New Roman" w:hAnsi="Times New Roman" w:cs="Times New Roman"/>
          <w:color w:val="4F81BD"/>
          <w:sz w:val="22"/>
          <w:szCs w:val="22"/>
        </w:rPr>
        <w:t xml:space="preserve">Observation </w:t>
      </w:r>
      <w:r w:rsidR="007C4770">
        <w:rPr>
          <w:rFonts w:ascii="Times New Roman" w:hAnsi="Times New Roman" w:cs="Times New Roman"/>
          <w:color w:val="4F81BD"/>
          <w:sz w:val="22"/>
          <w:szCs w:val="22"/>
        </w:rPr>
        <w:t xml:space="preserve"> to</w:t>
      </w:r>
      <w:proofErr w:type="gramEnd"/>
      <w:r w:rsidR="007C4770">
        <w:rPr>
          <w:rFonts w:ascii="Times New Roman" w:hAnsi="Times New Roman" w:cs="Times New Roman"/>
          <w:color w:val="4F81BD"/>
          <w:sz w:val="22"/>
          <w:szCs w:val="22"/>
        </w:rPr>
        <w:t xml:space="preserve"> </w:t>
      </w:r>
      <w:proofErr w:type="spellStart"/>
      <w:r w:rsidRPr="005F63F8">
        <w:rPr>
          <w:rFonts w:ascii="Times New Roman" w:hAnsi="Times New Roman" w:cs="Times New Roman"/>
          <w:color w:val="4F81BD"/>
          <w:sz w:val="22"/>
          <w:szCs w:val="22"/>
        </w:rPr>
        <w:t>PCORnet</w:t>
      </w:r>
      <w:proofErr w:type="spellEnd"/>
      <w:r w:rsidRPr="005F63F8">
        <w:rPr>
          <w:rFonts w:ascii="Times New Roman" w:hAnsi="Times New Roman" w:cs="Times New Roman"/>
          <w:color w:val="4F81BD"/>
          <w:sz w:val="22"/>
          <w:szCs w:val="22"/>
        </w:rPr>
        <w:t xml:space="preserve"> VITAL </w:t>
      </w:r>
      <w:r w:rsidR="007C4770">
        <w:rPr>
          <w:rFonts w:ascii="Times New Roman" w:hAnsi="Times New Roman" w:cs="Times New Roman"/>
          <w:color w:val="4F81BD"/>
          <w:sz w:val="22"/>
          <w:szCs w:val="22"/>
        </w:rPr>
        <w:t>field</w:t>
      </w:r>
      <w:r w:rsidRPr="005F63F8">
        <w:rPr>
          <w:rFonts w:ascii="Times New Roman" w:hAnsi="Times New Roman" w:cs="Times New Roman"/>
          <w:color w:val="4F81BD"/>
          <w:sz w:val="22"/>
          <w:szCs w:val="22"/>
        </w:rPr>
        <w:t xml:space="preserve"> </w:t>
      </w:r>
      <w:r w:rsidR="007C4770">
        <w:rPr>
          <w:rFonts w:ascii="Times New Roman" w:hAnsi="Times New Roman" w:cs="Times New Roman"/>
          <w:color w:val="4F81BD"/>
          <w:sz w:val="22"/>
          <w:szCs w:val="22"/>
        </w:rPr>
        <w:t>mapping</w:t>
      </w:r>
      <w:r w:rsidRPr="005F63F8">
        <w:rPr>
          <w:rFonts w:ascii="Times New Roman" w:hAnsi="Times New Roman" w:cs="Times New Roman"/>
          <w:color w:val="4F81BD"/>
          <w:sz w:val="22"/>
          <w:szCs w:val="22"/>
        </w:rPr>
        <w:t>:</w:t>
      </w:r>
    </w:p>
    <w:tbl>
      <w:tblPr>
        <w:tblW w:w="5661" w:type="pct"/>
        <w:tblLayout w:type="fixed"/>
        <w:tblLook w:val="0000" w:firstRow="0" w:lastRow="0" w:firstColumn="0" w:lastColumn="0" w:noHBand="0" w:noVBand="0"/>
      </w:tblPr>
      <w:tblGrid>
        <w:gridCol w:w="1487"/>
        <w:gridCol w:w="1681"/>
        <w:gridCol w:w="4081"/>
        <w:gridCol w:w="3593"/>
      </w:tblGrid>
      <w:tr w:rsidR="00EA10B3" w:rsidRPr="005F63F8" w14:paraId="697E0366" w14:textId="77777777" w:rsidTr="001221C7">
        <w:trPr>
          <w:cantSplit/>
          <w:tblHeader/>
        </w:trPr>
        <w:tc>
          <w:tcPr>
            <w:tcW w:w="686" w:type="pct"/>
            <w:tcBorders>
              <w:top w:val="single" w:sz="4" w:space="0" w:color="808080"/>
              <w:left w:val="single" w:sz="4" w:space="0" w:color="808080"/>
              <w:bottom w:val="single" w:sz="4" w:space="0" w:color="808080"/>
            </w:tcBorders>
            <w:shd w:val="clear" w:color="auto" w:fill="005172"/>
          </w:tcPr>
          <w:p w14:paraId="261A22C1" w14:textId="77777777" w:rsidR="002C2FFC" w:rsidRPr="005F63F8" w:rsidRDefault="002C2FFC" w:rsidP="00FE2E6A">
            <w:pPr>
              <w:spacing w:after="0" w:line="240" w:lineRule="auto"/>
              <w:ind w:right="4"/>
              <w:rPr>
                <w:rFonts w:ascii="Times New Roman" w:hAnsi="Times New Roman" w:cs="Times New Roman"/>
                <w:b/>
                <w:bCs/>
                <w:color w:val="FFFFFF"/>
                <w:szCs w:val="20"/>
              </w:rPr>
            </w:pPr>
            <w:r w:rsidRPr="005F63F8">
              <w:rPr>
                <w:rFonts w:ascii="Times New Roman" w:hAnsi="Times New Roman" w:cs="Times New Roman"/>
                <w:b/>
                <w:bCs/>
                <w:color w:val="FFFFFF"/>
                <w:szCs w:val="20"/>
              </w:rPr>
              <w:t>Destination Field</w:t>
            </w:r>
          </w:p>
        </w:tc>
        <w:tc>
          <w:tcPr>
            <w:tcW w:w="775" w:type="pct"/>
            <w:tcBorders>
              <w:top w:val="single" w:sz="4" w:space="0" w:color="808080"/>
              <w:left w:val="single" w:sz="4" w:space="0" w:color="808080"/>
              <w:bottom w:val="single" w:sz="4" w:space="0" w:color="808080"/>
            </w:tcBorders>
            <w:shd w:val="clear" w:color="auto" w:fill="005172"/>
          </w:tcPr>
          <w:p w14:paraId="53B40B45" w14:textId="77777777" w:rsidR="002C2FFC" w:rsidRPr="005F63F8" w:rsidRDefault="002C2FFC" w:rsidP="00FE2E6A">
            <w:pPr>
              <w:spacing w:line="240" w:lineRule="auto"/>
              <w:ind w:right="4"/>
              <w:rPr>
                <w:rFonts w:ascii="Times New Roman" w:hAnsi="Times New Roman" w:cs="Times New Roman"/>
                <w:b/>
                <w:bCs/>
                <w:color w:val="FFFFFF"/>
                <w:szCs w:val="20"/>
              </w:rPr>
            </w:pPr>
            <w:r w:rsidRPr="005F63F8">
              <w:rPr>
                <w:rFonts w:ascii="Times New Roman" w:hAnsi="Times New Roman" w:cs="Times New Roman"/>
                <w:b/>
                <w:bCs/>
                <w:color w:val="FFFFFF"/>
                <w:szCs w:val="20"/>
              </w:rPr>
              <w:t>Source Field</w:t>
            </w:r>
          </w:p>
        </w:tc>
        <w:tc>
          <w:tcPr>
            <w:tcW w:w="1882" w:type="pct"/>
            <w:tcBorders>
              <w:top w:val="single" w:sz="4" w:space="0" w:color="808080"/>
              <w:left w:val="single" w:sz="4" w:space="0" w:color="808080"/>
              <w:bottom w:val="single" w:sz="4" w:space="0" w:color="808080"/>
            </w:tcBorders>
            <w:shd w:val="clear" w:color="auto" w:fill="005172"/>
          </w:tcPr>
          <w:p w14:paraId="3D214902" w14:textId="77777777" w:rsidR="002C2FFC" w:rsidRPr="005F63F8" w:rsidRDefault="002C2FFC" w:rsidP="00FE2E6A">
            <w:pPr>
              <w:spacing w:line="240" w:lineRule="auto"/>
              <w:ind w:right="4"/>
              <w:rPr>
                <w:rFonts w:ascii="Times New Roman" w:hAnsi="Times New Roman" w:cs="Times New Roman"/>
                <w:b/>
                <w:bCs/>
                <w:color w:val="FFFFFF"/>
                <w:szCs w:val="20"/>
              </w:rPr>
            </w:pPr>
            <w:r w:rsidRPr="005F63F8">
              <w:rPr>
                <w:rFonts w:ascii="Times New Roman" w:hAnsi="Times New Roman" w:cs="Times New Roman"/>
                <w:b/>
                <w:bCs/>
                <w:color w:val="FFFFFF"/>
                <w:szCs w:val="20"/>
              </w:rPr>
              <w:t>Applied Rule</w:t>
            </w:r>
          </w:p>
        </w:tc>
        <w:tc>
          <w:tcPr>
            <w:tcW w:w="1657" w:type="pct"/>
            <w:tcBorders>
              <w:top w:val="single" w:sz="4" w:space="0" w:color="808080"/>
              <w:left w:val="single" w:sz="4" w:space="0" w:color="808080"/>
              <w:bottom w:val="single" w:sz="4" w:space="0" w:color="808080"/>
              <w:right w:val="single" w:sz="4" w:space="0" w:color="808080"/>
            </w:tcBorders>
            <w:shd w:val="clear" w:color="auto" w:fill="005172"/>
          </w:tcPr>
          <w:p w14:paraId="40FA9DA1" w14:textId="77777777" w:rsidR="002C2FFC" w:rsidRPr="005F63F8" w:rsidRDefault="002C2FFC" w:rsidP="00FE2E6A">
            <w:pPr>
              <w:spacing w:line="240" w:lineRule="auto"/>
              <w:ind w:right="4"/>
              <w:rPr>
                <w:rFonts w:ascii="Times New Roman" w:hAnsi="Times New Roman" w:cs="Times New Roman"/>
                <w:color w:val="FFFFFF"/>
              </w:rPr>
            </w:pPr>
            <w:r w:rsidRPr="005F63F8">
              <w:rPr>
                <w:rFonts w:ascii="Times New Roman" w:hAnsi="Times New Roman" w:cs="Times New Roman"/>
                <w:b/>
                <w:bCs/>
                <w:color w:val="FFFFFF"/>
                <w:szCs w:val="20"/>
              </w:rPr>
              <w:t>Comment</w:t>
            </w:r>
          </w:p>
        </w:tc>
      </w:tr>
      <w:tr w:rsidR="00EA10B3" w:rsidRPr="005F63F8" w14:paraId="70F4FCAD" w14:textId="77777777" w:rsidTr="001221C7">
        <w:trPr>
          <w:cantSplit/>
        </w:trPr>
        <w:tc>
          <w:tcPr>
            <w:tcW w:w="686" w:type="pct"/>
            <w:tcBorders>
              <w:top w:val="single" w:sz="4" w:space="0" w:color="808080"/>
              <w:left w:val="single" w:sz="4" w:space="0" w:color="808080"/>
              <w:bottom w:val="single" w:sz="4" w:space="0" w:color="808080"/>
            </w:tcBorders>
            <w:shd w:val="clear" w:color="auto" w:fill="auto"/>
            <w:vAlign w:val="bottom"/>
          </w:tcPr>
          <w:p w14:paraId="22555F0F" w14:textId="77777777" w:rsidR="002C2FFC" w:rsidRPr="005F63F8" w:rsidRDefault="002C2FFC" w:rsidP="00FE2E6A">
            <w:pPr>
              <w:rPr>
                <w:rFonts w:ascii="Times New Roman" w:hAnsi="Times New Roman" w:cs="Times New Roman"/>
                <w:color w:val="4F81BD"/>
                <w:sz w:val="16"/>
                <w:szCs w:val="16"/>
              </w:rPr>
            </w:pPr>
            <w:r w:rsidRPr="005F63F8">
              <w:rPr>
                <w:rFonts w:ascii="Times New Roman" w:hAnsi="Times New Roman" w:cs="Times New Roman"/>
                <w:color w:val="4F81BD"/>
                <w:sz w:val="16"/>
                <w:szCs w:val="16"/>
              </w:rPr>
              <w:t>PATID</w:t>
            </w:r>
          </w:p>
        </w:tc>
        <w:tc>
          <w:tcPr>
            <w:tcW w:w="775" w:type="pct"/>
            <w:tcBorders>
              <w:top w:val="single" w:sz="4" w:space="0" w:color="808080"/>
              <w:left w:val="single" w:sz="4" w:space="0" w:color="808080"/>
              <w:bottom w:val="single" w:sz="4" w:space="0" w:color="808080"/>
            </w:tcBorders>
            <w:shd w:val="clear" w:color="auto" w:fill="auto"/>
          </w:tcPr>
          <w:p w14:paraId="402C97B8" w14:textId="77777777" w:rsidR="002C2FFC" w:rsidRPr="005F63F8" w:rsidRDefault="00426A22" w:rsidP="00FE2E6A">
            <w:pPr>
              <w:snapToGrid w:val="0"/>
              <w:spacing w:line="240" w:lineRule="auto"/>
              <w:ind w:right="4"/>
              <w:rPr>
                <w:rFonts w:ascii="Times New Roman" w:hAnsi="Times New Roman" w:cs="Times New Roman"/>
                <w:color w:val="4F81BD"/>
                <w:sz w:val="16"/>
                <w:szCs w:val="16"/>
              </w:rPr>
            </w:pPr>
            <w:proofErr w:type="spellStart"/>
            <w:r w:rsidRPr="005F63F8">
              <w:rPr>
                <w:rFonts w:ascii="Times New Roman" w:hAnsi="Times New Roman" w:cs="Times New Roman"/>
                <w:color w:val="4F81BD"/>
                <w:sz w:val="16"/>
                <w:szCs w:val="16"/>
              </w:rPr>
              <w:t>Observation</w:t>
            </w:r>
            <w:r w:rsidR="002C2FFC" w:rsidRPr="005F63F8">
              <w:rPr>
                <w:rFonts w:ascii="Times New Roman" w:hAnsi="Times New Roman" w:cs="Times New Roman"/>
                <w:color w:val="4F81BD"/>
                <w:sz w:val="16"/>
                <w:szCs w:val="16"/>
              </w:rPr>
              <w:t>.person_id</w:t>
            </w:r>
            <w:proofErr w:type="spellEnd"/>
          </w:p>
        </w:tc>
        <w:tc>
          <w:tcPr>
            <w:tcW w:w="1882" w:type="pct"/>
            <w:tcBorders>
              <w:top w:val="single" w:sz="4" w:space="0" w:color="808080"/>
              <w:left w:val="single" w:sz="4" w:space="0" w:color="808080"/>
              <w:bottom w:val="single" w:sz="4" w:space="0" w:color="808080"/>
            </w:tcBorders>
            <w:shd w:val="clear" w:color="auto" w:fill="auto"/>
          </w:tcPr>
          <w:p w14:paraId="09C53C72" w14:textId="77777777" w:rsidR="002C2FFC" w:rsidRPr="005F63F8" w:rsidRDefault="002C2FFC" w:rsidP="00FE2E6A">
            <w:pPr>
              <w:snapToGrid w:val="0"/>
              <w:spacing w:line="240" w:lineRule="auto"/>
              <w:ind w:right="4"/>
              <w:rPr>
                <w:rFonts w:ascii="Times New Roman" w:hAnsi="Times New Roman" w:cs="Times New Roman"/>
                <w:color w:val="4F81BD"/>
                <w:sz w:val="16"/>
                <w:szCs w:val="16"/>
              </w:rPr>
            </w:pPr>
          </w:p>
        </w:tc>
        <w:tc>
          <w:tcPr>
            <w:tcW w:w="1657" w:type="pct"/>
            <w:tcBorders>
              <w:top w:val="single" w:sz="4" w:space="0" w:color="808080"/>
              <w:left w:val="single" w:sz="4" w:space="0" w:color="808080"/>
              <w:bottom w:val="single" w:sz="4" w:space="0" w:color="808080"/>
              <w:right w:val="single" w:sz="4" w:space="0" w:color="808080"/>
            </w:tcBorders>
            <w:shd w:val="clear" w:color="auto" w:fill="auto"/>
          </w:tcPr>
          <w:p w14:paraId="6EACA9A4" w14:textId="77777777" w:rsidR="002C2FFC" w:rsidRPr="005F63F8" w:rsidRDefault="002C2FFC" w:rsidP="00FE2E6A">
            <w:pPr>
              <w:snapToGrid w:val="0"/>
              <w:spacing w:line="240" w:lineRule="auto"/>
              <w:ind w:right="4"/>
              <w:rPr>
                <w:rFonts w:ascii="Times New Roman" w:hAnsi="Times New Roman" w:cs="Times New Roman"/>
                <w:color w:val="4F81BD"/>
                <w:szCs w:val="20"/>
              </w:rPr>
            </w:pPr>
            <w:r w:rsidRPr="005F63F8">
              <w:rPr>
                <w:rFonts w:ascii="Times New Roman" w:hAnsi="Times New Roman" w:cs="Times New Roman"/>
                <w:color w:val="4F81BD"/>
                <w:sz w:val="16"/>
                <w:szCs w:val="16"/>
              </w:rPr>
              <w:t>Convert to text</w:t>
            </w:r>
          </w:p>
        </w:tc>
      </w:tr>
      <w:tr w:rsidR="00EA10B3" w:rsidRPr="005F63F8" w14:paraId="7AA4139F" w14:textId="77777777" w:rsidTr="001221C7">
        <w:trPr>
          <w:cantSplit/>
        </w:trPr>
        <w:tc>
          <w:tcPr>
            <w:tcW w:w="686" w:type="pct"/>
            <w:tcBorders>
              <w:top w:val="single" w:sz="4" w:space="0" w:color="808080"/>
              <w:left w:val="single" w:sz="4" w:space="0" w:color="808080"/>
              <w:bottom w:val="single" w:sz="4" w:space="0" w:color="808080"/>
            </w:tcBorders>
            <w:shd w:val="clear" w:color="auto" w:fill="auto"/>
          </w:tcPr>
          <w:p w14:paraId="018E5BAF" w14:textId="77777777" w:rsidR="002C2FFC" w:rsidRPr="005F63F8" w:rsidRDefault="002C2FFC" w:rsidP="00FE2E6A">
            <w:pPr>
              <w:rPr>
                <w:rFonts w:ascii="Times New Roman" w:hAnsi="Times New Roman" w:cs="Times New Roman"/>
                <w:color w:val="4F81BD"/>
                <w:sz w:val="16"/>
                <w:szCs w:val="16"/>
              </w:rPr>
            </w:pPr>
            <w:r w:rsidRPr="005F63F8">
              <w:rPr>
                <w:rFonts w:ascii="Times New Roman" w:hAnsi="Times New Roman" w:cs="Times New Roman"/>
                <w:color w:val="4F81BD"/>
                <w:sz w:val="16"/>
                <w:szCs w:val="16"/>
              </w:rPr>
              <w:t>ENCOUNTERID</w:t>
            </w:r>
          </w:p>
        </w:tc>
        <w:tc>
          <w:tcPr>
            <w:tcW w:w="775" w:type="pct"/>
            <w:tcBorders>
              <w:top w:val="single" w:sz="4" w:space="0" w:color="808080"/>
              <w:left w:val="single" w:sz="4" w:space="0" w:color="808080"/>
              <w:bottom w:val="single" w:sz="4" w:space="0" w:color="808080"/>
            </w:tcBorders>
            <w:shd w:val="clear" w:color="auto" w:fill="auto"/>
          </w:tcPr>
          <w:p w14:paraId="4D5FEC2A" w14:textId="77777777" w:rsidR="002C2FFC" w:rsidRPr="005F63F8" w:rsidRDefault="00426A22" w:rsidP="00FE2E6A">
            <w:pPr>
              <w:snapToGrid w:val="0"/>
              <w:spacing w:line="240" w:lineRule="auto"/>
              <w:ind w:right="4"/>
              <w:rPr>
                <w:rFonts w:ascii="Times New Roman" w:hAnsi="Times New Roman" w:cs="Times New Roman"/>
                <w:color w:val="4F81BD"/>
                <w:sz w:val="16"/>
                <w:szCs w:val="16"/>
              </w:rPr>
            </w:pPr>
            <w:proofErr w:type="spellStart"/>
            <w:r w:rsidRPr="005F63F8">
              <w:rPr>
                <w:rFonts w:ascii="Times New Roman" w:hAnsi="Times New Roman" w:cs="Times New Roman"/>
                <w:color w:val="4F81BD"/>
                <w:sz w:val="16"/>
                <w:szCs w:val="16"/>
              </w:rPr>
              <w:t>Observation</w:t>
            </w:r>
            <w:r w:rsidR="002C2FFC" w:rsidRPr="005F63F8">
              <w:rPr>
                <w:rFonts w:ascii="Times New Roman" w:hAnsi="Times New Roman" w:cs="Times New Roman"/>
                <w:color w:val="4F81BD"/>
                <w:sz w:val="16"/>
                <w:szCs w:val="16"/>
              </w:rPr>
              <w:t>.visit_occurrence_id</w:t>
            </w:r>
            <w:proofErr w:type="spellEnd"/>
            <w:r w:rsidR="002C2FFC" w:rsidRPr="005F63F8">
              <w:rPr>
                <w:rFonts w:ascii="Times New Roman" w:hAnsi="Times New Roman" w:cs="Times New Roman"/>
                <w:color w:val="4F81BD"/>
                <w:sz w:val="16"/>
                <w:szCs w:val="16"/>
              </w:rPr>
              <w:t xml:space="preserve"> </w:t>
            </w:r>
          </w:p>
          <w:p w14:paraId="73F3EBCF" w14:textId="77777777" w:rsidR="002C2FFC" w:rsidRPr="005F63F8" w:rsidRDefault="002C2FFC" w:rsidP="00FE2E6A">
            <w:pPr>
              <w:snapToGrid w:val="0"/>
              <w:spacing w:line="240" w:lineRule="auto"/>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rPr>
              <w:t xml:space="preserve">or </w:t>
            </w:r>
          </w:p>
          <w:p w14:paraId="6FAA66B9" w14:textId="77777777" w:rsidR="002C2FFC" w:rsidRPr="005F63F8" w:rsidRDefault="002C2FFC" w:rsidP="00FE2E6A">
            <w:pPr>
              <w:snapToGrid w:val="0"/>
              <w:spacing w:line="240" w:lineRule="auto"/>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rPr>
              <w:t>NULL</w:t>
            </w:r>
          </w:p>
        </w:tc>
        <w:tc>
          <w:tcPr>
            <w:tcW w:w="1882" w:type="pct"/>
            <w:tcBorders>
              <w:top w:val="single" w:sz="4" w:space="0" w:color="808080"/>
              <w:left w:val="single" w:sz="4" w:space="0" w:color="808080"/>
              <w:bottom w:val="single" w:sz="4" w:space="0" w:color="808080"/>
            </w:tcBorders>
            <w:shd w:val="clear" w:color="auto" w:fill="auto"/>
          </w:tcPr>
          <w:p w14:paraId="7733B13A" w14:textId="77777777" w:rsidR="002C2FFC" w:rsidRPr="005F63F8" w:rsidRDefault="002C2FFC" w:rsidP="00FE2E6A">
            <w:pPr>
              <w:snapToGrid w:val="0"/>
              <w:spacing w:line="240" w:lineRule="auto"/>
              <w:ind w:right="4"/>
              <w:rPr>
                <w:rFonts w:ascii="Times New Roman" w:hAnsi="Times New Roman" w:cs="Times New Roman"/>
                <w:color w:val="4F81BD"/>
                <w:sz w:val="16"/>
                <w:szCs w:val="16"/>
              </w:rPr>
            </w:pPr>
          </w:p>
        </w:tc>
        <w:tc>
          <w:tcPr>
            <w:tcW w:w="1657" w:type="pct"/>
            <w:tcBorders>
              <w:top w:val="single" w:sz="4" w:space="0" w:color="808080"/>
              <w:left w:val="single" w:sz="4" w:space="0" w:color="808080"/>
              <w:bottom w:val="single" w:sz="4" w:space="0" w:color="808080"/>
              <w:right w:val="single" w:sz="4" w:space="0" w:color="808080"/>
            </w:tcBorders>
            <w:shd w:val="clear" w:color="auto" w:fill="auto"/>
          </w:tcPr>
          <w:p w14:paraId="1522FF2D" w14:textId="77777777" w:rsidR="002C2FFC" w:rsidRPr="005F63F8" w:rsidRDefault="002C2FFC" w:rsidP="00FE2E6A">
            <w:pPr>
              <w:snapToGrid w:val="0"/>
              <w:spacing w:line="240" w:lineRule="auto"/>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rPr>
              <w:t xml:space="preserve">Arbitrary encounter-level identifier. This is an optional relationship; the ENCOUNTERID should be present if the vitals were measured as part of healthcare delivery: </w:t>
            </w:r>
            <w:proofErr w:type="spellStart"/>
            <w:r w:rsidR="00426A22" w:rsidRPr="005F63F8">
              <w:rPr>
                <w:rFonts w:ascii="Times New Roman" w:hAnsi="Times New Roman" w:cs="Times New Roman"/>
                <w:color w:val="4F81BD"/>
                <w:sz w:val="16"/>
                <w:szCs w:val="16"/>
              </w:rPr>
              <w:t>Observation</w:t>
            </w:r>
            <w:r w:rsidRPr="005F63F8">
              <w:rPr>
                <w:rFonts w:ascii="Times New Roman" w:hAnsi="Times New Roman" w:cs="Times New Roman"/>
                <w:color w:val="4F81BD"/>
                <w:sz w:val="16"/>
                <w:szCs w:val="16"/>
              </w:rPr>
              <w:t>.</w:t>
            </w:r>
            <w:r w:rsidR="00426A22" w:rsidRPr="005F63F8">
              <w:rPr>
                <w:rFonts w:ascii="Times New Roman" w:hAnsi="Times New Roman" w:cs="Times New Roman"/>
                <w:color w:val="4F81BD"/>
                <w:sz w:val="16"/>
                <w:szCs w:val="16"/>
              </w:rPr>
              <w:t>Observation</w:t>
            </w:r>
            <w:r w:rsidRPr="005F63F8">
              <w:rPr>
                <w:rFonts w:ascii="Times New Roman" w:hAnsi="Times New Roman" w:cs="Times New Roman"/>
                <w:color w:val="4F81BD"/>
                <w:sz w:val="16"/>
                <w:szCs w:val="16"/>
              </w:rPr>
              <w:t>_type_concept_id</w:t>
            </w:r>
            <w:proofErr w:type="spellEnd"/>
            <w:r w:rsidRPr="005F63F8">
              <w:rPr>
                <w:rFonts w:ascii="Times New Roman" w:hAnsi="Times New Roman" w:cs="Times New Roman"/>
                <w:color w:val="4F81BD"/>
                <w:sz w:val="16"/>
                <w:szCs w:val="16"/>
              </w:rPr>
              <w:t xml:space="preserve"> = ‘Observation Recorded from EHR’ (38000276).</w:t>
            </w:r>
          </w:p>
        </w:tc>
      </w:tr>
      <w:tr w:rsidR="00EA10B3" w:rsidRPr="005F63F8" w14:paraId="212CA240" w14:textId="77777777" w:rsidTr="001221C7">
        <w:trPr>
          <w:cantSplit/>
        </w:trPr>
        <w:tc>
          <w:tcPr>
            <w:tcW w:w="686" w:type="pct"/>
            <w:tcBorders>
              <w:top w:val="single" w:sz="4" w:space="0" w:color="808080"/>
              <w:left w:val="single" w:sz="4" w:space="0" w:color="808080"/>
              <w:bottom w:val="single" w:sz="4" w:space="0" w:color="808080"/>
            </w:tcBorders>
            <w:shd w:val="clear" w:color="auto" w:fill="auto"/>
          </w:tcPr>
          <w:p w14:paraId="0391B666" w14:textId="77777777" w:rsidR="002C2FFC" w:rsidRPr="005F63F8" w:rsidRDefault="002C2FFC" w:rsidP="00FE2E6A">
            <w:pPr>
              <w:rPr>
                <w:rFonts w:ascii="Times New Roman" w:hAnsi="Times New Roman" w:cs="Times New Roman"/>
                <w:color w:val="4F81BD"/>
                <w:sz w:val="16"/>
                <w:szCs w:val="16"/>
              </w:rPr>
            </w:pPr>
            <w:r w:rsidRPr="005F63F8">
              <w:rPr>
                <w:rFonts w:ascii="Times New Roman" w:hAnsi="Times New Roman" w:cs="Times New Roman"/>
                <w:color w:val="4F81BD"/>
                <w:sz w:val="16"/>
                <w:szCs w:val="16"/>
              </w:rPr>
              <w:t>MEASURE_DATE</w:t>
            </w:r>
          </w:p>
        </w:tc>
        <w:tc>
          <w:tcPr>
            <w:tcW w:w="775" w:type="pct"/>
            <w:tcBorders>
              <w:top w:val="single" w:sz="4" w:space="0" w:color="808080"/>
              <w:left w:val="single" w:sz="4" w:space="0" w:color="808080"/>
              <w:bottom w:val="single" w:sz="4" w:space="0" w:color="808080"/>
            </w:tcBorders>
            <w:shd w:val="clear" w:color="auto" w:fill="auto"/>
          </w:tcPr>
          <w:p w14:paraId="080F0F72" w14:textId="77777777" w:rsidR="002C2FFC" w:rsidRPr="005F63F8" w:rsidRDefault="00426A22" w:rsidP="00FE2E6A">
            <w:pPr>
              <w:snapToGrid w:val="0"/>
              <w:spacing w:line="240" w:lineRule="auto"/>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rPr>
              <w:t>Observation</w:t>
            </w:r>
            <w:r w:rsidR="002C2FFC" w:rsidRPr="005F63F8">
              <w:rPr>
                <w:rFonts w:ascii="Times New Roman" w:hAnsi="Times New Roman" w:cs="Times New Roman"/>
                <w:color w:val="4F81BD"/>
                <w:sz w:val="16"/>
                <w:szCs w:val="16"/>
              </w:rPr>
              <w:t xml:space="preserve">. </w:t>
            </w:r>
            <w:proofErr w:type="spellStart"/>
            <w:r w:rsidRPr="005F63F8">
              <w:rPr>
                <w:rFonts w:ascii="Times New Roman" w:hAnsi="Times New Roman" w:cs="Times New Roman"/>
                <w:color w:val="4F81BD"/>
                <w:sz w:val="16"/>
                <w:szCs w:val="16"/>
              </w:rPr>
              <w:t>Observation</w:t>
            </w:r>
            <w:r w:rsidR="002C2FFC" w:rsidRPr="005F63F8">
              <w:rPr>
                <w:rFonts w:ascii="Times New Roman" w:hAnsi="Times New Roman" w:cs="Times New Roman"/>
                <w:color w:val="4F81BD"/>
                <w:sz w:val="16"/>
                <w:szCs w:val="16"/>
              </w:rPr>
              <w:t>_date</w:t>
            </w:r>
            <w:proofErr w:type="spellEnd"/>
          </w:p>
        </w:tc>
        <w:tc>
          <w:tcPr>
            <w:tcW w:w="1882" w:type="pct"/>
            <w:tcBorders>
              <w:top w:val="single" w:sz="4" w:space="0" w:color="808080"/>
              <w:left w:val="single" w:sz="4" w:space="0" w:color="808080"/>
              <w:bottom w:val="single" w:sz="4" w:space="0" w:color="808080"/>
            </w:tcBorders>
            <w:shd w:val="clear" w:color="auto" w:fill="auto"/>
          </w:tcPr>
          <w:p w14:paraId="44D03838" w14:textId="77777777" w:rsidR="002C2FFC" w:rsidRPr="005F63F8" w:rsidRDefault="002C2FFC" w:rsidP="00FE2E6A">
            <w:pPr>
              <w:snapToGrid w:val="0"/>
              <w:spacing w:line="240" w:lineRule="auto"/>
              <w:ind w:right="4"/>
              <w:rPr>
                <w:rFonts w:ascii="Times New Roman" w:hAnsi="Times New Roman" w:cs="Times New Roman"/>
                <w:b/>
                <w:color w:val="4F81BD"/>
                <w:sz w:val="16"/>
                <w:szCs w:val="16"/>
              </w:rPr>
            </w:pPr>
            <w:r w:rsidRPr="005F63F8">
              <w:rPr>
                <w:rFonts w:ascii="Times New Roman" w:hAnsi="Times New Roman" w:cs="Times New Roman"/>
                <w:color w:val="4F81BD"/>
                <w:sz w:val="16"/>
                <w:szCs w:val="16"/>
              </w:rPr>
              <w:t>Text. Format as 'YYYY-MM-DD'.</w:t>
            </w:r>
          </w:p>
        </w:tc>
        <w:tc>
          <w:tcPr>
            <w:tcW w:w="1657" w:type="pct"/>
            <w:tcBorders>
              <w:top w:val="single" w:sz="4" w:space="0" w:color="808080"/>
              <w:left w:val="single" w:sz="4" w:space="0" w:color="808080"/>
              <w:bottom w:val="single" w:sz="4" w:space="0" w:color="808080"/>
              <w:right w:val="single" w:sz="4" w:space="0" w:color="808080"/>
            </w:tcBorders>
            <w:shd w:val="clear" w:color="auto" w:fill="auto"/>
          </w:tcPr>
          <w:p w14:paraId="030991D7" w14:textId="77777777" w:rsidR="002C2FFC" w:rsidRPr="005F63F8" w:rsidRDefault="002C2FFC" w:rsidP="00FE2E6A">
            <w:pPr>
              <w:snapToGrid w:val="0"/>
              <w:spacing w:line="240" w:lineRule="auto"/>
              <w:ind w:right="4"/>
              <w:rPr>
                <w:rFonts w:ascii="Times New Roman" w:hAnsi="Times New Roman" w:cs="Times New Roman"/>
                <w:b/>
                <w:color w:val="4F81BD"/>
                <w:szCs w:val="20"/>
              </w:rPr>
            </w:pPr>
          </w:p>
        </w:tc>
      </w:tr>
      <w:tr w:rsidR="00EA10B3" w:rsidRPr="005F63F8" w14:paraId="4E048820" w14:textId="77777777" w:rsidTr="001221C7">
        <w:trPr>
          <w:cantSplit/>
        </w:trPr>
        <w:tc>
          <w:tcPr>
            <w:tcW w:w="686" w:type="pct"/>
            <w:tcBorders>
              <w:top w:val="single" w:sz="4" w:space="0" w:color="808080"/>
              <w:left w:val="single" w:sz="4" w:space="0" w:color="808080"/>
              <w:bottom w:val="single" w:sz="4" w:space="0" w:color="808080"/>
            </w:tcBorders>
            <w:shd w:val="clear" w:color="auto" w:fill="auto"/>
          </w:tcPr>
          <w:p w14:paraId="48592D1F" w14:textId="77777777" w:rsidR="002C2FFC" w:rsidRPr="005F63F8" w:rsidRDefault="002C2FFC" w:rsidP="00FE2E6A">
            <w:pPr>
              <w:rPr>
                <w:rFonts w:ascii="Times New Roman" w:hAnsi="Times New Roman" w:cs="Times New Roman"/>
                <w:color w:val="4F81BD"/>
                <w:sz w:val="16"/>
                <w:szCs w:val="16"/>
              </w:rPr>
            </w:pPr>
            <w:r w:rsidRPr="005F63F8">
              <w:rPr>
                <w:rFonts w:ascii="Times New Roman" w:hAnsi="Times New Roman" w:cs="Times New Roman"/>
                <w:color w:val="4F81BD"/>
                <w:sz w:val="16"/>
                <w:szCs w:val="16"/>
              </w:rPr>
              <w:t>MEASURE_TIME</w:t>
            </w:r>
          </w:p>
        </w:tc>
        <w:tc>
          <w:tcPr>
            <w:tcW w:w="775" w:type="pct"/>
            <w:tcBorders>
              <w:top w:val="single" w:sz="4" w:space="0" w:color="808080"/>
              <w:left w:val="single" w:sz="4" w:space="0" w:color="808080"/>
              <w:bottom w:val="single" w:sz="4" w:space="0" w:color="808080"/>
            </w:tcBorders>
            <w:shd w:val="clear" w:color="auto" w:fill="auto"/>
          </w:tcPr>
          <w:p w14:paraId="2024CDC3" w14:textId="77777777" w:rsidR="002C2FFC" w:rsidRPr="005F63F8" w:rsidRDefault="00426A22" w:rsidP="00FE2E6A">
            <w:pPr>
              <w:snapToGrid w:val="0"/>
              <w:spacing w:line="240" w:lineRule="auto"/>
              <w:ind w:right="4"/>
              <w:rPr>
                <w:rFonts w:ascii="Times New Roman" w:hAnsi="Times New Roman" w:cs="Times New Roman"/>
                <w:color w:val="4F81BD"/>
                <w:sz w:val="16"/>
                <w:szCs w:val="16"/>
              </w:rPr>
            </w:pPr>
            <w:proofErr w:type="spellStart"/>
            <w:r w:rsidRPr="005F63F8">
              <w:rPr>
                <w:rFonts w:ascii="Times New Roman" w:hAnsi="Times New Roman" w:cs="Times New Roman"/>
                <w:color w:val="4F81BD"/>
                <w:sz w:val="16"/>
                <w:szCs w:val="16"/>
              </w:rPr>
              <w:t>Observation</w:t>
            </w:r>
            <w:r w:rsidR="002C2FFC" w:rsidRPr="005F63F8">
              <w:rPr>
                <w:rFonts w:ascii="Times New Roman" w:hAnsi="Times New Roman" w:cs="Times New Roman"/>
                <w:color w:val="4F81BD"/>
                <w:sz w:val="16"/>
                <w:szCs w:val="16"/>
              </w:rPr>
              <w:t>.</w:t>
            </w:r>
            <w:r w:rsidRPr="005F63F8">
              <w:rPr>
                <w:rFonts w:ascii="Times New Roman" w:hAnsi="Times New Roman" w:cs="Times New Roman"/>
                <w:color w:val="4F81BD"/>
                <w:sz w:val="16"/>
                <w:szCs w:val="16"/>
              </w:rPr>
              <w:t>Observation</w:t>
            </w:r>
            <w:r w:rsidR="002C2FFC" w:rsidRPr="005F63F8">
              <w:rPr>
                <w:rFonts w:ascii="Times New Roman" w:hAnsi="Times New Roman" w:cs="Times New Roman"/>
                <w:color w:val="4F81BD"/>
                <w:sz w:val="16"/>
                <w:szCs w:val="16"/>
              </w:rPr>
              <w:t>_time</w:t>
            </w:r>
            <w:proofErr w:type="spellEnd"/>
          </w:p>
        </w:tc>
        <w:tc>
          <w:tcPr>
            <w:tcW w:w="1882" w:type="pct"/>
            <w:tcBorders>
              <w:top w:val="single" w:sz="4" w:space="0" w:color="808080"/>
              <w:left w:val="single" w:sz="4" w:space="0" w:color="808080"/>
              <w:bottom w:val="single" w:sz="4" w:space="0" w:color="808080"/>
            </w:tcBorders>
            <w:shd w:val="clear" w:color="auto" w:fill="auto"/>
          </w:tcPr>
          <w:p w14:paraId="3EF680F7" w14:textId="77777777" w:rsidR="002C2FFC" w:rsidRPr="005F63F8" w:rsidRDefault="002C2FFC" w:rsidP="00FE2E6A">
            <w:pPr>
              <w:snapToGrid w:val="0"/>
              <w:spacing w:before="240" w:line="240" w:lineRule="auto"/>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rPr>
              <w:t>Text. Format as 'HH</w:t>
            </w:r>
            <w:proofErr w:type="gramStart"/>
            <w:r w:rsidRPr="005F63F8">
              <w:rPr>
                <w:rFonts w:ascii="Times New Roman" w:hAnsi="Times New Roman" w:cs="Times New Roman"/>
                <w:color w:val="4F81BD"/>
                <w:sz w:val="16"/>
                <w:szCs w:val="16"/>
              </w:rPr>
              <w:t>:MI'</w:t>
            </w:r>
            <w:proofErr w:type="gramEnd"/>
            <w:r w:rsidRPr="005F63F8">
              <w:rPr>
                <w:rFonts w:ascii="Times New Roman" w:hAnsi="Times New Roman" w:cs="Times New Roman"/>
                <w:color w:val="4F81BD"/>
                <w:sz w:val="16"/>
                <w:szCs w:val="16"/>
              </w:rPr>
              <w:t xml:space="preserve"> as 24 hours clock with zero-padding for hours and minutes.</w:t>
            </w:r>
          </w:p>
        </w:tc>
        <w:tc>
          <w:tcPr>
            <w:tcW w:w="1657" w:type="pct"/>
            <w:tcBorders>
              <w:top w:val="single" w:sz="4" w:space="0" w:color="808080"/>
              <w:left w:val="single" w:sz="4" w:space="0" w:color="808080"/>
              <w:bottom w:val="single" w:sz="4" w:space="0" w:color="808080"/>
              <w:right w:val="single" w:sz="4" w:space="0" w:color="808080"/>
            </w:tcBorders>
            <w:shd w:val="clear" w:color="auto" w:fill="auto"/>
          </w:tcPr>
          <w:p w14:paraId="11BE5661" w14:textId="77777777" w:rsidR="002C2FFC" w:rsidRPr="005F63F8" w:rsidRDefault="002C2FFC" w:rsidP="00FE2E6A">
            <w:pPr>
              <w:snapToGrid w:val="0"/>
              <w:spacing w:line="240" w:lineRule="auto"/>
              <w:ind w:right="4"/>
              <w:rPr>
                <w:rFonts w:ascii="Times New Roman" w:hAnsi="Times New Roman" w:cs="Times New Roman"/>
                <w:color w:val="4F81BD"/>
                <w:szCs w:val="20"/>
              </w:rPr>
            </w:pPr>
          </w:p>
        </w:tc>
      </w:tr>
      <w:tr w:rsidR="00EA10B3" w:rsidRPr="005F63F8" w14:paraId="5CAEEE5D" w14:textId="77777777" w:rsidTr="001221C7">
        <w:trPr>
          <w:cantSplit/>
        </w:trPr>
        <w:tc>
          <w:tcPr>
            <w:tcW w:w="686" w:type="pct"/>
            <w:tcBorders>
              <w:top w:val="single" w:sz="4" w:space="0" w:color="808080"/>
              <w:left w:val="single" w:sz="4" w:space="0" w:color="808080"/>
              <w:bottom w:val="single" w:sz="4" w:space="0" w:color="808080"/>
            </w:tcBorders>
            <w:shd w:val="clear" w:color="auto" w:fill="auto"/>
          </w:tcPr>
          <w:p w14:paraId="1EE71901" w14:textId="77777777" w:rsidR="002C2FFC" w:rsidRPr="005F63F8" w:rsidRDefault="002C2FFC" w:rsidP="00FE2E6A">
            <w:pPr>
              <w:rPr>
                <w:rFonts w:ascii="Times New Roman" w:hAnsi="Times New Roman" w:cs="Times New Roman"/>
                <w:color w:val="4F81BD"/>
                <w:sz w:val="16"/>
                <w:szCs w:val="16"/>
              </w:rPr>
            </w:pPr>
            <w:r w:rsidRPr="005F63F8">
              <w:rPr>
                <w:rFonts w:ascii="Times New Roman" w:hAnsi="Times New Roman" w:cs="Times New Roman"/>
                <w:color w:val="4F81BD"/>
                <w:sz w:val="16"/>
                <w:szCs w:val="16"/>
              </w:rPr>
              <w:t>VITAL_SOURCE</w:t>
            </w:r>
          </w:p>
        </w:tc>
        <w:tc>
          <w:tcPr>
            <w:tcW w:w="775" w:type="pct"/>
            <w:tcBorders>
              <w:top w:val="single" w:sz="4" w:space="0" w:color="808080"/>
              <w:left w:val="single" w:sz="4" w:space="0" w:color="808080"/>
              <w:bottom w:val="single" w:sz="4" w:space="0" w:color="808080"/>
            </w:tcBorders>
            <w:shd w:val="clear" w:color="auto" w:fill="auto"/>
          </w:tcPr>
          <w:p w14:paraId="22B70BFD" w14:textId="77777777" w:rsidR="002C2FFC" w:rsidRPr="005F63F8" w:rsidRDefault="00426A22" w:rsidP="00FE2E6A">
            <w:pPr>
              <w:snapToGrid w:val="0"/>
              <w:spacing w:line="240" w:lineRule="auto"/>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rPr>
              <w:t>Observation</w:t>
            </w:r>
            <w:r w:rsidR="002C2FFC" w:rsidRPr="005F63F8">
              <w:rPr>
                <w:rFonts w:ascii="Times New Roman" w:hAnsi="Times New Roman" w:cs="Times New Roman"/>
                <w:color w:val="4F81BD"/>
                <w:sz w:val="16"/>
                <w:szCs w:val="16"/>
              </w:rPr>
              <w:t xml:space="preserve">. </w:t>
            </w:r>
            <w:proofErr w:type="spellStart"/>
            <w:r w:rsidRPr="005F63F8">
              <w:rPr>
                <w:rFonts w:ascii="Times New Roman" w:hAnsi="Times New Roman" w:cs="Times New Roman"/>
                <w:color w:val="4F81BD"/>
                <w:sz w:val="16"/>
                <w:szCs w:val="16"/>
              </w:rPr>
              <w:t>Observation</w:t>
            </w:r>
            <w:r w:rsidR="002C2FFC" w:rsidRPr="005F63F8">
              <w:rPr>
                <w:rFonts w:ascii="Times New Roman" w:hAnsi="Times New Roman" w:cs="Times New Roman"/>
                <w:color w:val="4F81BD"/>
                <w:sz w:val="16"/>
                <w:szCs w:val="16"/>
              </w:rPr>
              <w:t>_type_concept_id</w:t>
            </w:r>
            <w:proofErr w:type="spellEnd"/>
          </w:p>
        </w:tc>
        <w:tc>
          <w:tcPr>
            <w:tcW w:w="1882" w:type="pct"/>
            <w:tcBorders>
              <w:top w:val="single" w:sz="4" w:space="0" w:color="808080"/>
              <w:left w:val="single" w:sz="4" w:space="0" w:color="808080"/>
              <w:bottom w:val="single" w:sz="4" w:space="0" w:color="808080"/>
            </w:tcBorders>
            <w:shd w:val="clear" w:color="auto" w:fill="auto"/>
          </w:tcPr>
          <w:tbl>
            <w:tblPr>
              <w:tblW w:w="3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6"/>
              <w:gridCol w:w="1800"/>
            </w:tblGrid>
            <w:tr w:rsidR="00426A22" w:rsidRPr="005F63F8" w14:paraId="1C32B627" w14:textId="77777777" w:rsidTr="001221C7">
              <w:trPr>
                <w:cantSplit/>
                <w:trHeight w:val="288"/>
              </w:trPr>
              <w:tc>
                <w:tcPr>
                  <w:tcW w:w="3046" w:type="dxa"/>
                  <w:gridSpan w:val="2"/>
                  <w:shd w:val="clear" w:color="auto" w:fill="auto"/>
                  <w:noWrap/>
                  <w:vAlign w:val="bottom"/>
                  <w:hideMark/>
                </w:tcPr>
                <w:p w14:paraId="6353AD78" w14:textId="77777777" w:rsidR="002C2FFC" w:rsidRPr="005F63F8" w:rsidRDefault="002C2FFC" w:rsidP="00FE2E6A">
                  <w:pPr>
                    <w:suppressAutoHyphens w:val="0"/>
                    <w:spacing w:before="0" w:after="0" w:line="240" w:lineRule="auto"/>
                    <w:jc w:val="center"/>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 xml:space="preserve">OMOP  to </w:t>
                  </w:r>
                  <w:proofErr w:type="spellStart"/>
                  <w:r w:rsidRPr="005F63F8">
                    <w:rPr>
                      <w:rFonts w:ascii="Times New Roman" w:hAnsi="Times New Roman" w:cs="Times New Roman"/>
                      <w:color w:val="4F81BD"/>
                      <w:sz w:val="16"/>
                      <w:szCs w:val="16"/>
                      <w:lang w:eastAsia="en-US"/>
                    </w:rPr>
                    <w:t>PCORnet</w:t>
                  </w:r>
                  <w:proofErr w:type="spellEnd"/>
                </w:p>
              </w:tc>
            </w:tr>
            <w:tr w:rsidR="00426A22" w:rsidRPr="005F63F8" w14:paraId="48A2A0A7" w14:textId="77777777" w:rsidTr="001221C7">
              <w:trPr>
                <w:cantSplit/>
                <w:trHeight w:val="288"/>
              </w:trPr>
              <w:tc>
                <w:tcPr>
                  <w:tcW w:w="1246" w:type="dxa"/>
                  <w:shd w:val="clear" w:color="auto" w:fill="E7E6E6"/>
                  <w:noWrap/>
                  <w:vAlign w:val="bottom"/>
                  <w:hideMark/>
                </w:tcPr>
                <w:p w14:paraId="6082BCAD" w14:textId="77777777" w:rsidR="002C2FFC" w:rsidRPr="005F63F8" w:rsidRDefault="002C2FFC" w:rsidP="00FE2E6A">
                  <w:pPr>
                    <w:suppressAutoHyphens w:val="0"/>
                    <w:spacing w:before="0" w:after="0" w:line="240" w:lineRule="auto"/>
                    <w:jc w:val="right"/>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rPr>
                    <w:t>44814721</w:t>
                  </w:r>
                </w:p>
              </w:tc>
              <w:tc>
                <w:tcPr>
                  <w:tcW w:w="1800" w:type="dxa"/>
                  <w:shd w:val="clear" w:color="auto" w:fill="auto"/>
                  <w:vAlign w:val="bottom"/>
                  <w:hideMark/>
                </w:tcPr>
                <w:p w14:paraId="128D0FC4" w14:textId="77777777" w:rsidR="002C2FFC" w:rsidRPr="005F63F8" w:rsidRDefault="002C2FFC" w:rsidP="00FE2E6A">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rPr>
                    <w:t>PR = Patient-reported</w:t>
                  </w:r>
                </w:p>
              </w:tc>
            </w:tr>
            <w:tr w:rsidR="00426A22" w:rsidRPr="005F63F8" w14:paraId="338490FF" w14:textId="77777777" w:rsidTr="001221C7">
              <w:trPr>
                <w:cantSplit/>
                <w:trHeight w:val="288"/>
              </w:trPr>
              <w:tc>
                <w:tcPr>
                  <w:tcW w:w="1246" w:type="dxa"/>
                  <w:shd w:val="clear" w:color="auto" w:fill="E7E6E6"/>
                  <w:noWrap/>
                  <w:vAlign w:val="bottom"/>
                  <w:hideMark/>
                </w:tcPr>
                <w:p w14:paraId="21FA0754" w14:textId="77777777" w:rsidR="002C2FFC" w:rsidRPr="005F63F8" w:rsidRDefault="002C2FFC" w:rsidP="00FE2E6A">
                  <w:pPr>
                    <w:suppressAutoHyphens w:val="0"/>
                    <w:spacing w:before="0" w:after="0" w:line="240" w:lineRule="auto"/>
                    <w:jc w:val="right"/>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rPr>
                    <w:t>38000276</w:t>
                  </w:r>
                </w:p>
              </w:tc>
              <w:tc>
                <w:tcPr>
                  <w:tcW w:w="1800" w:type="dxa"/>
                  <w:shd w:val="clear" w:color="auto" w:fill="auto"/>
                  <w:vAlign w:val="bottom"/>
                  <w:hideMark/>
                </w:tcPr>
                <w:p w14:paraId="0FF7E122" w14:textId="77777777" w:rsidR="002C2FFC" w:rsidRPr="005F63F8" w:rsidRDefault="002C2FFC" w:rsidP="00FE2E6A">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rPr>
                    <w:t>HC = Healthcare delivery setting</w:t>
                  </w:r>
                </w:p>
              </w:tc>
            </w:tr>
            <w:tr w:rsidR="00426A22" w:rsidRPr="005F63F8" w14:paraId="00E3ADFF" w14:textId="77777777" w:rsidTr="001221C7">
              <w:trPr>
                <w:cantSplit/>
                <w:trHeight w:val="288"/>
              </w:trPr>
              <w:tc>
                <w:tcPr>
                  <w:tcW w:w="1246" w:type="dxa"/>
                  <w:shd w:val="clear" w:color="auto" w:fill="E7E6E6"/>
                  <w:noWrap/>
                  <w:vAlign w:val="bottom"/>
                  <w:hideMark/>
                </w:tcPr>
                <w:p w14:paraId="7FBB5096" w14:textId="77777777" w:rsidR="002C2FFC" w:rsidRPr="005F63F8" w:rsidRDefault="002C2FFC" w:rsidP="00FE2E6A">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All other codes</w:t>
                  </w:r>
                </w:p>
              </w:tc>
              <w:tc>
                <w:tcPr>
                  <w:tcW w:w="1800" w:type="dxa"/>
                  <w:shd w:val="clear" w:color="auto" w:fill="auto"/>
                  <w:vAlign w:val="bottom"/>
                  <w:hideMark/>
                </w:tcPr>
                <w:p w14:paraId="500F9569" w14:textId="77777777" w:rsidR="002C2FFC" w:rsidRPr="005F63F8" w:rsidRDefault="002C2FFC" w:rsidP="00FE2E6A">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OT = Other</w:t>
                  </w:r>
                </w:p>
              </w:tc>
            </w:tr>
          </w:tbl>
          <w:p w14:paraId="3996C2BD" w14:textId="77777777" w:rsidR="002C2FFC" w:rsidRPr="005F63F8" w:rsidRDefault="002C2FFC" w:rsidP="00FE2E6A">
            <w:pPr>
              <w:snapToGrid w:val="0"/>
              <w:spacing w:line="240" w:lineRule="auto"/>
              <w:ind w:right="4"/>
              <w:rPr>
                <w:rFonts w:ascii="Times New Roman" w:hAnsi="Times New Roman" w:cs="Times New Roman"/>
                <w:color w:val="4F81BD"/>
                <w:sz w:val="16"/>
                <w:szCs w:val="16"/>
              </w:rPr>
            </w:pPr>
          </w:p>
        </w:tc>
        <w:tc>
          <w:tcPr>
            <w:tcW w:w="1657" w:type="pct"/>
            <w:tcBorders>
              <w:top w:val="single" w:sz="4" w:space="0" w:color="808080"/>
              <w:left w:val="single" w:sz="4" w:space="0" w:color="808080"/>
              <w:bottom w:val="single" w:sz="4" w:space="0" w:color="808080"/>
              <w:right w:val="single" w:sz="4" w:space="0" w:color="808080"/>
            </w:tcBorders>
            <w:shd w:val="clear" w:color="auto" w:fill="auto"/>
          </w:tcPr>
          <w:p w14:paraId="67B9A1DA" w14:textId="77777777" w:rsidR="002C2FFC" w:rsidRPr="005F63F8" w:rsidRDefault="002C2FFC" w:rsidP="00FE2E6A">
            <w:pPr>
              <w:snapToGrid w:val="0"/>
              <w:spacing w:line="240" w:lineRule="auto"/>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rPr>
              <w:t>Relevant OMOP concepts are: ‘Patient reported’ (44814721) or ‘Observation Recorded from EHR’ (38000276).</w:t>
            </w:r>
          </w:p>
          <w:p w14:paraId="578321A7" w14:textId="77777777" w:rsidR="002C2FFC" w:rsidRPr="005F63F8" w:rsidRDefault="002C2FFC" w:rsidP="00FE2E6A">
            <w:pPr>
              <w:snapToGrid w:val="0"/>
              <w:spacing w:line="240" w:lineRule="auto"/>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highlight w:val="yellow"/>
              </w:rPr>
              <w:t xml:space="preserve">If multiple vital signs are compiled together in one record, </w:t>
            </w:r>
            <w:proofErr w:type="spellStart"/>
            <w:r w:rsidR="00426A22" w:rsidRPr="005F63F8">
              <w:rPr>
                <w:rFonts w:ascii="Times New Roman" w:hAnsi="Times New Roman" w:cs="Times New Roman"/>
                <w:color w:val="4F81BD"/>
                <w:sz w:val="16"/>
                <w:szCs w:val="16"/>
                <w:highlight w:val="yellow"/>
              </w:rPr>
              <w:t>Observation</w:t>
            </w:r>
            <w:r w:rsidRPr="005F63F8">
              <w:rPr>
                <w:rFonts w:ascii="Times New Roman" w:hAnsi="Times New Roman" w:cs="Times New Roman"/>
                <w:color w:val="4F81BD"/>
                <w:sz w:val="16"/>
                <w:szCs w:val="16"/>
                <w:highlight w:val="yellow"/>
              </w:rPr>
              <w:t>.</w:t>
            </w:r>
            <w:r w:rsidR="00426A22" w:rsidRPr="005F63F8">
              <w:rPr>
                <w:rFonts w:ascii="Times New Roman" w:hAnsi="Times New Roman" w:cs="Times New Roman"/>
                <w:color w:val="4F81BD"/>
                <w:sz w:val="16"/>
                <w:szCs w:val="16"/>
                <w:highlight w:val="yellow"/>
              </w:rPr>
              <w:t>Observation</w:t>
            </w:r>
            <w:r w:rsidRPr="005F63F8">
              <w:rPr>
                <w:rFonts w:ascii="Times New Roman" w:hAnsi="Times New Roman" w:cs="Times New Roman"/>
                <w:color w:val="4F81BD"/>
                <w:sz w:val="16"/>
                <w:szCs w:val="16"/>
                <w:highlight w:val="yellow"/>
              </w:rPr>
              <w:t>_Type_Concept_ID</w:t>
            </w:r>
            <w:proofErr w:type="spellEnd"/>
            <w:r w:rsidRPr="005F63F8">
              <w:rPr>
                <w:rFonts w:ascii="Times New Roman" w:hAnsi="Times New Roman" w:cs="Times New Roman"/>
                <w:color w:val="4F81BD"/>
                <w:sz w:val="16"/>
                <w:szCs w:val="16"/>
                <w:highlight w:val="yellow"/>
              </w:rPr>
              <w:t xml:space="preserve"> must be the same.</w:t>
            </w:r>
          </w:p>
        </w:tc>
      </w:tr>
      <w:tr w:rsidR="00EA10B3" w:rsidRPr="005F63F8" w14:paraId="3D773C87" w14:textId="77777777" w:rsidTr="001221C7">
        <w:trPr>
          <w:cantSplit/>
        </w:trPr>
        <w:tc>
          <w:tcPr>
            <w:tcW w:w="686" w:type="pct"/>
            <w:tcBorders>
              <w:top w:val="single" w:sz="4" w:space="0" w:color="808080"/>
              <w:left w:val="single" w:sz="4" w:space="0" w:color="808080"/>
              <w:bottom w:val="single" w:sz="4" w:space="0" w:color="808080"/>
            </w:tcBorders>
            <w:shd w:val="clear" w:color="auto" w:fill="auto"/>
          </w:tcPr>
          <w:p w14:paraId="3DFB58CD" w14:textId="77777777" w:rsidR="002C2FFC" w:rsidRPr="005F63F8" w:rsidRDefault="00426A22" w:rsidP="00FE2E6A">
            <w:pPr>
              <w:rPr>
                <w:rFonts w:ascii="Times New Roman" w:hAnsi="Times New Roman" w:cs="Times New Roman"/>
                <w:color w:val="4F81BD"/>
                <w:sz w:val="16"/>
                <w:szCs w:val="16"/>
              </w:rPr>
            </w:pPr>
            <w:r w:rsidRPr="005F63F8">
              <w:rPr>
                <w:rFonts w:ascii="Times New Roman" w:hAnsi="Times New Roman" w:cs="Times New Roman"/>
                <w:color w:val="4F81BD"/>
                <w:sz w:val="16"/>
                <w:szCs w:val="16"/>
              </w:rPr>
              <w:lastRenderedPageBreak/>
              <w:t>TOBACCO</w:t>
            </w:r>
          </w:p>
        </w:tc>
        <w:tc>
          <w:tcPr>
            <w:tcW w:w="775" w:type="pct"/>
            <w:tcBorders>
              <w:top w:val="single" w:sz="4" w:space="0" w:color="808080"/>
              <w:left w:val="single" w:sz="4" w:space="0" w:color="808080"/>
              <w:bottom w:val="single" w:sz="4" w:space="0" w:color="808080"/>
            </w:tcBorders>
            <w:shd w:val="clear" w:color="auto" w:fill="auto"/>
          </w:tcPr>
          <w:p w14:paraId="6E8A8357" w14:textId="77777777" w:rsidR="002C2FFC" w:rsidRPr="005F63F8" w:rsidRDefault="002C2FFC" w:rsidP="00060559">
            <w:pPr>
              <w:snapToGrid w:val="0"/>
              <w:spacing w:line="240" w:lineRule="auto"/>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rPr>
              <w:t xml:space="preserve"> </w:t>
            </w:r>
            <w:proofErr w:type="spellStart"/>
            <w:r w:rsidR="00060559" w:rsidRPr="005F63F8">
              <w:rPr>
                <w:rFonts w:ascii="Times New Roman" w:hAnsi="Times New Roman" w:cs="Times New Roman"/>
                <w:color w:val="4F81BD"/>
                <w:sz w:val="16"/>
                <w:szCs w:val="16"/>
              </w:rPr>
              <w:t>O</w:t>
            </w:r>
            <w:r w:rsidR="00426A22" w:rsidRPr="005F63F8">
              <w:rPr>
                <w:rFonts w:ascii="Times New Roman" w:hAnsi="Times New Roman" w:cs="Times New Roman"/>
                <w:color w:val="4F81BD"/>
                <w:sz w:val="16"/>
                <w:szCs w:val="16"/>
              </w:rPr>
              <w:t>bservation</w:t>
            </w:r>
            <w:r w:rsidRPr="005F63F8">
              <w:rPr>
                <w:rFonts w:ascii="Times New Roman" w:hAnsi="Times New Roman" w:cs="Times New Roman"/>
                <w:color w:val="4F81BD"/>
                <w:sz w:val="16"/>
                <w:szCs w:val="16"/>
              </w:rPr>
              <w:t>.</w:t>
            </w:r>
            <w:r w:rsidR="00060559" w:rsidRPr="005F63F8">
              <w:rPr>
                <w:rFonts w:ascii="Times New Roman" w:hAnsi="Times New Roman" w:cs="Times New Roman"/>
                <w:color w:val="4F81BD"/>
                <w:sz w:val="16"/>
                <w:szCs w:val="16"/>
              </w:rPr>
              <w:t>value_as</w:t>
            </w:r>
            <w:r w:rsidR="00426A22" w:rsidRPr="005F63F8">
              <w:rPr>
                <w:rFonts w:ascii="Times New Roman" w:hAnsi="Times New Roman" w:cs="Times New Roman"/>
                <w:color w:val="4F81BD"/>
                <w:sz w:val="16"/>
                <w:szCs w:val="16"/>
              </w:rPr>
              <w:t>_concept_id</w:t>
            </w:r>
            <w:proofErr w:type="spellEnd"/>
          </w:p>
        </w:tc>
        <w:tc>
          <w:tcPr>
            <w:tcW w:w="1882" w:type="pct"/>
            <w:tcBorders>
              <w:top w:val="single" w:sz="4" w:space="0" w:color="808080"/>
              <w:left w:val="single" w:sz="4" w:space="0" w:color="808080"/>
              <w:bottom w:val="single" w:sz="4" w:space="0" w:color="808080"/>
            </w:tcBorders>
            <w:shd w:val="clear" w:color="auto" w:fill="auto"/>
          </w:tcPr>
          <w:p w14:paraId="52DD9CC3" w14:textId="77777777" w:rsidR="002C2FFC" w:rsidRPr="005F63F8" w:rsidRDefault="00060559" w:rsidP="00FE2E6A">
            <w:pPr>
              <w:snapToGrid w:val="0"/>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rPr>
              <w:t xml:space="preserve">Where </w:t>
            </w:r>
            <w:proofErr w:type="spellStart"/>
            <w:r w:rsidRPr="005F63F8">
              <w:rPr>
                <w:rFonts w:ascii="Times New Roman" w:hAnsi="Times New Roman" w:cs="Times New Roman"/>
                <w:color w:val="4F81BD"/>
                <w:sz w:val="16"/>
                <w:szCs w:val="16"/>
              </w:rPr>
              <w:t>Observation.observation_concept_id</w:t>
            </w:r>
            <w:proofErr w:type="spellEnd"/>
            <w:r w:rsidRPr="005F63F8">
              <w:rPr>
                <w:rFonts w:ascii="Times New Roman" w:hAnsi="Times New Roman" w:cs="Times New Roman"/>
                <w:color w:val="4F81BD"/>
                <w:sz w:val="16"/>
                <w:szCs w:val="16"/>
              </w:rPr>
              <w:t xml:space="preserve"> = 4275495 (‘Tobacco smoking behavior - finding’)</w:t>
            </w:r>
          </w:p>
          <w:tbl>
            <w:tblPr>
              <w:tblW w:w="2919" w:type="dxa"/>
              <w:tblLayout w:type="fixed"/>
              <w:tblLook w:val="04A0" w:firstRow="1" w:lastRow="0" w:firstColumn="1" w:lastColumn="0" w:noHBand="0" w:noVBand="1"/>
            </w:tblPr>
            <w:tblGrid>
              <w:gridCol w:w="1241"/>
              <w:gridCol w:w="1678"/>
            </w:tblGrid>
            <w:tr w:rsidR="00EA10B3" w:rsidRPr="005F63F8" w14:paraId="482A2C2D" w14:textId="77777777" w:rsidTr="001221C7">
              <w:trPr>
                <w:trHeight w:val="330"/>
              </w:trPr>
              <w:tc>
                <w:tcPr>
                  <w:tcW w:w="2919"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AD3BDEF" w14:textId="77777777" w:rsidR="00060559" w:rsidRPr="005F63F8" w:rsidRDefault="00060559" w:rsidP="005F63F8">
                  <w:pPr>
                    <w:suppressAutoHyphens w:val="0"/>
                    <w:spacing w:before="0" w:after="0" w:line="240" w:lineRule="auto"/>
                    <w:jc w:val="center"/>
                    <w:rPr>
                      <w:rFonts w:ascii="Times New Roman" w:hAnsi="Times New Roman" w:cs="Times New Roman"/>
                      <w:b/>
                      <w:bCs/>
                      <w:color w:val="4F81BD"/>
                      <w:sz w:val="16"/>
                      <w:szCs w:val="16"/>
                      <w:lang w:eastAsia="en-US"/>
                    </w:rPr>
                  </w:pPr>
                  <w:r w:rsidRPr="005F63F8">
                    <w:rPr>
                      <w:rFonts w:ascii="Times New Roman" w:hAnsi="Times New Roman" w:cs="Times New Roman"/>
                      <w:color w:val="4F81BD"/>
                      <w:sz w:val="16"/>
                      <w:szCs w:val="16"/>
                      <w:lang w:eastAsia="en-US"/>
                    </w:rPr>
                    <w:t xml:space="preserve">OMOP  to </w:t>
                  </w:r>
                  <w:proofErr w:type="spellStart"/>
                  <w:r w:rsidRPr="005F63F8">
                    <w:rPr>
                      <w:rFonts w:ascii="Times New Roman" w:hAnsi="Times New Roman" w:cs="Times New Roman"/>
                      <w:color w:val="4F81BD"/>
                      <w:sz w:val="16"/>
                      <w:szCs w:val="16"/>
                      <w:lang w:eastAsia="en-US"/>
                    </w:rPr>
                    <w:t>PCORnet</w:t>
                  </w:r>
                  <w:proofErr w:type="spellEnd"/>
                </w:p>
              </w:tc>
            </w:tr>
            <w:tr w:rsidR="00EA10B3" w:rsidRPr="005F63F8" w14:paraId="7362930F"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14ED9696"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4209585</w:t>
                  </w:r>
                </w:p>
              </w:tc>
              <w:tc>
                <w:tcPr>
                  <w:tcW w:w="1678" w:type="dxa"/>
                  <w:tcBorders>
                    <w:top w:val="nil"/>
                    <w:left w:val="single" w:sz="8" w:space="0" w:color="auto"/>
                    <w:bottom w:val="single" w:sz="8" w:space="0" w:color="auto"/>
                    <w:right w:val="single" w:sz="8" w:space="0" w:color="auto"/>
                  </w:tcBorders>
                  <w:vAlign w:val="center"/>
                </w:tcPr>
                <w:p w14:paraId="79B6C2F8"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08 = Light tobacco smoker</w:t>
                  </w:r>
                </w:p>
              </w:tc>
            </w:tr>
            <w:tr w:rsidR="00EA10B3" w:rsidRPr="005F63F8" w14:paraId="19D30C36"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27B0A71A"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4209006</w:t>
                  </w:r>
                </w:p>
              </w:tc>
              <w:tc>
                <w:tcPr>
                  <w:tcW w:w="1678" w:type="dxa"/>
                  <w:tcBorders>
                    <w:top w:val="nil"/>
                    <w:left w:val="single" w:sz="8" w:space="0" w:color="auto"/>
                    <w:bottom w:val="single" w:sz="8" w:space="0" w:color="auto"/>
                    <w:right w:val="single" w:sz="8" w:space="0" w:color="auto"/>
                  </w:tcBorders>
                  <w:vAlign w:val="center"/>
                </w:tcPr>
                <w:p w14:paraId="3F0765A4"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07 = Heavy tobacco smoker</w:t>
                  </w:r>
                </w:p>
              </w:tc>
            </w:tr>
            <w:tr w:rsidR="00EA10B3" w:rsidRPr="005F63F8" w14:paraId="3BD14A6B"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50883FF8"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4044778</w:t>
                  </w:r>
                </w:p>
              </w:tc>
              <w:tc>
                <w:tcPr>
                  <w:tcW w:w="1678" w:type="dxa"/>
                  <w:tcBorders>
                    <w:top w:val="nil"/>
                    <w:left w:val="single" w:sz="8" w:space="0" w:color="auto"/>
                    <w:bottom w:val="single" w:sz="8" w:space="0" w:color="auto"/>
                    <w:right w:val="single" w:sz="8" w:space="0" w:color="auto"/>
                  </w:tcBorders>
                  <w:vAlign w:val="center"/>
                </w:tcPr>
                <w:p w14:paraId="160AEA75"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07 = Heavy tobacco smoker</w:t>
                  </w:r>
                </w:p>
              </w:tc>
            </w:tr>
            <w:tr w:rsidR="00EA10B3" w:rsidRPr="005F63F8" w14:paraId="770C8B29"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6720C263"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42709996</w:t>
                  </w:r>
                </w:p>
              </w:tc>
              <w:tc>
                <w:tcPr>
                  <w:tcW w:w="1678" w:type="dxa"/>
                  <w:tcBorders>
                    <w:top w:val="nil"/>
                    <w:left w:val="single" w:sz="8" w:space="0" w:color="auto"/>
                    <w:bottom w:val="single" w:sz="8" w:space="0" w:color="auto"/>
                    <w:right w:val="single" w:sz="8" w:space="0" w:color="auto"/>
                  </w:tcBorders>
                  <w:vAlign w:val="center"/>
                </w:tcPr>
                <w:p w14:paraId="6ECE2FCC"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01 = current every day smoker</w:t>
                  </w:r>
                </w:p>
              </w:tc>
            </w:tr>
            <w:tr w:rsidR="00EA10B3" w:rsidRPr="005F63F8" w14:paraId="6909530C"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37438D05"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highlight w:val="yellow"/>
                      <w:lang w:eastAsia="en-US"/>
                    </w:rPr>
                    <w:t>Occasional tobacco smoker</w:t>
                  </w:r>
                </w:p>
              </w:tc>
              <w:tc>
                <w:tcPr>
                  <w:tcW w:w="1678" w:type="dxa"/>
                  <w:tcBorders>
                    <w:top w:val="nil"/>
                    <w:left w:val="single" w:sz="8" w:space="0" w:color="auto"/>
                    <w:bottom w:val="single" w:sz="8" w:space="0" w:color="auto"/>
                    <w:right w:val="single" w:sz="8" w:space="0" w:color="auto"/>
                  </w:tcBorders>
                  <w:vAlign w:val="center"/>
                </w:tcPr>
                <w:p w14:paraId="3585CCAA"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02 = current some day smoker</w:t>
                  </w:r>
                </w:p>
              </w:tc>
            </w:tr>
            <w:tr w:rsidR="00EA10B3" w:rsidRPr="005F63F8" w14:paraId="01139457"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25C3E387"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4298794</w:t>
                  </w:r>
                </w:p>
              </w:tc>
              <w:tc>
                <w:tcPr>
                  <w:tcW w:w="1678" w:type="dxa"/>
                  <w:tcBorders>
                    <w:top w:val="nil"/>
                    <w:left w:val="single" w:sz="8" w:space="0" w:color="auto"/>
                    <w:bottom w:val="single" w:sz="8" w:space="0" w:color="auto"/>
                    <w:right w:val="single" w:sz="8" w:space="0" w:color="auto"/>
                  </w:tcBorders>
                  <w:vAlign w:val="center"/>
                </w:tcPr>
                <w:p w14:paraId="66FC88A8"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05 = Smoker, current status unknown</w:t>
                  </w:r>
                </w:p>
              </w:tc>
            </w:tr>
            <w:tr w:rsidR="00EA10B3" w:rsidRPr="005F63F8" w14:paraId="51064ECD"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672E7205"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4144272</w:t>
                  </w:r>
                </w:p>
              </w:tc>
              <w:tc>
                <w:tcPr>
                  <w:tcW w:w="1678" w:type="dxa"/>
                  <w:tcBorders>
                    <w:top w:val="nil"/>
                    <w:left w:val="single" w:sz="8" w:space="0" w:color="auto"/>
                    <w:bottom w:val="single" w:sz="8" w:space="0" w:color="auto"/>
                    <w:right w:val="single" w:sz="8" w:space="0" w:color="auto"/>
                  </w:tcBorders>
                  <w:vAlign w:val="center"/>
                </w:tcPr>
                <w:p w14:paraId="7BD90E4B"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04 = Never smoker</w:t>
                  </w:r>
                </w:p>
              </w:tc>
            </w:tr>
            <w:tr w:rsidR="00EA10B3" w:rsidRPr="005F63F8" w14:paraId="2A12B22B"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7A09FC8A"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4222303</w:t>
                  </w:r>
                </w:p>
              </w:tc>
              <w:tc>
                <w:tcPr>
                  <w:tcW w:w="1678" w:type="dxa"/>
                  <w:tcBorders>
                    <w:top w:val="nil"/>
                    <w:left w:val="single" w:sz="8" w:space="0" w:color="auto"/>
                    <w:bottom w:val="single" w:sz="8" w:space="0" w:color="auto"/>
                    <w:right w:val="single" w:sz="8" w:space="0" w:color="auto"/>
                  </w:tcBorders>
                  <w:vAlign w:val="center"/>
                </w:tcPr>
                <w:p w14:paraId="6C2A33D0"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lang w:eastAsia="en-US"/>
                    </w:rPr>
                    <w:t>OT = Other</w:t>
                  </w:r>
                </w:p>
              </w:tc>
            </w:tr>
            <w:tr w:rsidR="00EA10B3" w:rsidRPr="005F63F8" w14:paraId="1FA3C1B3"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2A49DBFC"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4310250</w:t>
                  </w:r>
                </w:p>
              </w:tc>
              <w:tc>
                <w:tcPr>
                  <w:tcW w:w="1678" w:type="dxa"/>
                  <w:tcBorders>
                    <w:top w:val="nil"/>
                    <w:left w:val="single" w:sz="8" w:space="0" w:color="auto"/>
                    <w:bottom w:val="single" w:sz="8" w:space="0" w:color="auto"/>
                    <w:right w:val="single" w:sz="8" w:space="0" w:color="auto"/>
                  </w:tcBorders>
                  <w:vAlign w:val="center"/>
                </w:tcPr>
                <w:p w14:paraId="6E892D82"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03 = Former smoker</w:t>
                  </w:r>
                </w:p>
              </w:tc>
            </w:tr>
            <w:tr w:rsidR="00EA10B3" w:rsidRPr="005F63F8" w14:paraId="66C068F2"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684AB209"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4141786</w:t>
                  </w:r>
                </w:p>
              </w:tc>
              <w:tc>
                <w:tcPr>
                  <w:tcW w:w="1678" w:type="dxa"/>
                  <w:tcBorders>
                    <w:top w:val="nil"/>
                    <w:left w:val="single" w:sz="8" w:space="0" w:color="auto"/>
                    <w:bottom w:val="single" w:sz="8" w:space="0" w:color="auto"/>
                    <w:right w:val="single" w:sz="8" w:space="0" w:color="auto"/>
                  </w:tcBorders>
                  <w:vAlign w:val="center"/>
                </w:tcPr>
                <w:p w14:paraId="149D0473"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06 = Unknown if ever smoked</w:t>
                  </w:r>
                </w:p>
              </w:tc>
            </w:tr>
            <w:tr w:rsidR="00EA10B3" w:rsidRPr="005F63F8" w14:paraId="7AB4C35A"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7E86FC74"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44814650</w:t>
                  </w:r>
                </w:p>
              </w:tc>
              <w:tc>
                <w:tcPr>
                  <w:tcW w:w="1678" w:type="dxa"/>
                  <w:tcBorders>
                    <w:top w:val="nil"/>
                    <w:left w:val="single" w:sz="8" w:space="0" w:color="auto"/>
                    <w:bottom w:val="single" w:sz="8" w:space="0" w:color="auto"/>
                    <w:right w:val="single" w:sz="8" w:space="0" w:color="auto"/>
                  </w:tcBorders>
                  <w:vAlign w:val="center"/>
                </w:tcPr>
                <w:p w14:paraId="1B8FE79A"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NI = No Information</w:t>
                  </w:r>
                </w:p>
              </w:tc>
            </w:tr>
            <w:tr w:rsidR="00EA10B3" w:rsidRPr="005F63F8" w14:paraId="6F7BE588" w14:textId="77777777" w:rsidTr="001221C7">
              <w:trPr>
                <w:trHeight w:val="330"/>
              </w:trPr>
              <w:tc>
                <w:tcPr>
                  <w:tcW w:w="1241" w:type="dxa"/>
                  <w:tcBorders>
                    <w:top w:val="nil"/>
                    <w:left w:val="single" w:sz="8" w:space="0" w:color="auto"/>
                    <w:bottom w:val="single" w:sz="8" w:space="0" w:color="auto"/>
                    <w:right w:val="single" w:sz="8" w:space="0" w:color="auto"/>
                  </w:tcBorders>
                  <w:shd w:val="clear" w:color="auto" w:fill="F2F2F2"/>
                  <w:noWrap/>
                  <w:vAlign w:val="center"/>
                  <w:hideMark/>
                </w:tcPr>
                <w:p w14:paraId="03B74DAF"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44814649</w:t>
                  </w:r>
                </w:p>
              </w:tc>
              <w:tc>
                <w:tcPr>
                  <w:tcW w:w="1678" w:type="dxa"/>
                  <w:tcBorders>
                    <w:top w:val="nil"/>
                    <w:left w:val="single" w:sz="8" w:space="0" w:color="auto"/>
                    <w:bottom w:val="single" w:sz="8" w:space="0" w:color="auto"/>
                    <w:right w:val="single" w:sz="8" w:space="0" w:color="auto"/>
                  </w:tcBorders>
                  <w:vAlign w:val="center"/>
                </w:tcPr>
                <w:p w14:paraId="2A2BDAF6"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lang w:eastAsia="en-US"/>
                    </w:rPr>
                    <w:t>OT = Other</w:t>
                  </w:r>
                </w:p>
              </w:tc>
            </w:tr>
          </w:tbl>
          <w:p w14:paraId="7F218E42" w14:textId="77777777" w:rsidR="00060559" w:rsidRPr="005F63F8" w:rsidRDefault="00060559" w:rsidP="00FE2E6A">
            <w:pPr>
              <w:snapToGrid w:val="0"/>
              <w:ind w:right="4"/>
              <w:rPr>
                <w:rFonts w:ascii="Times New Roman" w:hAnsi="Times New Roman" w:cs="Times New Roman"/>
                <w:color w:val="4F81BD"/>
                <w:sz w:val="16"/>
                <w:szCs w:val="16"/>
              </w:rPr>
            </w:pPr>
          </w:p>
        </w:tc>
        <w:tc>
          <w:tcPr>
            <w:tcW w:w="1657" w:type="pct"/>
            <w:tcBorders>
              <w:top w:val="single" w:sz="4" w:space="0" w:color="808080"/>
              <w:left w:val="single" w:sz="4" w:space="0" w:color="808080"/>
              <w:bottom w:val="single" w:sz="4" w:space="0" w:color="808080"/>
              <w:right w:val="single" w:sz="4" w:space="0" w:color="808080"/>
            </w:tcBorders>
            <w:shd w:val="clear" w:color="auto" w:fill="auto"/>
          </w:tcPr>
          <w:tbl>
            <w:tblPr>
              <w:tblW w:w="3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9"/>
              <w:gridCol w:w="1594"/>
            </w:tblGrid>
            <w:tr w:rsidR="00AF2C26" w:rsidRPr="00CA289F" w14:paraId="62E0B7A5" w14:textId="77777777" w:rsidTr="001221C7">
              <w:tc>
                <w:tcPr>
                  <w:tcW w:w="3343" w:type="dxa"/>
                  <w:gridSpan w:val="2"/>
                  <w:shd w:val="clear" w:color="auto" w:fill="auto"/>
                </w:tcPr>
                <w:p w14:paraId="455B83EB" w14:textId="77777777" w:rsidR="00AF2C26" w:rsidRPr="00CA289F" w:rsidRDefault="00AF2C26" w:rsidP="00896D92">
                  <w:pPr>
                    <w:snapToGrid w:val="0"/>
                    <w:spacing w:line="240" w:lineRule="auto"/>
                    <w:ind w:right="4"/>
                    <w:jc w:val="center"/>
                    <w:rPr>
                      <w:rFonts w:ascii="Times New Roman" w:hAnsi="Times New Roman" w:cs="Times New Roman"/>
                      <w:sz w:val="16"/>
                      <w:szCs w:val="16"/>
                    </w:rPr>
                  </w:pPr>
                  <w:r w:rsidRPr="00CA289F">
                    <w:rPr>
                      <w:rFonts w:ascii="Times New Roman" w:hAnsi="Times New Roman" w:cs="Times New Roman"/>
                      <w:sz w:val="16"/>
                      <w:szCs w:val="16"/>
                    </w:rPr>
                    <w:t>OMOP Concepts</w:t>
                  </w:r>
                </w:p>
              </w:tc>
            </w:tr>
            <w:tr w:rsidR="00AF2C26" w:rsidRPr="005F63F8" w14:paraId="1BE53E6D"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single" w:sz="8" w:space="0" w:color="auto"/>
                    <w:left w:val="single" w:sz="8" w:space="0" w:color="auto"/>
                    <w:bottom w:val="single" w:sz="8" w:space="0" w:color="auto"/>
                    <w:right w:val="single" w:sz="8" w:space="0" w:color="auto"/>
                  </w:tcBorders>
                  <w:shd w:val="clear" w:color="auto" w:fill="F2F2F2"/>
                  <w:noWrap/>
                  <w:vAlign w:val="center"/>
                </w:tcPr>
                <w:p w14:paraId="61F216A5" w14:textId="77777777" w:rsidR="00AF2C26" w:rsidRPr="005F63F8" w:rsidRDefault="00AF2C26" w:rsidP="00896D92">
                  <w:pPr>
                    <w:suppressAutoHyphens w:val="0"/>
                    <w:spacing w:before="0" w:after="0" w:line="240" w:lineRule="auto"/>
                    <w:rPr>
                      <w:rFonts w:ascii="Times New Roman" w:hAnsi="Times New Roman" w:cs="Times New Roman"/>
                      <w:b/>
                      <w:bCs/>
                      <w:color w:val="4F81BD"/>
                      <w:sz w:val="16"/>
                      <w:szCs w:val="16"/>
                      <w:lang w:eastAsia="en-US"/>
                    </w:rPr>
                  </w:pPr>
                  <w:r w:rsidRPr="005F63F8">
                    <w:rPr>
                      <w:rFonts w:ascii="Times New Roman" w:hAnsi="Times New Roman" w:cs="Times New Roman"/>
                      <w:b/>
                      <w:bCs/>
                      <w:color w:val="4F81BD"/>
                      <w:sz w:val="16"/>
                      <w:szCs w:val="16"/>
                      <w:lang w:eastAsia="en-US"/>
                    </w:rPr>
                    <w:t>Concept ID</w:t>
                  </w:r>
                </w:p>
              </w:tc>
              <w:tc>
                <w:tcPr>
                  <w:tcW w:w="1594" w:type="dxa"/>
                  <w:tcBorders>
                    <w:top w:val="single" w:sz="8" w:space="0" w:color="auto"/>
                    <w:left w:val="single" w:sz="8" w:space="0" w:color="auto"/>
                    <w:bottom w:val="single" w:sz="8" w:space="0" w:color="auto"/>
                    <w:right w:val="single" w:sz="8" w:space="0" w:color="auto"/>
                  </w:tcBorders>
                  <w:shd w:val="clear" w:color="auto" w:fill="auto"/>
                  <w:vAlign w:val="center"/>
                </w:tcPr>
                <w:p w14:paraId="1F5BB2C0" w14:textId="77777777" w:rsidR="00AF2C26" w:rsidRPr="005F63F8" w:rsidRDefault="00AF2C26" w:rsidP="00896D92">
                  <w:pPr>
                    <w:suppressAutoHyphens w:val="0"/>
                    <w:spacing w:before="0" w:after="0" w:line="240" w:lineRule="auto"/>
                    <w:rPr>
                      <w:rFonts w:ascii="Times New Roman" w:hAnsi="Times New Roman" w:cs="Times New Roman"/>
                      <w:b/>
                      <w:bCs/>
                      <w:color w:val="4F81BD"/>
                      <w:sz w:val="16"/>
                      <w:szCs w:val="16"/>
                      <w:lang w:eastAsia="en-US"/>
                    </w:rPr>
                  </w:pPr>
                  <w:r w:rsidRPr="005F63F8">
                    <w:rPr>
                      <w:rFonts w:ascii="Times New Roman" w:hAnsi="Times New Roman" w:cs="Times New Roman"/>
                      <w:b/>
                      <w:bCs/>
                      <w:color w:val="4F81BD"/>
                      <w:sz w:val="16"/>
                      <w:szCs w:val="16"/>
                      <w:lang w:eastAsia="en-US"/>
                    </w:rPr>
                    <w:t>Concept Name</w:t>
                  </w:r>
                </w:p>
              </w:tc>
            </w:tr>
            <w:tr w:rsidR="00AF2C26" w:rsidRPr="005F63F8" w14:paraId="532FF556"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4498AACC"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4209585</w:t>
                  </w:r>
                </w:p>
              </w:tc>
              <w:tc>
                <w:tcPr>
                  <w:tcW w:w="1594" w:type="dxa"/>
                  <w:tcBorders>
                    <w:top w:val="nil"/>
                    <w:left w:val="single" w:sz="8" w:space="0" w:color="auto"/>
                    <w:bottom w:val="single" w:sz="8" w:space="0" w:color="auto"/>
                    <w:right w:val="single" w:sz="8" w:space="0" w:color="auto"/>
                  </w:tcBorders>
                  <w:vAlign w:val="center"/>
                </w:tcPr>
                <w:p w14:paraId="2FDD2DBA"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Moderate smoker (20 or less per day)</w:t>
                  </w:r>
                </w:p>
              </w:tc>
            </w:tr>
            <w:tr w:rsidR="00AF2C26" w:rsidRPr="005F63F8" w14:paraId="1D61110E"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71E3C9FE"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4209006</w:t>
                  </w:r>
                </w:p>
              </w:tc>
              <w:tc>
                <w:tcPr>
                  <w:tcW w:w="1594" w:type="dxa"/>
                  <w:tcBorders>
                    <w:top w:val="nil"/>
                    <w:left w:val="single" w:sz="8" w:space="0" w:color="auto"/>
                    <w:bottom w:val="single" w:sz="8" w:space="0" w:color="auto"/>
                    <w:right w:val="single" w:sz="8" w:space="0" w:color="auto"/>
                  </w:tcBorders>
                  <w:vAlign w:val="center"/>
                </w:tcPr>
                <w:p w14:paraId="4AC908BD"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Heavy smoker (over 20 per day)</w:t>
                  </w:r>
                </w:p>
              </w:tc>
            </w:tr>
            <w:tr w:rsidR="00AF2C26" w:rsidRPr="005F63F8" w14:paraId="0EE038C7"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2FD80A1F"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4044778</w:t>
                  </w:r>
                </w:p>
              </w:tc>
              <w:tc>
                <w:tcPr>
                  <w:tcW w:w="1594" w:type="dxa"/>
                  <w:tcBorders>
                    <w:top w:val="nil"/>
                    <w:left w:val="single" w:sz="8" w:space="0" w:color="auto"/>
                    <w:bottom w:val="single" w:sz="8" w:space="0" w:color="auto"/>
                    <w:right w:val="single" w:sz="8" w:space="0" w:color="auto"/>
                  </w:tcBorders>
                  <w:vAlign w:val="center"/>
                </w:tcPr>
                <w:p w14:paraId="0E091E68"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Chain smoker</w:t>
                  </w:r>
                </w:p>
              </w:tc>
            </w:tr>
            <w:tr w:rsidR="00AF2C26" w:rsidRPr="005F63F8" w14:paraId="73BB81A3"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4AEED839" w14:textId="77777777" w:rsidR="00AF2C26" w:rsidRPr="005F63F8" w:rsidRDefault="00AF2C26" w:rsidP="00896D92">
                  <w:pPr>
                    <w:rPr>
                      <w:rFonts w:ascii="Times New Roman" w:hAnsi="Times New Roman" w:cs="Times New Roman"/>
                      <w:color w:val="4F81BD"/>
                      <w:sz w:val="16"/>
                      <w:szCs w:val="16"/>
                      <w:highlight w:val="yellow"/>
                    </w:rPr>
                  </w:pPr>
                  <w:r w:rsidRPr="005F63F8">
                    <w:rPr>
                      <w:rFonts w:ascii="Times New Roman" w:hAnsi="Times New Roman" w:cs="Times New Roman"/>
                      <w:color w:val="4F81BD"/>
                      <w:sz w:val="16"/>
                      <w:szCs w:val="16"/>
                    </w:rPr>
                    <w:t>42709996</w:t>
                  </w:r>
                </w:p>
              </w:tc>
              <w:tc>
                <w:tcPr>
                  <w:tcW w:w="1594" w:type="dxa"/>
                  <w:tcBorders>
                    <w:top w:val="nil"/>
                    <w:left w:val="single" w:sz="8" w:space="0" w:color="auto"/>
                    <w:bottom w:val="single" w:sz="8" w:space="0" w:color="auto"/>
                    <w:right w:val="single" w:sz="8" w:space="0" w:color="auto"/>
                  </w:tcBorders>
                  <w:vAlign w:val="center"/>
                </w:tcPr>
                <w:p w14:paraId="47E9E9CF"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Smokes tobacco daily</w:t>
                  </w:r>
                </w:p>
              </w:tc>
            </w:tr>
            <w:tr w:rsidR="00AF2C26" w:rsidRPr="005F63F8" w14:paraId="7AB8591F"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7B694971" w14:textId="77777777" w:rsidR="00AF2C26" w:rsidRPr="005F63F8" w:rsidRDefault="00AF2C26" w:rsidP="00896D92">
                  <w:pPr>
                    <w:rPr>
                      <w:rFonts w:ascii="Times New Roman" w:hAnsi="Times New Roman" w:cs="Times New Roman"/>
                      <w:color w:val="4F81BD"/>
                      <w:sz w:val="16"/>
                      <w:szCs w:val="16"/>
                      <w:highlight w:val="yellow"/>
                    </w:rPr>
                  </w:pPr>
                  <w:r w:rsidRPr="005F63F8">
                    <w:rPr>
                      <w:rFonts w:ascii="Times New Roman" w:hAnsi="Times New Roman" w:cs="Times New Roman"/>
                      <w:color w:val="4F81BD"/>
                      <w:sz w:val="16"/>
                      <w:szCs w:val="16"/>
                      <w:highlight w:val="yellow"/>
                    </w:rPr>
                    <w:t>TBD</w:t>
                  </w:r>
                </w:p>
              </w:tc>
              <w:tc>
                <w:tcPr>
                  <w:tcW w:w="1594" w:type="dxa"/>
                  <w:tcBorders>
                    <w:top w:val="nil"/>
                    <w:left w:val="single" w:sz="8" w:space="0" w:color="auto"/>
                    <w:bottom w:val="single" w:sz="8" w:space="0" w:color="auto"/>
                    <w:right w:val="single" w:sz="8" w:space="0" w:color="auto"/>
                  </w:tcBorders>
                  <w:vAlign w:val="center"/>
                </w:tcPr>
                <w:p w14:paraId="11335E61"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Occasional tobacco smoker</w:t>
                  </w:r>
                </w:p>
              </w:tc>
            </w:tr>
            <w:tr w:rsidR="00AF2C26" w:rsidRPr="005F63F8" w14:paraId="1398C6F7"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0D3FE8B6"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4298794</w:t>
                  </w:r>
                </w:p>
              </w:tc>
              <w:tc>
                <w:tcPr>
                  <w:tcW w:w="1594" w:type="dxa"/>
                  <w:tcBorders>
                    <w:top w:val="nil"/>
                    <w:left w:val="single" w:sz="8" w:space="0" w:color="auto"/>
                    <w:bottom w:val="single" w:sz="8" w:space="0" w:color="auto"/>
                    <w:right w:val="single" w:sz="8" w:space="0" w:color="auto"/>
                  </w:tcBorders>
                  <w:vAlign w:val="center"/>
                </w:tcPr>
                <w:p w14:paraId="67CF37B3"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Smoker</w:t>
                  </w:r>
                </w:p>
              </w:tc>
            </w:tr>
            <w:tr w:rsidR="00AF2C26" w:rsidRPr="005F63F8" w14:paraId="17FDF716"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6715ABA6"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4144272</w:t>
                  </w:r>
                </w:p>
              </w:tc>
              <w:tc>
                <w:tcPr>
                  <w:tcW w:w="1594" w:type="dxa"/>
                  <w:tcBorders>
                    <w:top w:val="nil"/>
                    <w:left w:val="single" w:sz="8" w:space="0" w:color="auto"/>
                    <w:bottom w:val="single" w:sz="8" w:space="0" w:color="auto"/>
                    <w:right w:val="single" w:sz="8" w:space="0" w:color="auto"/>
                  </w:tcBorders>
                  <w:vAlign w:val="center"/>
                </w:tcPr>
                <w:p w14:paraId="4566E8CE"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Never smoked tobacco</w:t>
                  </w:r>
                </w:p>
              </w:tc>
            </w:tr>
            <w:tr w:rsidR="00AF2C26" w:rsidRPr="005F63F8" w14:paraId="43194D06"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04FCCF14"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4222303</w:t>
                  </w:r>
                </w:p>
              </w:tc>
              <w:tc>
                <w:tcPr>
                  <w:tcW w:w="1594" w:type="dxa"/>
                  <w:tcBorders>
                    <w:top w:val="nil"/>
                    <w:left w:val="single" w:sz="8" w:space="0" w:color="auto"/>
                    <w:bottom w:val="single" w:sz="8" w:space="0" w:color="auto"/>
                    <w:right w:val="single" w:sz="8" w:space="0" w:color="auto"/>
                  </w:tcBorders>
                  <w:vAlign w:val="center"/>
                </w:tcPr>
                <w:p w14:paraId="71A0DBB3"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Non-smoker</w:t>
                  </w:r>
                </w:p>
              </w:tc>
            </w:tr>
            <w:tr w:rsidR="00AF2C26" w:rsidRPr="005F63F8" w14:paraId="0FAE955F"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3CACC7B5"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4310250</w:t>
                  </w:r>
                </w:p>
              </w:tc>
              <w:tc>
                <w:tcPr>
                  <w:tcW w:w="1594" w:type="dxa"/>
                  <w:tcBorders>
                    <w:top w:val="nil"/>
                    <w:left w:val="single" w:sz="8" w:space="0" w:color="auto"/>
                    <w:bottom w:val="single" w:sz="8" w:space="0" w:color="auto"/>
                    <w:right w:val="single" w:sz="8" w:space="0" w:color="auto"/>
                  </w:tcBorders>
                  <w:vAlign w:val="center"/>
                </w:tcPr>
                <w:p w14:paraId="4B762D24"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Ex-smoker</w:t>
                  </w:r>
                </w:p>
              </w:tc>
            </w:tr>
            <w:tr w:rsidR="00AF2C26" w:rsidRPr="005F63F8" w14:paraId="55D4244B"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37A52871"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4141786</w:t>
                  </w:r>
                </w:p>
              </w:tc>
              <w:tc>
                <w:tcPr>
                  <w:tcW w:w="1594" w:type="dxa"/>
                  <w:tcBorders>
                    <w:top w:val="nil"/>
                    <w:left w:val="single" w:sz="8" w:space="0" w:color="auto"/>
                    <w:bottom w:val="single" w:sz="8" w:space="0" w:color="auto"/>
                    <w:right w:val="single" w:sz="8" w:space="0" w:color="auto"/>
                  </w:tcBorders>
                  <w:vAlign w:val="center"/>
                </w:tcPr>
                <w:p w14:paraId="560D431A"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Tobacco smoking consumption(status) unknown</w:t>
                  </w:r>
                </w:p>
              </w:tc>
            </w:tr>
            <w:tr w:rsidR="00AF2C26" w:rsidRPr="005F63F8" w14:paraId="67A448F1"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46814802"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44814650</w:t>
                  </w:r>
                </w:p>
              </w:tc>
              <w:tc>
                <w:tcPr>
                  <w:tcW w:w="1594" w:type="dxa"/>
                  <w:tcBorders>
                    <w:top w:val="nil"/>
                    <w:left w:val="single" w:sz="8" w:space="0" w:color="auto"/>
                    <w:bottom w:val="single" w:sz="8" w:space="0" w:color="auto"/>
                    <w:right w:val="single" w:sz="8" w:space="0" w:color="auto"/>
                  </w:tcBorders>
                  <w:vAlign w:val="center"/>
                </w:tcPr>
                <w:p w14:paraId="68B44ABE"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No Information</w:t>
                  </w:r>
                </w:p>
              </w:tc>
            </w:tr>
            <w:tr w:rsidR="00AF2C26" w:rsidRPr="005F63F8" w14:paraId="07B9E243"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248F314D"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44814649</w:t>
                  </w:r>
                </w:p>
              </w:tc>
              <w:tc>
                <w:tcPr>
                  <w:tcW w:w="1594" w:type="dxa"/>
                  <w:tcBorders>
                    <w:top w:val="nil"/>
                    <w:left w:val="single" w:sz="8" w:space="0" w:color="auto"/>
                    <w:bottom w:val="single" w:sz="8" w:space="0" w:color="auto"/>
                    <w:right w:val="single" w:sz="8" w:space="0" w:color="auto"/>
                  </w:tcBorders>
                  <w:vAlign w:val="center"/>
                </w:tcPr>
                <w:p w14:paraId="24631218"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Other</w:t>
                  </w:r>
                </w:p>
              </w:tc>
            </w:tr>
          </w:tbl>
          <w:p w14:paraId="0129D905" w14:textId="77777777" w:rsidR="002C2FFC" w:rsidRPr="005F63F8" w:rsidRDefault="002C2FFC" w:rsidP="00FE2E6A">
            <w:pPr>
              <w:snapToGrid w:val="0"/>
              <w:spacing w:line="240" w:lineRule="auto"/>
              <w:ind w:right="4"/>
              <w:rPr>
                <w:rFonts w:ascii="Times New Roman" w:hAnsi="Times New Roman" w:cs="Times New Roman"/>
                <w:color w:val="4F81BD"/>
                <w:szCs w:val="20"/>
              </w:rPr>
            </w:pPr>
          </w:p>
        </w:tc>
      </w:tr>
      <w:tr w:rsidR="00EA10B3" w:rsidRPr="005F63F8" w14:paraId="2AD72956" w14:textId="77777777" w:rsidTr="001221C7">
        <w:trPr>
          <w:cantSplit/>
        </w:trPr>
        <w:tc>
          <w:tcPr>
            <w:tcW w:w="686" w:type="pct"/>
            <w:tcBorders>
              <w:top w:val="single" w:sz="4" w:space="0" w:color="808080"/>
              <w:left w:val="single" w:sz="4" w:space="0" w:color="808080"/>
              <w:bottom w:val="single" w:sz="4" w:space="0" w:color="808080"/>
            </w:tcBorders>
            <w:shd w:val="clear" w:color="auto" w:fill="auto"/>
          </w:tcPr>
          <w:p w14:paraId="2259EB3A" w14:textId="77777777" w:rsidR="002C2FFC" w:rsidRPr="005F63F8" w:rsidRDefault="00426A22" w:rsidP="00FE2E6A">
            <w:pPr>
              <w:rPr>
                <w:rFonts w:ascii="Times New Roman" w:hAnsi="Times New Roman" w:cs="Times New Roman"/>
                <w:color w:val="4F81BD"/>
                <w:sz w:val="16"/>
                <w:szCs w:val="16"/>
              </w:rPr>
            </w:pPr>
            <w:r w:rsidRPr="005F63F8">
              <w:rPr>
                <w:rFonts w:ascii="Times New Roman" w:hAnsi="Times New Roman" w:cs="Times New Roman"/>
                <w:color w:val="4F81BD"/>
                <w:sz w:val="16"/>
                <w:szCs w:val="16"/>
              </w:rPr>
              <w:lastRenderedPageBreak/>
              <w:t>TOBACCO_TYPE</w:t>
            </w:r>
          </w:p>
        </w:tc>
        <w:tc>
          <w:tcPr>
            <w:tcW w:w="775" w:type="pct"/>
            <w:tcBorders>
              <w:top w:val="single" w:sz="4" w:space="0" w:color="808080"/>
              <w:left w:val="single" w:sz="4" w:space="0" w:color="808080"/>
              <w:bottom w:val="single" w:sz="4" w:space="0" w:color="808080"/>
            </w:tcBorders>
            <w:shd w:val="clear" w:color="auto" w:fill="auto"/>
          </w:tcPr>
          <w:p w14:paraId="6EA1C963" w14:textId="77777777" w:rsidR="002C2FFC" w:rsidRDefault="00426A22" w:rsidP="00EA10B3">
            <w:pPr>
              <w:snapToGrid w:val="0"/>
              <w:spacing w:line="240" w:lineRule="auto"/>
              <w:ind w:right="4"/>
              <w:rPr>
                <w:rFonts w:ascii="Times New Roman" w:hAnsi="Times New Roman" w:cs="Times New Roman"/>
                <w:color w:val="4F81BD"/>
                <w:sz w:val="16"/>
                <w:szCs w:val="16"/>
              </w:rPr>
            </w:pPr>
            <w:proofErr w:type="spellStart"/>
            <w:r w:rsidRPr="005F63F8">
              <w:rPr>
                <w:rFonts w:ascii="Times New Roman" w:hAnsi="Times New Roman" w:cs="Times New Roman"/>
                <w:color w:val="4F81BD"/>
                <w:sz w:val="16"/>
                <w:szCs w:val="16"/>
              </w:rPr>
              <w:t>Observation.</w:t>
            </w:r>
            <w:r w:rsidR="00EA10B3" w:rsidRPr="005F63F8">
              <w:rPr>
                <w:rFonts w:ascii="Times New Roman" w:hAnsi="Times New Roman" w:cs="Times New Roman"/>
                <w:color w:val="4F81BD"/>
                <w:sz w:val="16"/>
                <w:szCs w:val="16"/>
              </w:rPr>
              <w:t>value_as</w:t>
            </w:r>
            <w:r w:rsidRPr="005F63F8">
              <w:rPr>
                <w:rFonts w:ascii="Times New Roman" w:hAnsi="Times New Roman" w:cs="Times New Roman"/>
                <w:color w:val="4F81BD"/>
                <w:sz w:val="16"/>
                <w:szCs w:val="16"/>
              </w:rPr>
              <w:t>_concept_id</w:t>
            </w:r>
            <w:proofErr w:type="spellEnd"/>
          </w:p>
          <w:p w14:paraId="4FB7D971" w14:textId="77777777" w:rsidR="00BD427E" w:rsidRPr="005F63F8" w:rsidRDefault="00BD427E" w:rsidP="00EA10B3">
            <w:pPr>
              <w:snapToGrid w:val="0"/>
              <w:spacing w:line="240" w:lineRule="auto"/>
              <w:ind w:right="4"/>
              <w:rPr>
                <w:rFonts w:ascii="Times New Roman" w:hAnsi="Times New Roman" w:cs="Times New Roman"/>
                <w:color w:val="4F81BD"/>
                <w:sz w:val="16"/>
                <w:szCs w:val="16"/>
              </w:rPr>
            </w:pPr>
          </w:p>
        </w:tc>
        <w:tc>
          <w:tcPr>
            <w:tcW w:w="1882" w:type="pct"/>
            <w:tcBorders>
              <w:top w:val="single" w:sz="4" w:space="0" w:color="808080"/>
              <w:left w:val="single" w:sz="4" w:space="0" w:color="808080"/>
              <w:bottom w:val="single" w:sz="4" w:space="0" w:color="808080"/>
            </w:tcBorders>
            <w:shd w:val="clear" w:color="auto" w:fill="auto"/>
          </w:tcPr>
          <w:p w14:paraId="5B1DB544" w14:textId="77777777" w:rsidR="002C2FFC" w:rsidRPr="005F63F8" w:rsidRDefault="00D75DAB" w:rsidP="00B06304">
            <w:pPr>
              <w:snapToGrid w:val="0"/>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rPr>
              <w:t xml:space="preserve">If a fact for </w:t>
            </w:r>
            <w:proofErr w:type="spellStart"/>
            <w:r w:rsidRPr="005F63F8">
              <w:rPr>
                <w:rFonts w:ascii="Times New Roman" w:hAnsi="Times New Roman" w:cs="Times New Roman"/>
                <w:color w:val="4F81BD"/>
                <w:sz w:val="16"/>
                <w:szCs w:val="16"/>
              </w:rPr>
              <w:t>Observation.observation_concept_id</w:t>
            </w:r>
            <w:proofErr w:type="spellEnd"/>
            <w:r w:rsidRPr="005F63F8">
              <w:rPr>
                <w:rFonts w:ascii="Times New Roman" w:hAnsi="Times New Roman" w:cs="Times New Roman"/>
                <w:color w:val="4F81BD"/>
                <w:sz w:val="16"/>
                <w:szCs w:val="16"/>
              </w:rPr>
              <w:t xml:space="preserve"> = 4275495 (‘Tobacco smoking behavior - finding’) is linked to a fact for </w:t>
            </w:r>
            <w:proofErr w:type="spellStart"/>
            <w:r w:rsidR="00060559" w:rsidRPr="005F63F8">
              <w:rPr>
                <w:rFonts w:ascii="Times New Roman" w:hAnsi="Times New Roman" w:cs="Times New Roman"/>
                <w:color w:val="4F81BD"/>
                <w:sz w:val="16"/>
                <w:szCs w:val="16"/>
              </w:rPr>
              <w:t>Observation.observation_concept_id</w:t>
            </w:r>
            <w:proofErr w:type="spellEnd"/>
            <w:r w:rsidR="00060559" w:rsidRPr="005F63F8">
              <w:rPr>
                <w:rFonts w:ascii="Times New Roman" w:hAnsi="Times New Roman" w:cs="Times New Roman"/>
                <w:color w:val="4F81BD"/>
                <w:sz w:val="16"/>
                <w:szCs w:val="16"/>
              </w:rPr>
              <w:t xml:space="preserve"> = 4298794 (‘Smoker’)</w:t>
            </w:r>
            <w:r w:rsidRPr="005F63F8">
              <w:rPr>
                <w:rFonts w:ascii="Times New Roman" w:hAnsi="Times New Roman" w:cs="Times New Roman"/>
                <w:color w:val="4F81BD"/>
                <w:sz w:val="16"/>
                <w:szCs w:val="16"/>
              </w:rPr>
              <w:t xml:space="preserve"> in </w:t>
            </w:r>
            <w:proofErr w:type="spellStart"/>
            <w:r w:rsidRPr="005F63F8">
              <w:rPr>
                <w:rFonts w:ascii="Times New Roman" w:hAnsi="Times New Roman" w:cs="Times New Roman"/>
                <w:color w:val="4F81BD"/>
                <w:sz w:val="16"/>
                <w:szCs w:val="16"/>
              </w:rPr>
              <w:t>Fact_Relationship</w:t>
            </w:r>
            <w:proofErr w:type="spellEnd"/>
            <w:r w:rsidRPr="005F63F8">
              <w:rPr>
                <w:rFonts w:ascii="Times New Roman" w:hAnsi="Times New Roman" w:cs="Times New Roman"/>
                <w:color w:val="4F81BD"/>
                <w:sz w:val="16"/>
                <w:szCs w:val="16"/>
              </w:rPr>
              <w:t xml:space="preserve"> table, use the following values </w:t>
            </w:r>
            <w:r w:rsidR="00B06304">
              <w:rPr>
                <w:rFonts w:ascii="Times New Roman" w:hAnsi="Times New Roman" w:cs="Times New Roman"/>
                <w:color w:val="4F81BD"/>
                <w:sz w:val="16"/>
                <w:szCs w:val="16"/>
              </w:rPr>
              <w:t>for</w:t>
            </w:r>
            <w:r w:rsidRPr="005F63F8">
              <w:rPr>
                <w:rFonts w:ascii="Times New Roman" w:hAnsi="Times New Roman" w:cs="Times New Roman"/>
                <w:color w:val="4F81BD"/>
                <w:sz w:val="16"/>
                <w:szCs w:val="16"/>
              </w:rPr>
              <w:t xml:space="preserve"> </w:t>
            </w:r>
            <w:proofErr w:type="spellStart"/>
            <w:r w:rsidRPr="005F63F8">
              <w:rPr>
                <w:rFonts w:ascii="Times New Roman" w:hAnsi="Times New Roman" w:cs="Times New Roman"/>
                <w:color w:val="4F81BD"/>
                <w:sz w:val="16"/>
                <w:szCs w:val="16"/>
              </w:rPr>
              <w:t>Observation.observation_concept_id</w:t>
            </w:r>
            <w:proofErr w:type="spellEnd"/>
            <w:r w:rsidRPr="005F63F8">
              <w:rPr>
                <w:rFonts w:ascii="Times New Roman" w:hAnsi="Times New Roman" w:cs="Times New Roman"/>
                <w:color w:val="4F81BD"/>
                <w:sz w:val="16"/>
                <w:szCs w:val="16"/>
              </w:rPr>
              <w:t xml:space="preserve"> = 4298794 </w:t>
            </w:r>
          </w:p>
          <w:tbl>
            <w:tblPr>
              <w:tblW w:w="3752" w:type="dxa"/>
              <w:tblLayout w:type="fixed"/>
              <w:tblLook w:val="04A0" w:firstRow="1" w:lastRow="0" w:firstColumn="1" w:lastColumn="0" w:noHBand="0" w:noVBand="1"/>
            </w:tblPr>
            <w:tblGrid>
              <w:gridCol w:w="1862"/>
              <w:gridCol w:w="1890"/>
            </w:tblGrid>
            <w:tr w:rsidR="00060559" w:rsidRPr="005F63F8" w14:paraId="6493E6C6" w14:textId="77777777" w:rsidTr="001221C7">
              <w:trPr>
                <w:trHeight w:val="330"/>
              </w:trPr>
              <w:tc>
                <w:tcPr>
                  <w:tcW w:w="3752"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BFDD27" w14:textId="77777777" w:rsidR="00060559" w:rsidRPr="005F63F8" w:rsidRDefault="00060559" w:rsidP="005F63F8">
                  <w:pPr>
                    <w:suppressAutoHyphens w:val="0"/>
                    <w:spacing w:before="0" w:after="0" w:line="240" w:lineRule="auto"/>
                    <w:jc w:val="center"/>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 xml:space="preserve">OMOP  to </w:t>
                  </w:r>
                  <w:proofErr w:type="spellStart"/>
                  <w:r w:rsidRPr="005F63F8">
                    <w:rPr>
                      <w:rFonts w:ascii="Times New Roman" w:hAnsi="Times New Roman" w:cs="Times New Roman"/>
                      <w:color w:val="4F81BD"/>
                      <w:sz w:val="16"/>
                      <w:szCs w:val="16"/>
                      <w:lang w:eastAsia="en-US"/>
                    </w:rPr>
                    <w:t>PCORnet</w:t>
                  </w:r>
                  <w:proofErr w:type="spellEnd"/>
                </w:p>
              </w:tc>
            </w:tr>
            <w:tr w:rsidR="00060559" w:rsidRPr="005F63F8" w14:paraId="33A324DF" w14:textId="77777777" w:rsidTr="001221C7">
              <w:trPr>
                <w:trHeight w:val="330"/>
              </w:trPr>
              <w:tc>
                <w:tcPr>
                  <w:tcW w:w="1862" w:type="dxa"/>
                  <w:tcBorders>
                    <w:top w:val="nil"/>
                    <w:left w:val="single" w:sz="8" w:space="0" w:color="auto"/>
                    <w:bottom w:val="single" w:sz="8" w:space="0" w:color="auto"/>
                    <w:right w:val="single" w:sz="8" w:space="0" w:color="auto"/>
                  </w:tcBorders>
                  <w:shd w:val="clear" w:color="auto" w:fill="F2F2F2"/>
                  <w:noWrap/>
                  <w:vAlign w:val="center"/>
                  <w:hideMark/>
                </w:tcPr>
                <w:p w14:paraId="19093052" w14:textId="77777777" w:rsidR="00B06304" w:rsidRDefault="00B06304" w:rsidP="005F63F8">
                  <w:pPr>
                    <w:spacing w:before="0" w:after="0" w:line="240" w:lineRule="auto"/>
                    <w:rPr>
                      <w:rFonts w:ascii="Times New Roman" w:hAnsi="Times New Roman" w:cs="Times New Roman"/>
                      <w:color w:val="4F81BD"/>
                      <w:sz w:val="16"/>
                      <w:szCs w:val="16"/>
                    </w:rPr>
                  </w:pPr>
                  <w:r>
                    <w:rPr>
                      <w:rFonts w:ascii="Times New Roman" w:hAnsi="Times New Roman" w:cs="Times New Roman"/>
                      <w:color w:val="4F81BD"/>
                      <w:sz w:val="16"/>
                      <w:szCs w:val="16"/>
                    </w:rPr>
                    <w:t>Any of:</w:t>
                  </w:r>
                </w:p>
                <w:p w14:paraId="108F6CF8" w14:textId="77777777" w:rsidR="00060559" w:rsidRPr="005F63F8" w:rsidRDefault="00060559" w:rsidP="005F63F8">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4276526</w:t>
                  </w:r>
                  <w:r w:rsidR="00B06304">
                    <w:rPr>
                      <w:rFonts w:ascii="Times New Roman" w:hAnsi="Times New Roman" w:cs="Times New Roman"/>
                      <w:color w:val="4F81BD"/>
                      <w:sz w:val="16"/>
                      <w:szCs w:val="16"/>
                    </w:rPr>
                    <w:t>,</w:t>
                  </w:r>
                </w:p>
                <w:p w14:paraId="69541BE4" w14:textId="77777777" w:rsidR="00060559" w:rsidRDefault="00B06304" w:rsidP="005F63F8">
                  <w:pPr>
                    <w:spacing w:before="0" w:after="0" w:line="240" w:lineRule="auto"/>
                    <w:rPr>
                      <w:rFonts w:ascii="Times New Roman" w:hAnsi="Times New Roman"/>
                      <w:color w:val="4F81BD"/>
                      <w:sz w:val="16"/>
                      <w:szCs w:val="16"/>
                    </w:rPr>
                  </w:pPr>
                  <w:r w:rsidRPr="005F63F8">
                    <w:rPr>
                      <w:rFonts w:ascii="Times New Roman" w:hAnsi="Times New Roman"/>
                      <w:color w:val="4F81BD"/>
                      <w:sz w:val="16"/>
                      <w:szCs w:val="16"/>
                    </w:rPr>
                    <w:t>4298794</w:t>
                  </w:r>
                </w:p>
                <w:p w14:paraId="5ABEE3B3" w14:textId="77777777" w:rsidR="00B06304" w:rsidRDefault="00B06304" w:rsidP="005F63F8">
                  <w:pPr>
                    <w:spacing w:before="0" w:after="0" w:line="240" w:lineRule="auto"/>
                    <w:rPr>
                      <w:rFonts w:ascii="Times New Roman" w:hAnsi="Times New Roman"/>
                      <w:color w:val="4F81BD"/>
                      <w:sz w:val="16"/>
                      <w:szCs w:val="16"/>
                    </w:rPr>
                  </w:pPr>
                  <w:r>
                    <w:rPr>
                      <w:rFonts w:ascii="Times New Roman" w:hAnsi="Times New Roman"/>
                      <w:color w:val="4F81BD"/>
                      <w:sz w:val="16"/>
                      <w:szCs w:val="16"/>
                    </w:rPr>
                    <w:t>But not any of:</w:t>
                  </w:r>
                </w:p>
                <w:p w14:paraId="68323D1D" w14:textId="77777777" w:rsidR="00B06304" w:rsidRPr="00B06304" w:rsidRDefault="00B06304" w:rsidP="00B06304">
                  <w:pPr>
                    <w:spacing w:before="0" w:after="0" w:line="240" w:lineRule="auto"/>
                    <w:rPr>
                      <w:rFonts w:ascii="Times New Roman" w:hAnsi="Times New Roman" w:cs="Times New Roman"/>
                      <w:color w:val="4F81BD"/>
                      <w:sz w:val="16"/>
                      <w:szCs w:val="16"/>
                    </w:rPr>
                  </w:pPr>
                  <w:r w:rsidRPr="00B06304">
                    <w:rPr>
                      <w:rFonts w:ascii="Times New Roman" w:hAnsi="Times New Roman" w:cs="Times New Roman"/>
                      <w:color w:val="4F81BD"/>
                      <w:sz w:val="16"/>
                      <w:szCs w:val="16"/>
                    </w:rPr>
                    <w:t>4246415,</w:t>
                  </w:r>
                </w:p>
                <w:p w14:paraId="6A5F81BC" w14:textId="77777777" w:rsidR="00B06304" w:rsidRPr="00B06304" w:rsidRDefault="00B06304" w:rsidP="00B06304">
                  <w:pPr>
                    <w:spacing w:before="0" w:after="0" w:line="240" w:lineRule="auto"/>
                    <w:rPr>
                      <w:rFonts w:ascii="Times New Roman" w:hAnsi="Times New Roman" w:cs="Times New Roman"/>
                      <w:color w:val="4F81BD"/>
                      <w:sz w:val="16"/>
                      <w:szCs w:val="16"/>
                    </w:rPr>
                  </w:pPr>
                  <w:r w:rsidRPr="00B06304">
                    <w:rPr>
                      <w:rFonts w:ascii="Times New Roman" w:hAnsi="Times New Roman" w:cs="Times New Roman"/>
                      <w:color w:val="4F81BD"/>
                      <w:sz w:val="16"/>
                      <w:szCs w:val="16"/>
                    </w:rPr>
                    <w:t>4218917,</w:t>
                  </w:r>
                </w:p>
                <w:p w14:paraId="6D010154" w14:textId="77777777" w:rsidR="00B06304" w:rsidRPr="00B06304" w:rsidRDefault="00B06304" w:rsidP="00B06304">
                  <w:pPr>
                    <w:spacing w:before="0" w:after="0" w:line="240" w:lineRule="auto"/>
                    <w:rPr>
                      <w:rFonts w:ascii="Times New Roman" w:hAnsi="Times New Roman"/>
                      <w:color w:val="4F81BD"/>
                      <w:sz w:val="16"/>
                      <w:szCs w:val="16"/>
                    </w:rPr>
                  </w:pPr>
                  <w:r w:rsidRPr="00B06304">
                    <w:rPr>
                      <w:rFonts w:ascii="Times New Roman" w:hAnsi="Times New Roman"/>
                      <w:color w:val="4F81BD"/>
                      <w:sz w:val="16"/>
                      <w:szCs w:val="16"/>
                    </w:rPr>
                    <w:t>4144272,</w:t>
                  </w:r>
                </w:p>
                <w:p w14:paraId="5A9CF344" w14:textId="77777777" w:rsidR="00B06304" w:rsidRPr="00B06304" w:rsidRDefault="00B06304" w:rsidP="005F63F8">
                  <w:pPr>
                    <w:spacing w:before="0" w:after="0" w:line="240" w:lineRule="auto"/>
                    <w:rPr>
                      <w:rFonts w:ascii="Times New Roman" w:hAnsi="Times New Roman"/>
                      <w:color w:val="4F81BD"/>
                      <w:sz w:val="16"/>
                      <w:szCs w:val="16"/>
                    </w:rPr>
                  </w:pPr>
                  <w:r w:rsidRPr="00B06304">
                    <w:rPr>
                      <w:rFonts w:ascii="Times New Roman" w:hAnsi="Times New Roman"/>
                      <w:color w:val="4F81BD"/>
                      <w:sz w:val="16"/>
                      <w:szCs w:val="16"/>
                    </w:rPr>
                    <w:t>4222303</w:t>
                  </w:r>
                </w:p>
              </w:tc>
              <w:tc>
                <w:tcPr>
                  <w:tcW w:w="1890" w:type="dxa"/>
                  <w:tcBorders>
                    <w:top w:val="nil"/>
                    <w:left w:val="single" w:sz="8" w:space="0" w:color="auto"/>
                    <w:bottom w:val="single" w:sz="8" w:space="0" w:color="auto"/>
                    <w:right w:val="single" w:sz="8" w:space="0" w:color="auto"/>
                  </w:tcBorders>
                  <w:vAlign w:val="center"/>
                </w:tcPr>
                <w:p w14:paraId="522D6C5E"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01 = Cigarettes only</w:t>
                  </w:r>
                </w:p>
              </w:tc>
            </w:tr>
            <w:tr w:rsidR="00060559" w:rsidRPr="005F63F8" w14:paraId="5A7B7519" w14:textId="77777777" w:rsidTr="00896D92">
              <w:trPr>
                <w:trHeight w:val="330"/>
              </w:trPr>
              <w:tc>
                <w:tcPr>
                  <w:tcW w:w="1862" w:type="dxa"/>
                  <w:tcBorders>
                    <w:top w:val="nil"/>
                    <w:left w:val="single" w:sz="8" w:space="0" w:color="auto"/>
                    <w:bottom w:val="single" w:sz="8" w:space="0" w:color="auto"/>
                    <w:right w:val="single" w:sz="8" w:space="0" w:color="auto"/>
                  </w:tcBorders>
                  <w:shd w:val="clear" w:color="auto" w:fill="F2F2F2"/>
                  <w:noWrap/>
                  <w:vAlign w:val="center"/>
                  <w:hideMark/>
                </w:tcPr>
                <w:p w14:paraId="14CA46DF" w14:textId="77777777" w:rsidR="00B06304" w:rsidRPr="00B06304" w:rsidRDefault="00B06304" w:rsidP="005F63F8">
                  <w:pPr>
                    <w:spacing w:before="0" w:after="0" w:line="240" w:lineRule="auto"/>
                    <w:rPr>
                      <w:rFonts w:ascii="Times New Roman" w:hAnsi="Times New Roman" w:cs="Times New Roman"/>
                      <w:color w:val="4F81BD"/>
                      <w:sz w:val="16"/>
                      <w:szCs w:val="16"/>
                    </w:rPr>
                  </w:pPr>
                  <w:r>
                    <w:rPr>
                      <w:rFonts w:ascii="Times New Roman" w:hAnsi="Times New Roman" w:cs="Times New Roman"/>
                      <w:color w:val="4F81BD"/>
                      <w:sz w:val="16"/>
                      <w:szCs w:val="16"/>
                    </w:rPr>
                    <w:t>Any</w:t>
                  </w:r>
                  <w:r w:rsidRPr="00B06304">
                    <w:rPr>
                      <w:rFonts w:ascii="Times New Roman" w:hAnsi="Times New Roman" w:cs="Times New Roman"/>
                      <w:color w:val="4F81BD"/>
                      <w:sz w:val="16"/>
                      <w:szCs w:val="16"/>
                    </w:rPr>
                    <w:t xml:space="preserve"> of:</w:t>
                  </w:r>
                </w:p>
                <w:p w14:paraId="2F0D93E8" w14:textId="77777777" w:rsidR="00060559" w:rsidRPr="00B06304" w:rsidRDefault="00060559" w:rsidP="005F63F8">
                  <w:pPr>
                    <w:spacing w:before="0" w:after="0" w:line="240" w:lineRule="auto"/>
                    <w:rPr>
                      <w:rFonts w:ascii="Times New Roman" w:hAnsi="Times New Roman" w:cs="Times New Roman"/>
                      <w:color w:val="4F81BD"/>
                      <w:sz w:val="16"/>
                      <w:szCs w:val="16"/>
                    </w:rPr>
                  </w:pPr>
                  <w:r w:rsidRPr="00B06304">
                    <w:rPr>
                      <w:rFonts w:ascii="Times New Roman" w:hAnsi="Times New Roman" w:cs="Times New Roman"/>
                      <w:color w:val="4F81BD"/>
                      <w:sz w:val="16"/>
                      <w:szCs w:val="16"/>
                    </w:rPr>
                    <w:t>4246415</w:t>
                  </w:r>
                  <w:r w:rsidR="00B06304" w:rsidRPr="00B06304">
                    <w:rPr>
                      <w:rFonts w:ascii="Times New Roman" w:hAnsi="Times New Roman" w:cs="Times New Roman"/>
                      <w:color w:val="4F81BD"/>
                      <w:sz w:val="16"/>
                      <w:szCs w:val="16"/>
                    </w:rPr>
                    <w:t>,</w:t>
                  </w:r>
                </w:p>
                <w:p w14:paraId="36EFFC48" w14:textId="77777777" w:rsidR="00060559" w:rsidRPr="00B06304" w:rsidRDefault="00B06304" w:rsidP="005F63F8">
                  <w:pPr>
                    <w:spacing w:before="0" w:after="0" w:line="240" w:lineRule="auto"/>
                    <w:rPr>
                      <w:rFonts w:ascii="Times New Roman" w:hAnsi="Times New Roman" w:cs="Times New Roman"/>
                      <w:color w:val="4F81BD"/>
                      <w:sz w:val="16"/>
                      <w:szCs w:val="16"/>
                    </w:rPr>
                  </w:pPr>
                  <w:r w:rsidRPr="00B06304">
                    <w:rPr>
                      <w:rFonts w:ascii="Times New Roman" w:hAnsi="Times New Roman" w:cs="Times New Roman"/>
                      <w:color w:val="4F81BD"/>
                      <w:sz w:val="16"/>
                      <w:szCs w:val="16"/>
                    </w:rPr>
                    <w:t>4218917,</w:t>
                  </w:r>
                </w:p>
                <w:p w14:paraId="2FAE1732" w14:textId="77777777" w:rsidR="00B06304" w:rsidRPr="00B06304" w:rsidRDefault="00B06304" w:rsidP="005F63F8">
                  <w:pPr>
                    <w:spacing w:before="0" w:after="0" w:line="240" w:lineRule="auto"/>
                    <w:rPr>
                      <w:rFonts w:ascii="Times New Roman" w:hAnsi="Times New Roman"/>
                      <w:color w:val="4F81BD"/>
                      <w:sz w:val="16"/>
                      <w:szCs w:val="16"/>
                    </w:rPr>
                  </w:pPr>
                  <w:r w:rsidRPr="00B06304">
                    <w:rPr>
                      <w:rFonts w:ascii="Times New Roman" w:hAnsi="Times New Roman"/>
                      <w:color w:val="4F81BD"/>
                      <w:sz w:val="16"/>
                      <w:szCs w:val="16"/>
                    </w:rPr>
                    <w:t>4144272,</w:t>
                  </w:r>
                </w:p>
                <w:p w14:paraId="44BCA61E" w14:textId="77777777" w:rsidR="00B06304" w:rsidRDefault="00B06304" w:rsidP="005F63F8">
                  <w:pPr>
                    <w:spacing w:before="0" w:after="0" w:line="240" w:lineRule="auto"/>
                    <w:rPr>
                      <w:rFonts w:ascii="Times New Roman" w:hAnsi="Times New Roman"/>
                      <w:color w:val="4F81BD"/>
                      <w:sz w:val="16"/>
                      <w:szCs w:val="16"/>
                    </w:rPr>
                  </w:pPr>
                  <w:r w:rsidRPr="00B06304">
                    <w:rPr>
                      <w:rFonts w:ascii="Times New Roman" w:hAnsi="Times New Roman"/>
                      <w:color w:val="4F81BD"/>
                      <w:sz w:val="16"/>
                      <w:szCs w:val="16"/>
                    </w:rPr>
                    <w:t>4222303</w:t>
                  </w:r>
                </w:p>
                <w:p w14:paraId="143D9548" w14:textId="77777777" w:rsidR="00B06304" w:rsidRDefault="00B06304" w:rsidP="005F63F8">
                  <w:pPr>
                    <w:spacing w:before="0" w:after="0" w:line="240" w:lineRule="auto"/>
                    <w:rPr>
                      <w:rFonts w:ascii="Times New Roman" w:hAnsi="Times New Roman"/>
                      <w:color w:val="4F81BD"/>
                      <w:sz w:val="16"/>
                      <w:szCs w:val="16"/>
                    </w:rPr>
                  </w:pPr>
                  <w:r>
                    <w:rPr>
                      <w:rFonts w:ascii="Times New Roman" w:hAnsi="Times New Roman"/>
                      <w:color w:val="4F81BD"/>
                      <w:sz w:val="16"/>
                      <w:szCs w:val="16"/>
                    </w:rPr>
                    <w:t>But not any of:</w:t>
                  </w:r>
                </w:p>
                <w:p w14:paraId="1994B078" w14:textId="77777777" w:rsidR="00B06304" w:rsidRPr="005F63F8" w:rsidRDefault="00B06304" w:rsidP="00B06304">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4276526</w:t>
                  </w:r>
                  <w:r>
                    <w:rPr>
                      <w:rFonts w:ascii="Times New Roman" w:hAnsi="Times New Roman" w:cs="Times New Roman"/>
                      <w:color w:val="4F81BD"/>
                      <w:sz w:val="16"/>
                      <w:szCs w:val="16"/>
                    </w:rPr>
                    <w:t>,</w:t>
                  </w:r>
                </w:p>
                <w:p w14:paraId="78429FBE" w14:textId="77777777" w:rsidR="00B06304" w:rsidRPr="005F63F8" w:rsidRDefault="00B06304" w:rsidP="00B06304">
                  <w:pPr>
                    <w:spacing w:before="0" w:after="0" w:line="240" w:lineRule="auto"/>
                    <w:rPr>
                      <w:rFonts w:ascii="Times New Roman" w:hAnsi="Times New Roman" w:cs="Times New Roman"/>
                      <w:color w:val="4F81BD"/>
                      <w:sz w:val="16"/>
                      <w:szCs w:val="16"/>
                    </w:rPr>
                  </w:pPr>
                  <w:r w:rsidRPr="005F63F8">
                    <w:rPr>
                      <w:rFonts w:ascii="Times New Roman" w:hAnsi="Times New Roman"/>
                      <w:color w:val="4F81BD"/>
                      <w:sz w:val="16"/>
                      <w:szCs w:val="16"/>
                    </w:rPr>
                    <w:t>4298794</w:t>
                  </w:r>
                </w:p>
              </w:tc>
              <w:tc>
                <w:tcPr>
                  <w:tcW w:w="1890" w:type="dxa"/>
                  <w:tcBorders>
                    <w:top w:val="nil"/>
                    <w:left w:val="single" w:sz="8" w:space="0" w:color="auto"/>
                    <w:bottom w:val="single" w:sz="8" w:space="0" w:color="auto"/>
                    <w:right w:val="single" w:sz="8" w:space="0" w:color="auto"/>
                  </w:tcBorders>
                  <w:vAlign w:val="center"/>
                </w:tcPr>
                <w:p w14:paraId="2EF7260C"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02 = Other tobacco only</w:t>
                  </w:r>
                </w:p>
              </w:tc>
            </w:tr>
            <w:tr w:rsidR="00060559" w:rsidRPr="005F63F8" w14:paraId="1D711F19" w14:textId="77777777" w:rsidTr="001221C7">
              <w:trPr>
                <w:trHeight w:val="330"/>
              </w:trPr>
              <w:tc>
                <w:tcPr>
                  <w:tcW w:w="1862" w:type="dxa"/>
                  <w:tcBorders>
                    <w:top w:val="single" w:sz="8" w:space="0" w:color="auto"/>
                    <w:left w:val="single" w:sz="8" w:space="0" w:color="auto"/>
                    <w:bottom w:val="single" w:sz="8" w:space="0" w:color="auto"/>
                    <w:right w:val="single" w:sz="8" w:space="0" w:color="auto"/>
                  </w:tcBorders>
                  <w:shd w:val="clear" w:color="auto" w:fill="F2F2F2"/>
                  <w:noWrap/>
                  <w:vAlign w:val="center"/>
                  <w:hideMark/>
                </w:tcPr>
                <w:p w14:paraId="4D4818A6" w14:textId="77777777" w:rsidR="00060559" w:rsidRPr="005F63F8" w:rsidRDefault="00060559" w:rsidP="005F63F8">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4276526 and any of the (424615, 4218917)</w:t>
                  </w:r>
                </w:p>
                <w:p w14:paraId="61E6669A" w14:textId="77777777" w:rsidR="00060559" w:rsidRPr="005F63F8" w:rsidRDefault="00060559" w:rsidP="005F63F8">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Or</w:t>
                  </w:r>
                </w:p>
                <w:p w14:paraId="5EFB1B07" w14:textId="77777777" w:rsidR="00060559" w:rsidRPr="005F63F8" w:rsidRDefault="00B06304" w:rsidP="005F63F8">
                  <w:pPr>
                    <w:spacing w:before="0" w:after="0" w:line="240" w:lineRule="auto"/>
                    <w:rPr>
                      <w:rFonts w:ascii="Times New Roman" w:hAnsi="Times New Roman" w:cs="Times New Roman"/>
                      <w:color w:val="4F81BD"/>
                      <w:sz w:val="16"/>
                      <w:szCs w:val="16"/>
                    </w:rPr>
                  </w:pPr>
                  <w:r w:rsidRPr="005F63F8">
                    <w:rPr>
                      <w:rFonts w:ascii="Times New Roman" w:hAnsi="Times New Roman"/>
                      <w:color w:val="4F81BD"/>
                      <w:sz w:val="16"/>
                      <w:szCs w:val="16"/>
                    </w:rPr>
                    <w:t>4298794</w:t>
                  </w:r>
                  <w:r w:rsidR="00060559" w:rsidRPr="005F63F8">
                    <w:rPr>
                      <w:rFonts w:ascii="Times New Roman" w:hAnsi="Times New Roman" w:cs="Times New Roman"/>
                      <w:color w:val="4F81BD"/>
                      <w:sz w:val="16"/>
                      <w:szCs w:val="16"/>
                    </w:rPr>
                    <w:t xml:space="preserve"> and any of the (4052949,  4052465)</w:t>
                  </w:r>
                </w:p>
              </w:tc>
              <w:tc>
                <w:tcPr>
                  <w:tcW w:w="1890" w:type="dxa"/>
                  <w:tcBorders>
                    <w:top w:val="single" w:sz="8" w:space="0" w:color="auto"/>
                    <w:left w:val="single" w:sz="8" w:space="0" w:color="auto"/>
                    <w:bottom w:val="single" w:sz="8" w:space="0" w:color="auto"/>
                    <w:right w:val="single" w:sz="8" w:space="0" w:color="auto"/>
                  </w:tcBorders>
                  <w:vAlign w:val="center"/>
                </w:tcPr>
                <w:p w14:paraId="6248C9C3" w14:textId="77777777" w:rsidR="00060559" w:rsidRPr="005F63F8" w:rsidRDefault="00060559" w:rsidP="005F63F8">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03 = Cigarettes and other tobacco</w:t>
                  </w:r>
                </w:p>
              </w:tc>
            </w:tr>
            <w:tr w:rsidR="00BD427E" w:rsidRPr="005F63F8" w14:paraId="36CFA613" w14:textId="77777777" w:rsidTr="001221C7">
              <w:trPr>
                <w:trHeight w:val="330"/>
              </w:trPr>
              <w:tc>
                <w:tcPr>
                  <w:tcW w:w="1862" w:type="dxa"/>
                  <w:tcBorders>
                    <w:top w:val="single" w:sz="8" w:space="0" w:color="auto"/>
                    <w:left w:val="single" w:sz="8" w:space="0" w:color="auto"/>
                    <w:bottom w:val="single" w:sz="8" w:space="0" w:color="auto"/>
                    <w:right w:val="single" w:sz="8" w:space="0" w:color="auto"/>
                  </w:tcBorders>
                  <w:shd w:val="clear" w:color="auto" w:fill="F2F2F2"/>
                  <w:noWrap/>
                  <w:vAlign w:val="center"/>
                </w:tcPr>
                <w:p w14:paraId="17C2D315" w14:textId="77777777" w:rsidR="00BD427E" w:rsidRPr="005F63F8" w:rsidRDefault="00BD427E" w:rsidP="00896D92">
                  <w:pPr>
                    <w:spacing w:before="0" w:after="0" w:line="240" w:lineRule="auto"/>
                    <w:rPr>
                      <w:rFonts w:ascii="Times New Roman" w:hAnsi="Times New Roman" w:cs="Times New Roman"/>
                      <w:color w:val="4F81BD"/>
                      <w:sz w:val="16"/>
                      <w:szCs w:val="16"/>
                    </w:rPr>
                  </w:pPr>
                  <w:r w:rsidRPr="00BD427E">
                    <w:rPr>
                      <w:rFonts w:ascii="Times New Roman" w:hAnsi="Times New Roman" w:cs="Times New Roman"/>
                      <w:color w:val="4F81BD"/>
                      <w:sz w:val="16"/>
                      <w:szCs w:val="16"/>
                    </w:rPr>
                    <w:t>44814653</w:t>
                  </w:r>
                </w:p>
              </w:tc>
              <w:tc>
                <w:tcPr>
                  <w:tcW w:w="1890" w:type="dxa"/>
                  <w:tcBorders>
                    <w:top w:val="single" w:sz="8" w:space="0" w:color="auto"/>
                    <w:left w:val="single" w:sz="8" w:space="0" w:color="auto"/>
                    <w:bottom w:val="single" w:sz="8" w:space="0" w:color="auto"/>
                    <w:right w:val="single" w:sz="8" w:space="0" w:color="auto"/>
                  </w:tcBorders>
                  <w:vAlign w:val="center"/>
                </w:tcPr>
                <w:p w14:paraId="28288DAB" w14:textId="77777777" w:rsidR="00BD427E" w:rsidRPr="005F63F8" w:rsidRDefault="00BD427E" w:rsidP="00896D92">
                  <w:pPr>
                    <w:rPr>
                      <w:rFonts w:ascii="Times New Roman" w:hAnsi="Times New Roman" w:cs="Times New Roman"/>
                      <w:color w:val="4F81BD"/>
                      <w:sz w:val="16"/>
                      <w:szCs w:val="16"/>
                    </w:rPr>
                  </w:pPr>
                  <w:r>
                    <w:rPr>
                      <w:rFonts w:ascii="Times New Roman" w:hAnsi="Times New Roman" w:cs="Times New Roman"/>
                      <w:color w:val="4F81BD"/>
                      <w:sz w:val="16"/>
                      <w:szCs w:val="16"/>
                    </w:rPr>
                    <w:t>UN</w:t>
                  </w:r>
                </w:p>
              </w:tc>
            </w:tr>
            <w:tr w:rsidR="00BD427E" w:rsidRPr="005F63F8" w14:paraId="7D880787" w14:textId="77777777" w:rsidTr="001221C7">
              <w:trPr>
                <w:trHeight w:val="330"/>
              </w:trPr>
              <w:tc>
                <w:tcPr>
                  <w:tcW w:w="1862" w:type="dxa"/>
                  <w:tcBorders>
                    <w:top w:val="single" w:sz="8" w:space="0" w:color="auto"/>
                    <w:left w:val="single" w:sz="8" w:space="0" w:color="auto"/>
                    <w:bottom w:val="single" w:sz="8" w:space="0" w:color="auto"/>
                    <w:right w:val="single" w:sz="8" w:space="0" w:color="auto"/>
                  </w:tcBorders>
                  <w:shd w:val="clear" w:color="auto" w:fill="F2F2F2"/>
                  <w:noWrap/>
                  <w:vAlign w:val="center"/>
                </w:tcPr>
                <w:p w14:paraId="5722EF48" w14:textId="77777777" w:rsidR="00BD427E" w:rsidRPr="005F63F8" w:rsidRDefault="00BD427E" w:rsidP="00896D92">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44814650</w:t>
                  </w:r>
                </w:p>
              </w:tc>
              <w:tc>
                <w:tcPr>
                  <w:tcW w:w="1890" w:type="dxa"/>
                  <w:tcBorders>
                    <w:top w:val="single" w:sz="8" w:space="0" w:color="auto"/>
                    <w:left w:val="single" w:sz="8" w:space="0" w:color="auto"/>
                    <w:bottom w:val="single" w:sz="8" w:space="0" w:color="auto"/>
                    <w:right w:val="single" w:sz="8" w:space="0" w:color="auto"/>
                  </w:tcBorders>
                  <w:vAlign w:val="center"/>
                </w:tcPr>
                <w:p w14:paraId="724288D3" w14:textId="77777777" w:rsidR="00BD427E" w:rsidRPr="005F63F8" w:rsidRDefault="00BD427E" w:rsidP="00896D92">
                  <w:pPr>
                    <w:rPr>
                      <w:rFonts w:ascii="Times New Roman" w:hAnsi="Times New Roman" w:cs="Times New Roman"/>
                      <w:color w:val="4F81BD"/>
                      <w:sz w:val="16"/>
                      <w:szCs w:val="16"/>
                    </w:rPr>
                  </w:pPr>
                  <w:r>
                    <w:rPr>
                      <w:rFonts w:ascii="Times New Roman" w:hAnsi="Times New Roman" w:cs="Times New Roman"/>
                      <w:color w:val="4F81BD"/>
                      <w:sz w:val="16"/>
                      <w:szCs w:val="16"/>
                    </w:rPr>
                    <w:t>NI</w:t>
                  </w:r>
                </w:p>
              </w:tc>
            </w:tr>
            <w:tr w:rsidR="00BD427E" w:rsidRPr="005F63F8" w14:paraId="17632793" w14:textId="77777777" w:rsidTr="001221C7">
              <w:trPr>
                <w:trHeight w:val="330"/>
              </w:trPr>
              <w:tc>
                <w:tcPr>
                  <w:tcW w:w="1862" w:type="dxa"/>
                  <w:tcBorders>
                    <w:top w:val="single" w:sz="8" w:space="0" w:color="auto"/>
                    <w:left w:val="single" w:sz="8" w:space="0" w:color="auto"/>
                    <w:bottom w:val="single" w:sz="8" w:space="0" w:color="auto"/>
                    <w:right w:val="single" w:sz="8" w:space="0" w:color="auto"/>
                  </w:tcBorders>
                  <w:shd w:val="clear" w:color="auto" w:fill="F2F2F2"/>
                  <w:noWrap/>
                  <w:vAlign w:val="center"/>
                </w:tcPr>
                <w:p w14:paraId="6695B011" w14:textId="77777777" w:rsidR="00BD427E" w:rsidRPr="005F63F8" w:rsidRDefault="00BD427E" w:rsidP="005F63F8">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44814649</w:t>
                  </w:r>
                </w:p>
              </w:tc>
              <w:tc>
                <w:tcPr>
                  <w:tcW w:w="1890" w:type="dxa"/>
                  <w:tcBorders>
                    <w:top w:val="single" w:sz="8" w:space="0" w:color="auto"/>
                    <w:left w:val="single" w:sz="8" w:space="0" w:color="auto"/>
                    <w:bottom w:val="single" w:sz="8" w:space="0" w:color="auto"/>
                    <w:right w:val="single" w:sz="8" w:space="0" w:color="auto"/>
                  </w:tcBorders>
                  <w:vAlign w:val="center"/>
                </w:tcPr>
                <w:p w14:paraId="179056EB" w14:textId="77777777" w:rsidR="00BD427E" w:rsidRPr="005F63F8" w:rsidRDefault="00BD427E" w:rsidP="005F63F8">
                  <w:pPr>
                    <w:rPr>
                      <w:rFonts w:ascii="Times New Roman" w:hAnsi="Times New Roman" w:cs="Times New Roman"/>
                      <w:color w:val="4F81BD"/>
                      <w:sz w:val="16"/>
                      <w:szCs w:val="16"/>
                    </w:rPr>
                  </w:pPr>
                  <w:r>
                    <w:rPr>
                      <w:rFonts w:ascii="Times New Roman" w:hAnsi="Times New Roman" w:cs="Times New Roman"/>
                      <w:color w:val="4F81BD"/>
                      <w:sz w:val="16"/>
                      <w:szCs w:val="16"/>
                    </w:rPr>
                    <w:t>OT</w:t>
                  </w:r>
                </w:p>
              </w:tc>
            </w:tr>
          </w:tbl>
          <w:p w14:paraId="51F200B4" w14:textId="77777777" w:rsidR="00D75DAB" w:rsidRDefault="00D75DAB" w:rsidP="00D62748">
            <w:pPr>
              <w:snapToGrid w:val="0"/>
              <w:ind w:right="4"/>
              <w:rPr>
                <w:rFonts w:ascii="Times New Roman" w:hAnsi="Times New Roman" w:cs="Times New Roman"/>
                <w:color w:val="4F81BD"/>
                <w:sz w:val="16"/>
                <w:szCs w:val="16"/>
              </w:rPr>
            </w:pPr>
            <w:r w:rsidRPr="005F63F8">
              <w:rPr>
                <w:rFonts w:ascii="Times New Roman" w:hAnsi="Times New Roman" w:cs="Times New Roman"/>
                <w:color w:val="4F81BD"/>
                <w:sz w:val="16"/>
                <w:szCs w:val="16"/>
              </w:rPr>
              <w:t xml:space="preserve">If a fact for </w:t>
            </w:r>
            <w:r w:rsidR="001221C7">
              <w:rPr>
                <w:rFonts w:ascii="Times New Roman" w:hAnsi="Times New Roman" w:cs="Times New Roman"/>
                <w:color w:val="4F81BD"/>
                <w:sz w:val="16"/>
                <w:szCs w:val="16"/>
              </w:rPr>
              <w:t xml:space="preserve"> </w:t>
            </w:r>
            <w:proofErr w:type="spellStart"/>
            <w:r w:rsidRPr="005F63F8">
              <w:rPr>
                <w:rFonts w:ascii="Times New Roman" w:hAnsi="Times New Roman" w:cs="Times New Roman"/>
                <w:color w:val="4F81BD"/>
                <w:sz w:val="16"/>
                <w:szCs w:val="16"/>
              </w:rPr>
              <w:t>Observation.observation_concept_id</w:t>
            </w:r>
            <w:proofErr w:type="spellEnd"/>
            <w:r w:rsidRPr="005F63F8">
              <w:rPr>
                <w:rFonts w:ascii="Times New Roman" w:hAnsi="Times New Roman" w:cs="Times New Roman"/>
                <w:color w:val="4F81BD"/>
                <w:sz w:val="16"/>
                <w:szCs w:val="16"/>
              </w:rPr>
              <w:t xml:space="preserve"> = 4275495 (‘Tobacco smoking behavior - finding’) is not linked to a fact for </w:t>
            </w:r>
            <w:proofErr w:type="spellStart"/>
            <w:r w:rsidRPr="005F63F8">
              <w:rPr>
                <w:rFonts w:ascii="Times New Roman" w:hAnsi="Times New Roman" w:cs="Times New Roman"/>
                <w:color w:val="4F81BD"/>
                <w:sz w:val="16"/>
                <w:szCs w:val="16"/>
              </w:rPr>
              <w:t>Observation.observation_concept_id</w:t>
            </w:r>
            <w:proofErr w:type="spellEnd"/>
            <w:r w:rsidRPr="005F63F8">
              <w:rPr>
                <w:rFonts w:ascii="Times New Roman" w:hAnsi="Times New Roman" w:cs="Times New Roman"/>
                <w:color w:val="4F81BD"/>
                <w:sz w:val="16"/>
                <w:szCs w:val="16"/>
              </w:rPr>
              <w:t xml:space="preserve"> = 4298794 (‘Smoker’) in </w:t>
            </w:r>
            <w:proofErr w:type="spellStart"/>
            <w:r w:rsidRPr="005F63F8">
              <w:rPr>
                <w:rFonts w:ascii="Times New Roman" w:hAnsi="Times New Roman" w:cs="Times New Roman"/>
                <w:color w:val="4F81BD"/>
                <w:sz w:val="16"/>
                <w:szCs w:val="16"/>
              </w:rPr>
              <w:t>Fact_Relationship</w:t>
            </w:r>
            <w:proofErr w:type="spellEnd"/>
            <w:r w:rsidRPr="005F63F8">
              <w:rPr>
                <w:rFonts w:ascii="Times New Roman" w:hAnsi="Times New Roman" w:cs="Times New Roman"/>
                <w:color w:val="4F81BD"/>
                <w:sz w:val="16"/>
                <w:szCs w:val="16"/>
              </w:rPr>
              <w:t xml:space="preserve"> table, use the following values </w:t>
            </w:r>
            <w:r w:rsidR="00D62748">
              <w:rPr>
                <w:rFonts w:ascii="Times New Roman" w:hAnsi="Times New Roman" w:cs="Times New Roman"/>
                <w:color w:val="4F81BD"/>
                <w:sz w:val="16"/>
                <w:szCs w:val="16"/>
              </w:rPr>
              <w:t>for</w:t>
            </w:r>
            <w:r w:rsidRPr="005F63F8">
              <w:rPr>
                <w:rFonts w:ascii="Times New Roman" w:hAnsi="Times New Roman" w:cs="Times New Roman"/>
                <w:color w:val="4F81BD"/>
                <w:sz w:val="16"/>
                <w:szCs w:val="16"/>
              </w:rPr>
              <w:t xml:space="preserve"> </w:t>
            </w:r>
            <w:proofErr w:type="spellStart"/>
            <w:r w:rsidRPr="005F63F8">
              <w:rPr>
                <w:rFonts w:ascii="Times New Roman" w:hAnsi="Times New Roman" w:cs="Times New Roman"/>
                <w:color w:val="4F81BD"/>
                <w:sz w:val="16"/>
                <w:szCs w:val="16"/>
              </w:rPr>
              <w:t>Observation.observation_concept_id</w:t>
            </w:r>
            <w:proofErr w:type="spellEnd"/>
            <w:r w:rsidRPr="005F63F8">
              <w:rPr>
                <w:rFonts w:ascii="Times New Roman" w:hAnsi="Times New Roman" w:cs="Times New Roman"/>
                <w:color w:val="4F81BD"/>
                <w:sz w:val="16"/>
                <w:szCs w:val="16"/>
              </w:rPr>
              <w:t xml:space="preserve"> = 4275495</w:t>
            </w:r>
          </w:p>
          <w:tbl>
            <w:tblPr>
              <w:tblW w:w="3573" w:type="dxa"/>
              <w:tblLayout w:type="fixed"/>
              <w:tblLook w:val="04A0" w:firstRow="1" w:lastRow="0" w:firstColumn="1" w:lastColumn="0" w:noHBand="0" w:noVBand="1"/>
            </w:tblPr>
            <w:tblGrid>
              <w:gridCol w:w="2043"/>
              <w:gridCol w:w="1530"/>
            </w:tblGrid>
            <w:tr w:rsidR="001221C7" w:rsidRPr="005F63F8" w14:paraId="61D03C64" w14:textId="77777777" w:rsidTr="001221C7">
              <w:trPr>
                <w:trHeight w:val="330"/>
              </w:trPr>
              <w:tc>
                <w:tcPr>
                  <w:tcW w:w="3573"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C11CC1C" w14:textId="77777777" w:rsidR="001221C7" w:rsidRPr="005F63F8" w:rsidRDefault="001221C7" w:rsidP="00896D92">
                  <w:pPr>
                    <w:suppressAutoHyphens w:val="0"/>
                    <w:spacing w:before="0" w:after="0" w:line="240" w:lineRule="auto"/>
                    <w:jc w:val="center"/>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 xml:space="preserve">OMOP  to </w:t>
                  </w:r>
                  <w:proofErr w:type="spellStart"/>
                  <w:r w:rsidRPr="005F63F8">
                    <w:rPr>
                      <w:rFonts w:ascii="Times New Roman" w:hAnsi="Times New Roman" w:cs="Times New Roman"/>
                      <w:color w:val="4F81BD"/>
                      <w:sz w:val="16"/>
                      <w:szCs w:val="16"/>
                      <w:lang w:eastAsia="en-US"/>
                    </w:rPr>
                    <w:t>PCORnet</w:t>
                  </w:r>
                  <w:proofErr w:type="spellEnd"/>
                </w:p>
              </w:tc>
            </w:tr>
            <w:tr w:rsidR="001221C7" w:rsidRPr="005F63F8" w14:paraId="10230284" w14:textId="77777777" w:rsidTr="001221C7">
              <w:trPr>
                <w:trHeight w:val="330"/>
              </w:trPr>
              <w:tc>
                <w:tcPr>
                  <w:tcW w:w="2043" w:type="dxa"/>
                  <w:tcBorders>
                    <w:top w:val="nil"/>
                    <w:left w:val="single" w:sz="8" w:space="0" w:color="auto"/>
                    <w:bottom w:val="single" w:sz="8" w:space="0" w:color="auto"/>
                    <w:right w:val="single" w:sz="8" w:space="0" w:color="auto"/>
                  </w:tcBorders>
                  <w:shd w:val="clear" w:color="auto" w:fill="F2F2F2"/>
                  <w:noWrap/>
                  <w:vAlign w:val="center"/>
                  <w:hideMark/>
                </w:tcPr>
                <w:p w14:paraId="0CA9A997" w14:textId="77777777" w:rsidR="001221C7" w:rsidRPr="005F63F8" w:rsidRDefault="001221C7" w:rsidP="00896D92">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 xml:space="preserve">4222303, </w:t>
                  </w:r>
                </w:p>
                <w:p w14:paraId="63DBB07D" w14:textId="77777777" w:rsidR="001221C7" w:rsidRPr="005F63F8" w:rsidRDefault="001221C7" w:rsidP="00896D92">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4144272</w:t>
                  </w:r>
                </w:p>
              </w:tc>
              <w:tc>
                <w:tcPr>
                  <w:tcW w:w="1530" w:type="dxa"/>
                  <w:tcBorders>
                    <w:top w:val="nil"/>
                    <w:left w:val="single" w:sz="8" w:space="0" w:color="auto"/>
                    <w:bottom w:val="single" w:sz="8" w:space="0" w:color="auto"/>
                    <w:right w:val="single" w:sz="8" w:space="0" w:color="auto"/>
                  </w:tcBorders>
                  <w:vAlign w:val="center"/>
                </w:tcPr>
                <w:p w14:paraId="7E0E92CF" w14:textId="77777777" w:rsidR="001221C7" w:rsidRPr="005F63F8" w:rsidRDefault="001221C7"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04 = None</w:t>
                  </w:r>
                </w:p>
              </w:tc>
            </w:tr>
            <w:tr w:rsidR="001221C7" w:rsidRPr="005F63F8" w14:paraId="06BE8600" w14:textId="77777777" w:rsidTr="001221C7">
              <w:trPr>
                <w:trHeight w:val="330"/>
              </w:trPr>
              <w:tc>
                <w:tcPr>
                  <w:tcW w:w="2043" w:type="dxa"/>
                  <w:tcBorders>
                    <w:top w:val="nil"/>
                    <w:left w:val="single" w:sz="8" w:space="0" w:color="auto"/>
                    <w:bottom w:val="single" w:sz="8" w:space="0" w:color="auto"/>
                    <w:right w:val="single" w:sz="8" w:space="0" w:color="auto"/>
                  </w:tcBorders>
                  <w:shd w:val="clear" w:color="auto" w:fill="F2F2F2"/>
                  <w:noWrap/>
                  <w:vAlign w:val="center"/>
                  <w:hideMark/>
                </w:tcPr>
                <w:p w14:paraId="2A244A69" w14:textId="77777777" w:rsidR="001221C7" w:rsidRDefault="001221C7" w:rsidP="00896D92">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4141786</w:t>
                  </w:r>
                  <w:r>
                    <w:rPr>
                      <w:rFonts w:ascii="Times New Roman" w:hAnsi="Times New Roman" w:cs="Times New Roman"/>
                      <w:color w:val="4F81BD"/>
                      <w:sz w:val="16"/>
                      <w:szCs w:val="16"/>
                    </w:rPr>
                    <w:t>,</w:t>
                  </w:r>
                </w:p>
                <w:p w14:paraId="4D476A6C" w14:textId="77777777" w:rsidR="001221C7" w:rsidRDefault="001221C7" w:rsidP="00896D92">
                  <w:pPr>
                    <w:spacing w:before="0" w:after="0" w:line="240" w:lineRule="auto"/>
                    <w:rPr>
                      <w:rFonts w:ascii="Times New Roman" w:hAnsi="Times New Roman" w:cs="Times New Roman"/>
                      <w:color w:val="4F81BD"/>
                      <w:sz w:val="16"/>
                      <w:szCs w:val="16"/>
                    </w:rPr>
                  </w:pPr>
                  <w:r>
                    <w:rPr>
                      <w:rFonts w:ascii="Times New Roman" w:hAnsi="Times New Roman" w:cs="Times New Roman"/>
                      <w:color w:val="4F81BD"/>
                      <w:sz w:val="16"/>
                      <w:szCs w:val="16"/>
                    </w:rPr>
                    <w:t>4209585,</w:t>
                  </w:r>
                </w:p>
                <w:p w14:paraId="47CA87A0" w14:textId="77777777" w:rsidR="001221C7" w:rsidRDefault="001221C7" w:rsidP="00896D92">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4209006</w:t>
                  </w:r>
                  <w:r>
                    <w:rPr>
                      <w:rFonts w:ascii="Times New Roman" w:hAnsi="Times New Roman" w:cs="Times New Roman"/>
                      <w:color w:val="4F81BD"/>
                      <w:sz w:val="16"/>
                      <w:szCs w:val="16"/>
                    </w:rPr>
                    <w:t>,</w:t>
                  </w:r>
                </w:p>
                <w:p w14:paraId="3FC1EF86" w14:textId="77777777" w:rsidR="001221C7" w:rsidRDefault="001221C7" w:rsidP="00896D92">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42709996</w:t>
                  </w:r>
                  <w:r>
                    <w:rPr>
                      <w:rFonts w:ascii="Times New Roman" w:hAnsi="Times New Roman" w:cs="Times New Roman"/>
                      <w:color w:val="4F81BD"/>
                      <w:sz w:val="16"/>
                      <w:szCs w:val="16"/>
                    </w:rPr>
                    <w:t>,</w:t>
                  </w:r>
                </w:p>
                <w:p w14:paraId="0E0EBED3" w14:textId="77777777" w:rsidR="001221C7" w:rsidRPr="005F63F8" w:rsidRDefault="001221C7" w:rsidP="00896D92">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highlight w:val="yellow"/>
                    </w:rPr>
                    <w:t>Occasional tobacco smoker</w:t>
                  </w:r>
                  <w:r>
                    <w:rPr>
                      <w:rFonts w:ascii="Times New Roman" w:hAnsi="Times New Roman" w:cs="Times New Roman"/>
                      <w:color w:val="4F81BD"/>
                      <w:sz w:val="16"/>
                      <w:szCs w:val="16"/>
                    </w:rPr>
                    <w:t>,</w:t>
                  </w:r>
                </w:p>
                <w:p w14:paraId="66BB61A4" w14:textId="77777777" w:rsidR="001221C7" w:rsidRDefault="001221C7" w:rsidP="00896D92">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4298794</w:t>
                  </w:r>
                  <w:r>
                    <w:rPr>
                      <w:rFonts w:ascii="Times New Roman" w:hAnsi="Times New Roman" w:cs="Times New Roman"/>
                      <w:color w:val="4F81BD"/>
                      <w:sz w:val="16"/>
                      <w:szCs w:val="16"/>
                    </w:rPr>
                    <w:t>,</w:t>
                  </w:r>
                </w:p>
                <w:p w14:paraId="3D9DCB3C" w14:textId="77777777" w:rsidR="001221C7" w:rsidRPr="005F63F8" w:rsidRDefault="001221C7" w:rsidP="00896D92">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4310250</w:t>
                  </w:r>
                </w:p>
              </w:tc>
              <w:tc>
                <w:tcPr>
                  <w:tcW w:w="1530" w:type="dxa"/>
                  <w:tcBorders>
                    <w:top w:val="nil"/>
                    <w:left w:val="single" w:sz="8" w:space="0" w:color="auto"/>
                    <w:bottom w:val="single" w:sz="8" w:space="0" w:color="auto"/>
                    <w:right w:val="single" w:sz="8" w:space="0" w:color="auto"/>
                  </w:tcBorders>
                  <w:vAlign w:val="center"/>
                </w:tcPr>
                <w:p w14:paraId="698AA3E5" w14:textId="77777777" w:rsidR="001221C7" w:rsidRPr="005F63F8" w:rsidRDefault="001221C7"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NULL</w:t>
                  </w:r>
                </w:p>
              </w:tc>
            </w:tr>
            <w:tr w:rsidR="001221C7" w:rsidRPr="005F63F8" w14:paraId="1029C716" w14:textId="77777777" w:rsidTr="001221C7">
              <w:trPr>
                <w:trHeight w:val="46"/>
              </w:trPr>
              <w:tc>
                <w:tcPr>
                  <w:tcW w:w="2043" w:type="dxa"/>
                  <w:tcBorders>
                    <w:top w:val="nil"/>
                    <w:left w:val="single" w:sz="8" w:space="0" w:color="auto"/>
                    <w:bottom w:val="single" w:sz="8" w:space="0" w:color="auto"/>
                    <w:right w:val="single" w:sz="8" w:space="0" w:color="auto"/>
                  </w:tcBorders>
                  <w:shd w:val="clear" w:color="auto" w:fill="F2F2F2"/>
                  <w:noWrap/>
                  <w:vAlign w:val="center"/>
                  <w:hideMark/>
                </w:tcPr>
                <w:p w14:paraId="56276080" w14:textId="77777777" w:rsidR="001221C7" w:rsidRPr="005F63F8" w:rsidRDefault="001221C7" w:rsidP="00896D92">
                  <w:pPr>
                    <w:spacing w:before="0" w:after="0" w:line="240" w:lineRule="auto"/>
                    <w:rPr>
                      <w:rFonts w:ascii="Times New Roman" w:hAnsi="Times New Roman" w:cs="Times New Roman"/>
                      <w:color w:val="4F81BD"/>
                      <w:sz w:val="16"/>
                      <w:szCs w:val="16"/>
                    </w:rPr>
                  </w:pPr>
                  <w:r w:rsidRPr="00BD427E">
                    <w:rPr>
                      <w:rFonts w:ascii="Times New Roman" w:hAnsi="Times New Roman" w:cs="Times New Roman"/>
                      <w:color w:val="4F81BD"/>
                      <w:sz w:val="16"/>
                      <w:szCs w:val="16"/>
                    </w:rPr>
                    <w:t>44814653</w:t>
                  </w:r>
                </w:p>
              </w:tc>
              <w:tc>
                <w:tcPr>
                  <w:tcW w:w="1530" w:type="dxa"/>
                  <w:tcBorders>
                    <w:top w:val="nil"/>
                    <w:left w:val="single" w:sz="8" w:space="0" w:color="auto"/>
                    <w:bottom w:val="single" w:sz="8" w:space="0" w:color="auto"/>
                    <w:right w:val="single" w:sz="8" w:space="0" w:color="auto"/>
                  </w:tcBorders>
                  <w:vAlign w:val="center"/>
                </w:tcPr>
                <w:p w14:paraId="3FADF8AC" w14:textId="77777777" w:rsidR="001221C7" w:rsidRPr="005F63F8" w:rsidRDefault="001221C7" w:rsidP="001221C7">
                  <w:pPr>
                    <w:rPr>
                      <w:rFonts w:ascii="Times New Roman" w:hAnsi="Times New Roman" w:cs="Times New Roman"/>
                      <w:color w:val="4F81BD"/>
                      <w:sz w:val="16"/>
                      <w:szCs w:val="16"/>
                    </w:rPr>
                  </w:pPr>
                  <w:r>
                    <w:rPr>
                      <w:rFonts w:ascii="Times New Roman" w:hAnsi="Times New Roman" w:cs="Times New Roman"/>
                      <w:color w:val="4F81BD"/>
                      <w:sz w:val="16"/>
                      <w:szCs w:val="16"/>
                    </w:rPr>
                    <w:t>UN</w:t>
                  </w:r>
                </w:p>
              </w:tc>
            </w:tr>
            <w:tr w:rsidR="001221C7" w:rsidRPr="005F63F8" w14:paraId="1921652B" w14:textId="77777777" w:rsidTr="001221C7">
              <w:trPr>
                <w:trHeight w:val="46"/>
              </w:trPr>
              <w:tc>
                <w:tcPr>
                  <w:tcW w:w="2043" w:type="dxa"/>
                  <w:tcBorders>
                    <w:top w:val="nil"/>
                    <w:left w:val="single" w:sz="8" w:space="0" w:color="auto"/>
                    <w:bottom w:val="single" w:sz="8" w:space="0" w:color="auto"/>
                    <w:right w:val="single" w:sz="8" w:space="0" w:color="auto"/>
                  </w:tcBorders>
                  <w:shd w:val="clear" w:color="auto" w:fill="F2F2F2"/>
                  <w:noWrap/>
                  <w:vAlign w:val="center"/>
                  <w:hideMark/>
                </w:tcPr>
                <w:p w14:paraId="2DC76059" w14:textId="77777777" w:rsidR="001221C7" w:rsidRPr="005F63F8" w:rsidRDefault="001221C7" w:rsidP="00896D92">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44814650</w:t>
                  </w:r>
                </w:p>
              </w:tc>
              <w:tc>
                <w:tcPr>
                  <w:tcW w:w="1530" w:type="dxa"/>
                  <w:tcBorders>
                    <w:top w:val="nil"/>
                    <w:left w:val="single" w:sz="8" w:space="0" w:color="auto"/>
                    <w:bottom w:val="single" w:sz="8" w:space="0" w:color="auto"/>
                    <w:right w:val="single" w:sz="8" w:space="0" w:color="auto"/>
                  </w:tcBorders>
                  <w:vAlign w:val="center"/>
                </w:tcPr>
                <w:p w14:paraId="54C80980" w14:textId="77777777" w:rsidR="001221C7" w:rsidRPr="005F63F8" w:rsidRDefault="001221C7" w:rsidP="001221C7">
                  <w:pPr>
                    <w:rPr>
                      <w:rFonts w:ascii="Times New Roman" w:hAnsi="Times New Roman" w:cs="Times New Roman"/>
                      <w:color w:val="4F81BD"/>
                      <w:sz w:val="16"/>
                      <w:szCs w:val="16"/>
                    </w:rPr>
                  </w:pPr>
                  <w:r w:rsidRPr="005F63F8">
                    <w:rPr>
                      <w:rFonts w:ascii="Times New Roman" w:hAnsi="Times New Roman" w:cs="Times New Roman"/>
                      <w:color w:val="4F81BD"/>
                      <w:sz w:val="16"/>
                      <w:szCs w:val="16"/>
                    </w:rPr>
                    <w:t xml:space="preserve">NI </w:t>
                  </w:r>
                </w:p>
              </w:tc>
            </w:tr>
            <w:tr w:rsidR="001221C7" w:rsidRPr="005F63F8" w14:paraId="44CDFB11" w14:textId="77777777" w:rsidTr="001221C7">
              <w:trPr>
                <w:trHeight w:val="46"/>
              </w:trPr>
              <w:tc>
                <w:tcPr>
                  <w:tcW w:w="2043" w:type="dxa"/>
                  <w:tcBorders>
                    <w:top w:val="nil"/>
                    <w:left w:val="single" w:sz="8" w:space="0" w:color="auto"/>
                    <w:bottom w:val="single" w:sz="8" w:space="0" w:color="auto"/>
                    <w:right w:val="single" w:sz="8" w:space="0" w:color="auto"/>
                  </w:tcBorders>
                  <w:shd w:val="clear" w:color="auto" w:fill="F2F2F2"/>
                  <w:noWrap/>
                  <w:vAlign w:val="center"/>
                  <w:hideMark/>
                </w:tcPr>
                <w:p w14:paraId="3132EB27" w14:textId="77777777" w:rsidR="001221C7" w:rsidRPr="005F63F8" w:rsidRDefault="001221C7" w:rsidP="00896D92">
                  <w:pPr>
                    <w:spacing w:before="0" w:after="0" w:line="240" w:lineRule="auto"/>
                    <w:rPr>
                      <w:rFonts w:ascii="Times New Roman" w:hAnsi="Times New Roman" w:cs="Times New Roman"/>
                      <w:color w:val="4F81BD"/>
                      <w:sz w:val="16"/>
                      <w:szCs w:val="16"/>
                    </w:rPr>
                  </w:pPr>
                </w:p>
                <w:p w14:paraId="09740A6B" w14:textId="77777777" w:rsidR="001221C7" w:rsidRPr="005F63F8" w:rsidRDefault="001221C7" w:rsidP="00896D92">
                  <w:pPr>
                    <w:spacing w:before="0" w:after="0" w:line="240" w:lineRule="auto"/>
                    <w:rPr>
                      <w:rFonts w:ascii="Times New Roman" w:hAnsi="Times New Roman" w:cs="Times New Roman"/>
                      <w:color w:val="4F81BD"/>
                      <w:sz w:val="16"/>
                      <w:szCs w:val="16"/>
                    </w:rPr>
                  </w:pPr>
                  <w:r w:rsidRPr="005F63F8">
                    <w:rPr>
                      <w:rFonts w:ascii="Times New Roman" w:hAnsi="Times New Roman" w:cs="Times New Roman"/>
                      <w:color w:val="4F81BD"/>
                      <w:sz w:val="16"/>
                      <w:szCs w:val="16"/>
                    </w:rPr>
                    <w:t>44814649</w:t>
                  </w:r>
                </w:p>
              </w:tc>
              <w:tc>
                <w:tcPr>
                  <w:tcW w:w="1530" w:type="dxa"/>
                  <w:tcBorders>
                    <w:top w:val="nil"/>
                    <w:left w:val="single" w:sz="8" w:space="0" w:color="auto"/>
                    <w:bottom w:val="single" w:sz="8" w:space="0" w:color="auto"/>
                    <w:right w:val="single" w:sz="8" w:space="0" w:color="auto"/>
                  </w:tcBorders>
                  <w:vAlign w:val="center"/>
                </w:tcPr>
                <w:p w14:paraId="43C056C7" w14:textId="77777777" w:rsidR="001221C7" w:rsidRPr="005F63F8" w:rsidRDefault="001221C7" w:rsidP="001221C7">
                  <w:pPr>
                    <w:rPr>
                      <w:rFonts w:ascii="Times New Roman" w:hAnsi="Times New Roman" w:cs="Times New Roman"/>
                      <w:color w:val="4F81BD"/>
                      <w:sz w:val="16"/>
                      <w:szCs w:val="16"/>
                    </w:rPr>
                  </w:pPr>
                  <w:r w:rsidRPr="005F63F8">
                    <w:rPr>
                      <w:rFonts w:ascii="Times New Roman" w:hAnsi="Times New Roman" w:cs="Times New Roman"/>
                      <w:color w:val="4F81BD"/>
                      <w:sz w:val="16"/>
                      <w:szCs w:val="16"/>
                    </w:rPr>
                    <w:t xml:space="preserve">OT </w:t>
                  </w:r>
                </w:p>
              </w:tc>
            </w:tr>
          </w:tbl>
          <w:p w14:paraId="2D258ECC" w14:textId="77777777" w:rsidR="001221C7" w:rsidRPr="005F63F8" w:rsidRDefault="001221C7" w:rsidP="00D62748">
            <w:pPr>
              <w:snapToGrid w:val="0"/>
              <w:ind w:right="4"/>
              <w:rPr>
                <w:rFonts w:ascii="Times New Roman" w:hAnsi="Times New Roman" w:cs="Times New Roman"/>
                <w:color w:val="4F81BD"/>
                <w:sz w:val="16"/>
                <w:szCs w:val="16"/>
              </w:rPr>
            </w:pPr>
          </w:p>
          <w:p w14:paraId="14E3F6DD" w14:textId="77777777" w:rsidR="00060559" w:rsidRPr="005F63F8" w:rsidRDefault="00060559" w:rsidP="00FE2E6A">
            <w:pPr>
              <w:snapToGrid w:val="0"/>
              <w:ind w:right="4"/>
              <w:rPr>
                <w:rFonts w:ascii="Times New Roman" w:hAnsi="Times New Roman" w:cs="Times New Roman"/>
                <w:color w:val="4F81BD"/>
                <w:sz w:val="16"/>
                <w:szCs w:val="16"/>
              </w:rPr>
            </w:pPr>
          </w:p>
        </w:tc>
        <w:tc>
          <w:tcPr>
            <w:tcW w:w="1657" w:type="pct"/>
            <w:tcBorders>
              <w:top w:val="single" w:sz="4" w:space="0" w:color="808080"/>
              <w:left w:val="single" w:sz="4" w:space="0" w:color="808080"/>
              <w:bottom w:val="single" w:sz="4" w:space="0" w:color="808080"/>
              <w:right w:val="single" w:sz="4" w:space="0" w:color="808080"/>
            </w:tcBorders>
            <w:shd w:val="clear" w:color="auto" w:fill="auto"/>
          </w:tcPr>
          <w:tbl>
            <w:tblPr>
              <w:tblW w:w="33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9"/>
              <w:gridCol w:w="1594"/>
            </w:tblGrid>
            <w:tr w:rsidR="00AF2C26" w:rsidRPr="00CA289F" w14:paraId="04E243DA" w14:textId="77777777" w:rsidTr="001221C7">
              <w:tc>
                <w:tcPr>
                  <w:tcW w:w="3343" w:type="dxa"/>
                  <w:gridSpan w:val="2"/>
                  <w:shd w:val="clear" w:color="auto" w:fill="auto"/>
                </w:tcPr>
                <w:p w14:paraId="08822C18" w14:textId="77777777" w:rsidR="00AF2C26" w:rsidRPr="00CA289F" w:rsidRDefault="00AF2C26" w:rsidP="00896D92">
                  <w:pPr>
                    <w:snapToGrid w:val="0"/>
                    <w:spacing w:line="240" w:lineRule="auto"/>
                    <w:ind w:right="4"/>
                    <w:jc w:val="center"/>
                    <w:rPr>
                      <w:rFonts w:ascii="Times New Roman" w:hAnsi="Times New Roman" w:cs="Times New Roman"/>
                      <w:sz w:val="16"/>
                      <w:szCs w:val="16"/>
                    </w:rPr>
                  </w:pPr>
                  <w:r w:rsidRPr="00CA289F">
                    <w:rPr>
                      <w:rFonts w:ascii="Times New Roman" w:hAnsi="Times New Roman" w:cs="Times New Roman"/>
                      <w:sz w:val="16"/>
                      <w:szCs w:val="16"/>
                    </w:rPr>
                    <w:t>OMOP Concepts</w:t>
                  </w:r>
                  <w:r>
                    <w:rPr>
                      <w:rFonts w:ascii="Times New Roman" w:hAnsi="Times New Roman" w:cs="Times New Roman"/>
                      <w:sz w:val="16"/>
                      <w:szCs w:val="16"/>
                    </w:rPr>
                    <w:t xml:space="preserve"> for Tobacco Smoking Status</w:t>
                  </w:r>
                </w:p>
              </w:tc>
            </w:tr>
            <w:tr w:rsidR="00AF2C26" w:rsidRPr="005F63F8" w14:paraId="50EB88E4"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single" w:sz="8" w:space="0" w:color="auto"/>
                    <w:left w:val="single" w:sz="8" w:space="0" w:color="auto"/>
                    <w:bottom w:val="single" w:sz="8" w:space="0" w:color="auto"/>
                    <w:right w:val="single" w:sz="8" w:space="0" w:color="auto"/>
                  </w:tcBorders>
                  <w:shd w:val="clear" w:color="auto" w:fill="F2F2F2"/>
                  <w:noWrap/>
                  <w:vAlign w:val="center"/>
                </w:tcPr>
                <w:p w14:paraId="7751BF55" w14:textId="77777777" w:rsidR="00AF2C26" w:rsidRPr="005F63F8" w:rsidRDefault="00AF2C26" w:rsidP="00896D92">
                  <w:pPr>
                    <w:suppressAutoHyphens w:val="0"/>
                    <w:spacing w:before="0" w:after="0" w:line="240" w:lineRule="auto"/>
                    <w:rPr>
                      <w:rFonts w:ascii="Times New Roman" w:hAnsi="Times New Roman" w:cs="Times New Roman"/>
                      <w:b/>
                      <w:bCs/>
                      <w:color w:val="4F81BD"/>
                      <w:sz w:val="16"/>
                      <w:szCs w:val="16"/>
                      <w:lang w:eastAsia="en-US"/>
                    </w:rPr>
                  </w:pPr>
                  <w:r w:rsidRPr="005F63F8">
                    <w:rPr>
                      <w:rFonts w:ascii="Times New Roman" w:hAnsi="Times New Roman" w:cs="Times New Roman"/>
                      <w:b/>
                      <w:bCs/>
                      <w:color w:val="4F81BD"/>
                      <w:sz w:val="16"/>
                      <w:szCs w:val="16"/>
                      <w:lang w:eastAsia="en-US"/>
                    </w:rPr>
                    <w:t>Concept ID</w:t>
                  </w:r>
                </w:p>
              </w:tc>
              <w:tc>
                <w:tcPr>
                  <w:tcW w:w="1594" w:type="dxa"/>
                  <w:tcBorders>
                    <w:top w:val="single" w:sz="8" w:space="0" w:color="auto"/>
                    <w:left w:val="single" w:sz="8" w:space="0" w:color="auto"/>
                    <w:bottom w:val="single" w:sz="8" w:space="0" w:color="auto"/>
                    <w:right w:val="single" w:sz="8" w:space="0" w:color="auto"/>
                  </w:tcBorders>
                  <w:shd w:val="clear" w:color="auto" w:fill="auto"/>
                  <w:vAlign w:val="center"/>
                </w:tcPr>
                <w:p w14:paraId="1626287A" w14:textId="77777777" w:rsidR="00AF2C26" w:rsidRPr="005F63F8" w:rsidRDefault="00AF2C26" w:rsidP="00896D92">
                  <w:pPr>
                    <w:suppressAutoHyphens w:val="0"/>
                    <w:spacing w:before="0" w:after="0" w:line="240" w:lineRule="auto"/>
                    <w:rPr>
                      <w:rFonts w:ascii="Times New Roman" w:hAnsi="Times New Roman" w:cs="Times New Roman"/>
                      <w:b/>
                      <w:bCs/>
                      <w:color w:val="4F81BD"/>
                      <w:sz w:val="16"/>
                      <w:szCs w:val="16"/>
                      <w:lang w:eastAsia="en-US"/>
                    </w:rPr>
                  </w:pPr>
                  <w:r w:rsidRPr="005F63F8">
                    <w:rPr>
                      <w:rFonts w:ascii="Times New Roman" w:hAnsi="Times New Roman" w:cs="Times New Roman"/>
                      <w:b/>
                      <w:bCs/>
                      <w:color w:val="4F81BD"/>
                      <w:sz w:val="16"/>
                      <w:szCs w:val="16"/>
                      <w:lang w:eastAsia="en-US"/>
                    </w:rPr>
                    <w:t>Concept Name</w:t>
                  </w:r>
                </w:p>
              </w:tc>
            </w:tr>
            <w:tr w:rsidR="00AF2C26" w:rsidRPr="005F63F8" w14:paraId="7B277C72"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76EF71FC"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4209585</w:t>
                  </w:r>
                </w:p>
              </w:tc>
              <w:tc>
                <w:tcPr>
                  <w:tcW w:w="1594" w:type="dxa"/>
                  <w:tcBorders>
                    <w:top w:val="nil"/>
                    <w:left w:val="single" w:sz="8" w:space="0" w:color="auto"/>
                    <w:bottom w:val="single" w:sz="8" w:space="0" w:color="auto"/>
                    <w:right w:val="single" w:sz="8" w:space="0" w:color="auto"/>
                  </w:tcBorders>
                  <w:vAlign w:val="center"/>
                </w:tcPr>
                <w:p w14:paraId="5AF4C49C"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Moderate smoker (20 or less per day)</w:t>
                  </w:r>
                </w:p>
              </w:tc>
            </w:tr>
            <w:tr w:rsidR="00AF2C26" w:rsidRPr="005F63F8" w14:paraId="2BB401E0"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34DE1135"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4209006</w:t>
                  </w:r>
                </w:p>
              </w:tc>
              <w:tc>
                <w:tcPr>
                  <w:tcW w:w="1594" w:type="dxa"/>
                  <w:tcBorders>
                    <w:top w:val="nil"/>
                    <w:left w:val="single" w:sz="8" w:space="0" w:color="auto"/>
                    <w:bottom w:val="single" w:sz="8" w:space="0" w:color="auto"/>
                    <w:right w:val="single" w:sz="8" w:space="0" w:color="auto"/>
                  </w:tcBorders>
                  <w:vAlign w:val="center"/>
                </w:tcPr>
                <w:p w14:paraId="4646F865"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Heavy smoker (over 20 per day)</w:t>
                  </w:r>
                </w:p>
              </w:tc>
            </w:tr>
            <w:tr w:rsidR="00AF2C26" w:rsidRPr="005F63F8" w14:paraId="7799DFC4"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33B8B748" w14:textId="77777777" w:rsidR="00AF2C26" w:rsidRPr="005F63F8" w:rsidRDefault="00AF2C26" w:rsidP="00896D92">
                  <w:pPr>
                    <w:rPr>
                      <w:rFonts w:ascii="Times New Roman" w:hAnsi="Times New Roman" w:cs="Times New Roman"/>
                      <w:color w:val="4F81BD"/>
                      <w:sz w:val="16"/>
                      <w:szCs w:val="16"/>
                      <w:highlight w:val="yellow"/>
                    </w:rPr>
                  </w:pPr>
                  <w:r w:rsidRPr="005F63F8">
                    <w:rPr>
                      <w:rFonts w:ascii="Times New Roman" w:hAnsi="Times New Roman" w:cs="Times New Roman"/>
                      <w:color w:val="4F81BD"/>
                      <w:sz w:val="16"/>
                      <w:szCs w:val="16"/>
                    </w:rPr>
                    <w:t>42709996</w:t>
                  </w:r>
                </w:p>
              </w:tc>
              <w:tc>
                <w:tcPr>
                  <w:tcW w:w="1594" w:type="dxa"/>
                  <w:tcBorders>
                    <w:top w:val="nil"/>
                    <w:left w:val="single" w:sz="8" w:space="0" w:color="auto"/>
                    <w:bottom w:val="single" w:sz="8" w:space="0" w:color="auto"/>
                    <w:right w:val="single" w:sz="8" w:space="0" w:color="auto"/>
                  </w:tcBorders>
                  <w:vAlign w:val="center"/>
                </w:tcPr>
                <w:p w14:paraId="505C14E1"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Smokes tobacco daily</w:t>
                  </w:r>
                </w:p>
              </w:tc>
            </w:tr>
            <w:tr w:rsidR="00AF2C26" w:rsidRPr="005F63F8" w14:paraId="149662D0"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652A4ED9" w14:textId="77777777" w:rsidR="00AF2C26" w:rsidRPr="005F63F8" w:rsidRDefault="00AF2C26" w:rsidP="00896D92">
                  <w:pPr>
                    <w:rPr>
                      <w:rFonts w:ascii="Times New Roman" w:hAnsi="Times New Roman" w:cs="Times New Roman"/>
                      <w:color w:val="4F81BD"/>
                      <w:sz w:val="16"/>
                      <w:szCs w:val="16"/>
                      <w:highlight w:val="yellow"/>
                    </w:rPr>
                  </w:pPr>
                  <w:r w:rsidRPr="005F63F8">
                    <w:rPr>
                      <w:rFonts w:ascii="Times New Roman" w:hAnsi="Times New Roman" w:cs="Times New Roman"/>
                      <w:color w:val="4F81BD"/>
                      <w:sz w:val="16"/>
                      <w:szCs w:val="16"/>
                      <w:highlight w:val="yellow"/>
                    </w:rPr>
                    <w:t>TBD</w:t>
                  </w:r>
                </w:p>
              </w:tc>
              <w:tc>
                <w:tcPr>
                  <w:tcW w:w="1594" w:type="dxa"/>
                  <w:tcBorders>
                    <w:top w:val="nil"/>
                    <w:left w:val="single" w:sz="8" w:space="0" w:color="auto"/>
                    <w:bottom w:val="single" w:sz="8" w:space="0" w:color="auto"/>
                    <w:right w:val="single" w:sz="8" w:space="0" w:color="auto"/>
                  </w:tcBorders>
                  <w:vAlign w:val="center"/>
                </w:tcPr>
                <w:p w14:paraId="231FC35C"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Occasional tobacco smoker</w:t>
                  </w:r>
                </w:p>
              </w:tc>
            </w:tr>
            <w:tr w:rsidR="00AF2C26" w:rsidRPr="005F63F8" w14:paraId="2D8CE772"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6859767D"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4298794</w:t>
                  </w:r>
                </w:p>
              </w:tc>
              <w:tc>
                <w:tcPr>
                  <w:tcW w:w="1594" w:type="dxa"/>
                  <w:tcBorders>
                    <w:top w:val="nil"/>
                    <w:left w:val="single" w:sz="8" w:space="0" w:color="auto"/>
                    <w:bottom w:val="single" w:sz="8" w:space="0" w:color="auto"/>
                    <w:right w:val="single" w:sz="8" w:space="0" w:color="auto"/>
                  </w:tcBorders>
                  <w:vAlign w:val="center"/>
                </w:tcPr>
                <w:p w14:paraId="4B238AB4"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Smoker</w:t>
                  </w:r>
                </w:p>
              </w:tc>
            </w:tr>
            <w:tr w:rsidR="00AF2C26" w:rsidRPr="005F63F8" w14:paraId="5E4B7871"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1197C1E8"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4144272</w:t>
                  </w:r>
                </w:p>
              </w:tc>
              <w:tc>
                <w:tcPr>
                  <w:tcW w:w="1594" w:type="dxa"/>
                  <w:tcBorders>
                    <w:top w:val="nil"/>
                    <w:left w:val="single" w:sz="8" w:space="0" w:color="auto"/>
                    <w:bottom w:val="single" w:sz="8" w:space="0" w:color="auto"/>
                    <w:right w:val="single" w:sz="8" w:space="0" w:color="auto"/>
                  </w:tcBorders>
                  <w:vAlign w:val="center"/>
                </w:tcPr>
                <w:p w14:paraId="05F68B52"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Never smoked tobacco</w:t>
                  </w:r>
                </w:p>
              </w:tc>
            </w:tr>
            <w:tr w:rsidR="00AF2C26" w:rsidRPr="005F63F8" w14:paraId="1A93CE97"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105874F9"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4222303</w:t>
                  </w:r>
                </w:p>
              </w:tc>
              <w:tc>
                <w:tcPr>
                  <w:tcW w:w="1594" w:type="dxa"/>
                  <w:tcBorders>
                    <w:top w:val="nil"/>
                    <w:left w:val="single" w:sz="8" w:space="0" w:color="auto"/>
                    <w:bottom w:val="single" w:sz="8" w:space="0" w:color="auto"/>
                    <w:right w:val="single" w:sz="8" w:space="0" w:color="auto"/>
                  </w:tcBorders>
                  <w:vAlign w:val="center"/>
                </w:tcPr>
                <w:p w14:paraId="2C8C39D8"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Non-smoker</w:t>
                  </w:r>
                </w:p>
              </w:tc>
            </w:tr>
            <w:tr w:rsidR="00AF2C26" w:rsidRPr="005F63F8" w14:paraId="705B2302"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33693665"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4310250</w:t>
                  </w:r>
                </w:p>
              </w:tc>
              <w:tc>
                <w:tcPr>
                  <w:tcW w:w="1594" w:type="dxa"/>
                  <w:tcBorders>
                    <w:top w:val="nil"/>
                    <w:left w:val="single" w:sz="8" w:space="0" w:color="auto"/>
                    <w:bottom w:val="single" w:sz="8" w:space="0" w:color="auto"/>
                    <w:right w:val="single" w:sz="8" w:space="0" w:color="auto"/>
                  </w:tcBorders>
                  <w:vAlign w:val="center"/>
                </w:tcPr>
                <w:p w14:paraId="66589BBA"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Ex-smoker</w:t>
                  </w:r>
                </w:p>
              </w:tc>
            </w:tr>
            <w:tr w:rsidR="00AF2C26" w:rsidRPr="005F63F8" w14:paraId="13E78595"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735AE7E7" w14:textId="77777777" w:rsidR="00AF2C26" w:rsidRPr="005F63F8" w:rsidRDefault="00BD427E" w:rsidP="00896D92">
                  <w:pPr>
                    <w:rPr>
                      <w:rFonts w:ascii="Times New Roman" w:hAnsi="Times New Roman" w:cs="Times New Roman"/>
                      <w:color w:val="4F81BD"/>
                      <w:sz w:val="16"/>
                      <w:szCs w:val="16"/>
                    </w:rPr>
                  </w:pPr>
                  <w:r w:rsidRPr="00BD427E">
                    <w:rPr>
                      <w:rFonts w:ascii="Times New Roman" w:hAnsi="Times New Roman" w:cs="Times New Roman"/>
                      <w:color w:val="4F81BD"/>
                      <w:sz w:val="16"/>
                      <w:szCs w:val="16"/>
                    </w:rPr>
                    <w:t>44814653</w:t>
                  </w:r>
                </w:p>
              </w:tc>
              <w:tc>
                <w:tcPr>
                  <w:tcW w:w="1594" w:type="dxa"/>
                  <w:tcBorders>
                    <w:top w:val="nil"/>
                    <w:left w:val="single" w:sz="8" w:space="0" w:color="auto"/>
                    <w:bottom w:val="single" w:sz="8" w:space="0" w:color="auto"/>
                    <w:right w:val="single" w:sz="8" w:space="0" w:color="auto"/>
                  </w:tcBorders>
                  <w:vAlign w:val="center"/>
                </w:tcPr>
                <w:p w14:paraId="017F8394" w14:textId="77777777" w:rsidR="00AF2C26" w:rsidRPr="005F63F8" w:rsidRDefault="00BD427E" w:rsidP="00896D92">
                  <w:pPr>
                    <w:suppressAutoHyphens w:val="0"/>
                    <w:spacing w:before="0" w:after="0" w:line="240" w:lineRule="auto"/>
                    <w:rPr>
                      <w:rFonts w:ascii="Times New Roman" w:hAnsi="Times New Roman" w:cs="Times New Roman"/>
                      <w:color w:val="4F81BD"/>
                      <w:sz w:val="16"/>
                      <w:szCs w:val="16"/>
                      <w:lang w:eastAsia="en-US"/>
                    </w:rPr>
                  </w:pPr>
                  <w:r w:rsidRPr="00BD427E">
                    <w:rPr>
                      <w:rFonts w:ascii="Times New Roman" w:hAnsi="Times New Roman" w:cs="Times New Roman"/>
                      <w:color w:val="4F81BD"/>
                      <w:sz w:val="16"/>
                      <w:szCs w:val="16"/>
                      <w:lang w:eastAsia="en-US"/>
                    </w:rPr>
                    <w:t>Unknown</w:t>
                  </w:r>
                </w:p>
              </w:tc>
            </w:tr>
            <w:tr w:rsidR="00AF2C26" w:rsidRPr="005F63F8" w14:paraId="5F86050D"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33FC5D2D"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44814650</w:t>
                  </w:r>
                </w:p>
              </w:tc>
              <w:tc>
                <w:tcPr>
                  <w:tcW w:w="1594" w:type="dxa"/>
                  <w:tcBorders>
                    <w:top w:val="nil"/>
                    <w:left w:val="single" w:sz="8" w:space="0" w:color="auto"/>
                    <w:bottom w:val="single" w:sz="8" w:space="0" w:color="auto"/>
                    <w:right w:val="single" w:sz="8" w:space="0" w:color="auto"/>
                  </w:tcBorders>
                  <w:vAlign w:val="center"/>
                </w:tcPr>
                <w:p w14:paraId="738F6797"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No Information</w:t>
                  </w:r>
                </w:p>
              </w:tc>
            </w:tr>
            <w:tr w:rsidR="00AF2C26" w:rsidRPr="005F63F8" w14:paraId="545819E1" w14:textId="77777777" w:rsidTr="001221C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749" w:type="dxa"/>
                  <w:tcBorders>
                    <w:top w:val="nil"/>
                    <w:left w:val="single" w:sz="8" w:space="0" w:color="auto"/>
                    <w:bottom w:val="single" w:sz="8" w:space="0" w:color="auto"/>
                    <w:right w:val="single" w:sz="8" w:space="0" w:color="auto"/>
                  </w:tcBorders>
                  <w:shd w:val="clear" w:color="auto" w:fill="F2F2F2"/>
                  <w:noWrap/>
                  <w:vAlign w:val="center"/>
                </w:tcPr>
                <w:p w14:paraId="337CA940" w14:textId="77777777" w:rsidR="00AF2C26" w:rsidRPr="005F63F8" w:rsidRDefault="00AF2C26"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44814649</w:t>
                  </w:r>
                </w:p>
              </w:tc>
              <w:tc>
                <w:tcPr>
                  <w:tcW w:w="1594" w:type="dxa"/>
                  <w:tcBorders>
                    <w:top w:val="nil"/>
                    <w:left w:val="single" w:sz="8" w:space="0" w:color="auto"/>
                    <w:bottom w:val="single" w:sz="8" w:space="0" w:color="auto"/>
                    <w:right w:val="single" w:sz="8" w:space="0" w:color="auto"/>
                  </w:tcBorders>
                  <w:vAlign w:val="center"/>
                </w:tcPr>
                <w:p w14:paraId="5075DACF" w14:textId="77777777" w:rsidR="00AF2C26" w:rsidRPr="005F63F8" w:rsidRDefault="00AF2C26"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Other</w:t>
                  </w:r>
                </w:p>
              </w:tc>
            </w:tr>
          </w:tbl>
          <w:p w14:paraId="52E5AF0B" w14:textId="77777777" w:rsidR="002C2FFC" w:rsidRDefault="002C2FFC" w:rsidP="00FE2E6A">
            <w:pPr>
              <w:snapToGrid w:val="0"/>
              <w:spacing w:line="240" w:lineRule="auto"/>
              <w:ind w:right="4"/>
              <w:rPr>
                <w:rFonts w:ascii="Times New Roman" w:hAnsi="Times New Roman" w:cs="Times New Roman"/>
                <w:color w:val="4F81BD"/>
                <w:szCs w:val="20"/>
              </w:rPr>
            </w:pPr>
          </w:p>
          <w:tbl>
            <w:tblPr>
              <w:tblW w:w="33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1"/>
              <w:gridCol w:w="1710"/>
            </w:tblGrid>
            <w:tr w:rsidR="00B06304" w:rsidRPr="00CA289F" w14:paraId="51A058B9" w14:textId="77777777" w:rsidTr="001221C7">
              <w:tc>
                <w:tcPr>
                  <w:tcW w:w="3361" w:type="dxa"/>
                  <w:gridSpan w:val="2"/>
                  <w:shd w:val="clear" w:color="auto" w:fill="auto"/>
                </w:tcPr>
                <w:p w14:paraId="50791ED3" w14:textId="77777777" w:rsidR="00B06304" w:rsidRPr="00CA289F" w:rsidRDefault="00B06304" w:rsidP="00AF2C26">
                  <w:pPr>
                    <w:snapToGrid w:val="0"/>
                    <w:spacing w:line="240" w:lineRule="auto"/>
                    <w:ind w:right="4"/>
                    <w:jc w:val="center"/>
                    <w:rPr>
                      <w:rFonts w:ascii="Times New Roman" w:hAnsi="Times New Roman" w:cs="Times New Roman"/>
                      <w:sz w:val="16"/>
                      <w:szCs w:val="16"/>
                    </w:rPr>
                  </w:pPr>
                  <w:r w:rsidRPr="00CA289F">
                    <w:rPr>
                      <w:rFonts w:ascii="Times New Roman" w:hAnsi="Times New Roman" w:cs="Times New Roman"/>
                      <w:sz w:val="16"/>
                      <w:szCs w:val="16"/>
                    </w:rPr>
                    <w:t>OMOP Concepts</w:t>
                  </w:r>
                  <w:r>
                    <w:rPr>
                      <w:rFonts w:ascii="Times New Roman" w:hAnsi="Times New Roman" w:cs="Times New Roman"/>
                      <w:sz w:val="16"/>
                      <w:szCs w:val="16"/>
                    </w:rPr>
                    <w:t xml:space="preserve"> for Tobacco Type</w:t>
                  </w:r>
                </w:p>
              </w:tc>
            </w:tr>
            <w:tr w:rsidR="00B06304" w:rsidRPr="005F63F8" w14:paraId="04076474"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651" w:type="dxa"/>
                  <w:tcBorders>
                    <w:top w:val="single" w:sz="8" w:space="0" w:color="auto"/>
                    <w:left w:val="single" w:sz="8" w:space="0" w:color="auto"/>
                    <w:bottom w:val="single" w:sz="8" w:space="0" w:color="auto"/>
                    <w:right w:val="single" w:sz="8" w:space="0" w:color="auto"/>
                  </w:tcBorders>
                  <w:shd w:val="clear" w:color="auto" w:fill="F2F2F2"/>
                  <w:noWrap/>
                  <w:vAlign w:val="center"/>
                </w:tcPr>
                <w:p w14:paraId="0F788368" w14:textId="77777777" w:rsidR="00B06304" w:rsidRPr="005F63F8" w:rsidRDefault="00B06304" w:rsidP="00896D92">
                  <w:pPr>
                    <w:suppressAutoHyphens w:val="0"/>
                    <w:spacing w:before="0" w:after="0" w:line="240" w:lineRule="auto"/>
                    <w:rPr>
                      <w:rFonts w:ascii="Times New Roman" w:hAnsi="Times New Roman" w:cs="Times New Roman"/>
                      <w:b/>
                      <w:bCs/>
                      <w:color w:val="4F81BD"/>
                      <w:sz w:val="16"/>
                      <w:szCs w:val="16"/>
                      <w:lang w:eastAsia="en-US"/>
                    </w:rPr>
                  </w:pPr>
                  <w:r w:rsidRPr="005F63F8">
                    <w:rPr>
                      <w:rFonts w:ascii="Times New Roman" w:hAnsi="Times New Roman" w:cs="Times New Roman"/>
                      <w:b/>
                      <w:bCs/>
                      <w:color w:val="4F81BD"/>
                      <w:sz w:val="16"/>
                      <w:szCs w:val="16"/>
                      <w:lang w:eastAsia="en-US"/>
                    </w:rPr>
                    <w:t>Concept ID</w:t>
                  </w:r>
                </w:p>
              </w:tc>
              <w:tc>
                <w:tcPr>
                  <w:tcW w:w="1710" w:type="dxa"/>
                  <w:tcBorders>
                    <w:top w:val="single" w:sz="8" w:space="0" w:color="auto"/>
                    <w:left w:val="single" w:sz="8" w:space="0" w:color="auto"/>
                    <w:bottom w:val="single" w:sz="8" w:space="0" w:color="auto"/>
                    <w:right w:val="single" w:sz="8" w:space="0" w:color="auto"/>
                  </w:tcBorders>
                  <w:shd w:val="clear" w:color="auto" w:fill="auto"/>
                  <w:vAlign w:val="center"/>
                </w:tcPr>
                <w:p w14:paraId="1D55EA3A" w14:textId="77777777" w:rsidR="00B06304" w:rsidRPr="005F63F8" w:rsidRDefault="00B06304" w:rsidP="00896D92">
                  <w:pPr>
                    <w:suppressAutoHyphens w:val="0"/>
                    <w:spacing w:before="0" w:after="0" w:line="240" w:lineRule="auto"/>
                    <w:rPr>
                      <w:rFonts w:ascii="Times New Roman" w:hAnsi="Times New Roman" w:cs="Times New Roman"/>
                      <w:b/>
                      <w:bCs/>
                      <w:color w:val="4F81BD"/>
                      <w:sz w:val="16"/>
                      <w:szCs w:val="16"/>
                      <w:lang w:eastAsia="en-US"/>
                    </w:rPr>
                  </w:pPr>
                  <w:r w:rsidRPr="005F63F8">
                    <w:rPr>
                      <w:rFonts w:ascii="Times New Roman" w:hAnsi="Times New Roman" w:cs="Times New Roman"/>
                      <w:b/>
                      <w:bCs/>
                      <w:color w:val="4F81BD"/>
                      <w:sz w:val="16"/>
                      <w:szCs w:val="16"/>
                      <w:lang w:eastAsia="en-US"/>
                    </w:rPr>
                    <w:t>Concept Name</w:t>
                  </w:r>
                </w:p>
              </w:tc>
            </w:tr>
            <w:tr w:rsidR="00B06304" w:rsidRPr="005F63F8" w14:paraId="6B7AD6A8"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651" w:type="dxa"/>
                  <w:tcBorders>
                    <w:top w:val="nil"/>
                    <w:left w:val="single" w:sz="8" w:space="0" w:color="auto"/>
                    <w:bottom w:val="single" w:sz="8" w:space="0" w:color="auto"/>
                    <w:right w:val="single" w:sz="8" w:space="0" w:color="auto"/>
                  </w:tcBorders>
                  <w:shd w:val="clear" w:color="auto" w:fill="F2F2F2"/>
                  <w:noWrap/>
                  <w:vAlign w:val="center"/>
                </w:tcPr>
                <w:p w14:paraId="2AA55E27" w14:textId="77777777" w:rsidR="00B06304" w:rsidRPr="005F63F8" w:rsidRDefault="00B06304"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4276526</w:t>
                  </w:r>
                </w:p>
              </w:tc>
              <w:tc>
                <w:tcPr>
                  <w:tcW w:w="1710" w:type="dxa"/>
                  <w:tcBorders>
                    <w:top w:val="nil"/>
                    <w:left w:val="single" w:sz="8" w:space="0" w:color="auto"/>
                    <w:bottom w:val="single" w:sz="8" w:space="0" w:color="auto"/>
                    <w:right w:val="single" w:sz="8" w:space="0" w:color="auto"/>
                  </w:tcBorders>
                  <w:shd w:val="clear" w:color="auto" w:fill="auto"/>
                  <w:vAlign w:val="center"/>
                </w:tcPr>
                <w:p w14:paraId="2519D7DC" w14:textId="77777777" w:rsidR="00B06304" w:rsidRPr="005F63F8" w:rsidRDefault="00B06304"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Cigarette smoker</w:t>
                  </w:r>
                </w:p>
              </w:tc>
            </w:tr>
            <w:tr w:rsidR="00B06304" w:rsidRPr="005F63F8" w14:paraId="7457A776"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651" w:type="dxa"/>
                  <w:tcBorders>
                    <w:top w:val="nil"/>
                    <w:left w:val="single" w:sz="8" w:space="0" w:color="auto"/>
                    <w:bottom w:val="single" w:sz="8" w:space="0" w:color="auto"/>
                    <w:right w:val="single" w:sz="8" w:space="0" w:color="auto"/>
                  </w:tcBorders>
                  <w:shd w:val="clear" w:color="auto" w:fill="F2F2F2"/>
                  <w:noWrap/>
                  <w:vAlign w:val="center"/>
                </w:tcPr>
                <w:p w14:paraId="6289CCA9" w14:textId="77777777" w:rsidR="00B06304" w:rsidRPr="005F63F8" w:rsidRDefault="00B06304"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4246415</w:t>
                  </w:r>
                </w:p>
              </w:tc>
              <w:tc>
                <w:tcPr>
                  <w:tcW w:w="1710" w:type="dxa"/>
                  <w:tcBorders>
                    <w:top w:val="nil"/>
                    <w:left w:val="single" w:sz="8" w:space="0" w:color="auto"/>
                    <w:bottom w:val="single" w:sz="8" w:space="0" w:color="auto"/>
                    <w:right w:val="single" w:sz="8" w:space="0" w:color="auto"/>
                  </w:tcBorders>
                  <w:shd w:val="clear" w:color="auto" w:fill="auto"/>
                  <w:vAlign w:val="center"/>
                </w:tcPr>
                <w:p w14:paraId="5B7D634F" w14:textId="77777777" w:rsidR="00B06304" w:rsidRPr="005F63F8" w:rsidRDefault="00B06304"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Cigar smoker</w:t>
                  </w:r>
                </w:p>
              </w:tc>
            </w:tr>
            <w:tr w:rsidR="00B06304" w:rsidRPr="005F63F8" w14:paraId="223BE0F7"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651" w:type="dxa"/>
                  <w:tcBorders>
                    <w:top w:val="nil"/>
                    <w:left w:val="single" w:sz="8" w:space="0" w:color="auto"/>
                    <w:bottom w:val="single" w:sz="8" w:space="0" w:color="auto"/>
                    <w:right w:val="single" w:sz="8" w:space="0" w:color="auto"/>
                  </w:tcBorders>
                  <w:shd w:val="clear" w:color="auto" w:fill="F2F2F2"/>
                  <w:noWrap/>
                  <w:vAlign w:val="center"/>
                </w:tcPr>
                <w:p w14:paraId="61C04AEF" w14:textId="77777777" w:rsidR="00B06304" w:rsidRPr="005F63F8" w:rsidRDefault="00B06304" w:rsidP="00896D92">
                  <w:pPr>
                    <w:rPr>
                      <w:rFonts w:ascii="Times New Roman" w:hAnsi="Times New Roman" w:cs="Times New Roman"/>
                      <w:color w:val="4F81BD"/>
                      <w:sz w:val="16"/>
                      <w:szCs w:val="16"/>
                    </w:rPr>
                  </w:pPr>
                  <w:r w:rsidRPr="005F63F8">
                    <w:rPr>
                      <w:rFonts w:ascii="Times New Roman" w:hAnsi="Times New Roman" w:cs="Times New Roman"/>
                      <w:color w:val="4F81BD"/>
                      <w:sz w:val="16"/>
                      <w:szCs w:val="16"/>
                    </w:rPr>
                    <w:t>4218917</w:t>
                  </w:r>
                </w:p>
              </w:tc>
              <w:tc>
                <w:tcPr>
                  <w:tcW w:w="1710" w:type="dxa"/>
                  <w:tcBorders>
                    <w:top w:val="nil"/>
                    <w:left w:val="single" w:sz="8" w:space="0" w:color="auto"/>
                    <w:bottom w:val="single" w:sz="8" w:space="0" w:color="auto"/>
                    <w:right w:val="single" w:sz="8" w:space="0" w:color="auto"/>
                  </w:tcBorders>
                  <w:shd w:val="clear" w:color="auto" w:fill="auto"/>
                  <w:vAlign w:val="center"/>
                </w:tcPr>
                <w:p w14:paraId="29079069" w14:textId="77777777" w:rsidR="00B06304" w:rsidRPr="005F63F8" w:rsidRDefault="00B06304"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Pipe smoker</w:t>
                  </w:r>
                </w:p>
              </w:tc>
            </w:tr>
            <w:tr w:rsidR="00B06304" w:rsidRPr="005F63F8" w14:paraId="4EC09C16"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651" w:type="dxa"/>
                  <w:tcBorders>
                    <w:top w:val="nil"/>
                    <w:left w:val="single" w:sz="8" w:space="0" w:color="auto"/>
                    <w:bottom w:val="single" w:sz="8" w:space="0" w:color="auto"/>
                    <w:right w:val="single" w:sz="8" w:space="0" w:color="auto"/>
                  </w:tcBorders>
                  <w:shd w:val="clear" w:color="auto" w:fill="F2F2F2"/>
                  <w:noWrap/>
                </w:tcPr>
                <w:p w14:paraId="6E322EE2" w14:textId="77777777" w:rsidR="00B06304" w:rsidRPr="005F63F8" w:rsidRDefault="00B06304" w:rsidP="00896D92">
                  <w:pPr>
                    <w:spacing w:after="0" w:line="240" w:lineRule="auto"/>
                    <w:rPr>
                      <w:rFonts w:ascii="Times New Roman" w:hAnsi="Times New Roman"/>
                      <w:color w:val="4F81BD"/>
                      <w:sz w:val="16"/>
                      <w:szCs w:val="16"/>
                    </w:rPr>
                  </w:pPr>
                  <w:r w:rsidRPr="005F63F8">
                    <w:rPr>
                      <w:rFonts w:ascii="Times New Roman" w:hAnsi="Times New Roman"/>
                      <w:color w:val="4F81BD"/>
                      <w:sz w:val="16"/>
                      <w:szCs w:val="16"/>
                    </w:rPr>
                    <w:t>4298794</w:t>
                  </w:r>
                </w:p>
              </w:tc>
              <w:tc>
                <w:tcPr>
                  <w:tcW w:w="1710" w:type="dxa"/>
                  <w:tcBorders>
                    <w:top w:val="nil"/>
                    <w:left w:val="single" w:sz="8" w:space="0" w:color="auto"/>
                    <w:bottom w:val="single" w:sz="8" w:space="0" w:color="auto"/>
                    <w:right w:val="single" w:sz="8" w:space="0" w:color="auto"/>
                  </w:tcBorders>
                  <w:shd w:val="clear" w:color="auto" w:fill="auto"/>
                  <w:vAlign w:val="center"/>
                </w:tcPr>
                <w:p w14:paraId="163D7510" w14:textId="77777777" w:rsidR="00B06304" w:rsidRPr="005F63F8" w:rsidRDefault="00B06304"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Ex-cigarette smoker</w:t>
                  </w:r>
                </w:p>
              </w:tc>
            </w:tr>
            <w:tr w:rsidR="00B06304" w:rsidRPr="005F63F8" w14:paraId="4A9F93E9"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651" w:type="dxa"/>
                  <w:tcBorders>
                    <w:top w:val="nil"/>
                    <w:left w:val="single" w:sz="8" w:space="0" w:color="auto"/>
                    <w:bottom w:val="single" w:sz="8" w:space="0" w:color="auto"/>
                    <w:right w:val="single" w:sz="8" w:space="0" w:color="auto"/>
                  </w:tcBorders>
                  <w:shd w:val="clear" w:color="auto" w:fill="F2F2F2"/>
                  <w:noWrap/>
                </w:tcPr>
                <w:p w14:paraId="4E30D773" w14:textId="77777777" w:rsidR="00B06304" w:rsidRPr="005F63F8" w:rsidRDefault="00B06304" w:rsidP="00896D92">
                  <w:pPr>
                    <w:spacing w:after="0" w:line="240" w:lineRule="auto"/>
                    <w:rPr>
                      <w:rFonts w:ascii="Times New Roman" w:hAnsi="Times New Roman"/>
                      <w:color w:val="4F81BD"/>
                      <w:sz w:val="16"/>
                      <w:szCs w:val="16"/>
                    </w:rPr>
                  </w:pPr>
                  <w:r w:rsidRPr="005F63F8">
                    <w:rPr>
                      <w:rFonts w:ascii="Times New Roman" w:hAnsi="Times New Roman"/>
                      <w:color w:val="4F81BD"/>
                      <w:sz w:val="16"/>
                      <w:szCs w:val="16"/>
                    </w:rPr>
                    <w:t>4144272</w:t>
                  </w:r>
                </w:p>
              </w:tc>
              <w:tc>
                <w:tcPr>
                  <w:tcW w:w="1710" w:type="dxa"/>
                  <w:tcBorders>
                    <w:top w:val="nil"/>
                    <w:left w:val="single" w:sz="8" w:space="0" w:color="auto"/>
                    <w:bottom w:val="single" w:sz="8" w:space="0" w:color="auto"/>
                    <w:right w:val="single" w:sz="8" w:space="0" w:color="auto"/>
                  </w:tcBorders>
                  <w:shd w:val="clear" w:color="auto" w:fill="auto"/>
                  <w:vAlign w:val="center"/>
                </w:tcPr>
                <w:p w14:paraId="42C6405A" w14:textId="77777777" w:rsidR="00B06304" w:rsidRPr="005F63F8" w:rsidRDefault="00B06304"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Ex-cigar smoker</w:t>
                  </w:r>
                </w:p>
              </w:tc>
            </w:tr>
            <w:tr w:rsidR="00B06304" w:rsidRPr="005F63F8" w14:paraId="04623D2F" w14:textId="77777777" w:rsidTr="00896D9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1651" w:type="dxa"/>
                  <w:tcBorders>
                    <w:top w:val="nil"/>
                    <w:left w:val="single" w:sz="8" w:space="0" w:color="auto"/>
                    <w:bottom w:val="single" w:sz="8" w:space="0" w:color="auto"/>
                    <w:right w:val="single" w:sz="8" w:space="0" w:color="auto"/>
                  </w:tcBorders>
                  <w:shd w:val="clear" w:color="auto" w:fill="F2F2F2"/>
                  <w:noWrap/>
                </w:tcPr>
                <w:p w14:paraId="66FA3BF7" w14:textId="77777777" w:rsidR="00B06304" w:rsidRPr="005F63F8" w:rsidRDefault="00B06304" w:rsidP="00896D92">
                  <w:pPr>
                    <w:spacing w:after="0" w:line="240" w:lineRule="auto"/>
                    <w:rPr>
                      <w:rFonts w:ascii="Times New Roman" w:hAnsi="Times New Roman"/>
                      <w:color w:val="4F81BD"/>
                      <w:sz w:val="16"/>
                      <w:szCs w:val="16"/>
                    </w:rPr>
                  </w:pPr>
                  <w:r w:rsidRPr="005F63F8">
                    <w:rPr>
                      <w:rFonts w:ascii="Times New Roman" w:hAnsi="Times New Roman"/>
                      <w:color w:val="4F81BD"/>
                      <w:sz w:val="16"/>
                      <w:szCs w:val="16"/>
                    </w:rPr>
                    <w:t>4222303</w:t>
                  </w:r>
                </w:p>
              </w:tc>
              <w:tc>
                <w:tcPr>
                  <w:tcW w:w="1710" w:type="dxa"/>
                  <w:tcBorders>
                    <w:top w:val="nil"/>
                    <w:left w:val="single" w:sz="8" w:space="0" w:color="auto"/>
                    <w:bottom w:val="single" w:sz="8" w:space="0" w:color="auto"/>
                    <w:right w:val="single" w:sz="8" w:space="0" w:color="auto"/>
                  </w:tcBorders>
                  <w:shd w:val="clear" w:color="auto" w:fill="auto"/>
                  <w:vAlign w:val="center"/>
                </w:tcPr>
                <w:p w14:paraId="28DB6945" w14:textId="77777777" w:rsidR="00B06304" w:rsidRPr="005F63F8" w:rsidRDefault="00B06304" w:rsidP="00896D92">
                  <w:pPr>
                    <w:suppressAutoHyphens w:val="0"/>
                    <w:spacing w:before="0" w:after="0" w:line="240" w:lineRule="auto"/>
                    <w:rPr>
                      <w:rFonts w:ascii="Times New Roman" w:hAnsi="Times New Roman" w:cs="Times New Roman"/>
                      <w:color w:val="4F81BD"/>
                      <w:sz w:val="16"/>
                      <w:szCs w:val="16"/>
                      <w:lang w:eastAsia="en-US"/>
                    </w:rPr>
                  </w:pPr>
                  <w:r w:rsidRPr="005F63F8">
                    <w:rPr>
                      <w:rFonts w:ascii="Times New Roman" w:hAnsi="Times New Roman" w:cs="Times New Roman"/>
                      <w:color w:val="4F81BD"/>
                      <w:sz w:val="16"/>
                      <w:szCs w:val="16"/>
                      <w:lang w:eastAsia="en-US"/>
                    </w:rPr>
                    <w:t>Ex-pipe smoker</w:t>
                  </w:r>
                </w:p>
              </w:tc>
            </w:tr>
          </w:tbl>
          <w:p w14:paraId="47D1E1A1" w14:textId="77777777" w:rsidR="00AF2C26" w:rsidRDefault="00AF2C26" w:rsidP="00AF2C26">
            <w:pPr>
              <w:snapToGrid w:val="0"/>
              <w:spacing w:line="240" w:lineRule="auto"/>
              <w:ind w:right="4"/>
              <w:rPr>
                <w:rFonts w:ascii="Times New Roman" w:hAnsi="Times New Roman" w:cs="Times New Roman"/>
                <w:color w:val="4F81BD"/>
                <w:szCs w:val="20"/>
              </w:rPr>
            </w:pPr>
          </w:p>
          <w:p w14:paraId="59C9C81C" w14:textId="77777777" w:rsidR="00AF2C26" w:rsidRDefault="00AF2C26" w:rsidP="00FE2E6A">
            <w:pPr>
              <w:snapToGrid w:val="0"/>
              <w:spacing w:line="240" w:lineRule="auto"/>
              <w:ind w:right="4"/>
              <w:rPr>
                <w:rFonts w:ascii="Times New Roman" w:hAnsi="Times New Roman" w:cs="Times New Roman"/>
                <w:color w:val="4F81BD"/>
                <w:szCs w:val="20"/>
              </w:rPr>
            </w:pPr>
          </w:p>
          <w:p w14:paraId="2D0EC638" w14:textId="77777777" w:rsidR="0019049B" w:rsidRPr="005F63F8" w:rsidRDefault="0019049B" w:rsidP="00FE2E6A">
            <w:pPr>
              <w:snapToGrid w:val="0"/>
              <w:spacing w:line="240" w:lineRule="auto"/>
              <w:ind w:right="4"/>
              <w:rPr>
                <w:rFonts w:ascii="Times New Roman" w:hAnsi="Times New Roman" w:cs="Times New Roman"/>
                <w:color w:val="4F81BD"/>
                <w:szCs w:val="20"/>
              </w:rPr>
            </w:pPr>
          </w:p>
        </w:tc>
      </w:tr>
    </w:tbl>
    <w:p w14:paraId="1B599DAA" w14:textId="77777777" w:rsidR="000B0671" w:rsidRPr="0091595F" w:rsidRDefault="000B0671" w:rsidP="000B0671">
      <w:pPr>
        <w:pStyle w:val="Heading3"/>
        <w:rPr>
          <w:rFonts w:ascii="Times New Roman" w:hAnsi="Times New Roman" w:cs="Times New Roman"/>
          <w:color w:val="4F81BD"/>
        </w:rPr>
      </w:pPr>
      <w:bookmarkStart w:id="38" w:name="_Toc450823073"/>
      <w:r w:rsidRPr="0091595F">
        <w:rPr>
          <w:rFonts w:ascii="Times New Roman" w:hAnsi="Times New Roman" w:cs="Times New Roman"/>
          <w:color w:val="4F81BD"/>
        </w:rPr>
        <w:lastRenderedPageBreak/>
        <w:t>Table: LAB_RESULT_CM</w:t>
      </w:r>
      <w:bookmarkEnd w:id="38"/>
    </w:p>
    <w:p w14:paraId="580238EE" w14:textId="77777777" w:rsidR="00F54578" w:rsidRPr="0091595F" w:rsidRDefault="00F54578" w:rsidP="00F54578">
      <w:pPr>
        <w:autoSpaceDE w:val="0"/>
        <w:rPr>
          <w:rFonts w:ascii="Times New Roman" w:hAnsi="Times New Roman" w:cs="Times New Roman"/>
          <w:color w:val="4F81BD"/>
          <w:sz w:val="22"/>
          <w:szCs w:val="22"/>
        </w:rPr>
      </w:pPr>
      <w:r w:rsidRPr="0091595F">
        <w:rPr>
          <w:rFonts w:ascii="Times New Roman" w:hAnsi="Times New Roman" w:cs="Times New Roman"/>
          <w:color w:val="4F81BD"/>
          <w:sz w:val="22"/>
          <w:szCs w:val="22"/>
        </w:rPr>
        <w:t xml:space="preserve">The LAB_RESULT_CM table contains one record per LAB_RESULT_CM_ID. </w:t>
      </w:r>
    </w:p>
    <w:p w14:paraId="684EE8D0" w14:textId="77777777" w:rsidR="00F54578" w:rsidRPr="0091595F" w:rsidRDefault="00F54578" w:rsidP="00F54578">
      <w:pPr>
        <w:autoSpaceDE w:val="0"/>
        <w:rPr>
          <w:rFonts w:ascii="Times New Roman" w:hAnsi="Times New Roman" w:cs="Times New Roman"/>
          <w:color w:val="4F81BD"/>
          <w:sz w:val="22"/>
          <w:szCs w:val="22"/>
        </w:rPr>
      </w:pPr>
      <w:r w:rsidRPr="0091595F">
        <w:rPr>
          <w:rFonts w:ascii="Times New Roman" w:hAnsi="Times New Roman" w:cs="Times New Roman"/>
          <w:color w:val="4F81BD"/>
          <w:sz w:val="22"/>
          <w:szCs w:val="22"/>
        </w:rPr>
        <w:t xml:space="preserve">Only records with actual lab results should be included in this table. </w:t>
      </w:r>
      <w:commentRangeStart w:id="39"/>
      <w:r w:rsidRPr="0091595F">
        <w:rPr>
          <w:rFonts w:ascii="Times New Roman" w:hAnsi="Times New Roman" w:cs="Times New Roman"/>
          <w:color w:val="4F81BD"/>
          <w:sz w:val="22"/>
          <w:szCs w:val="22"/>
        </w:rPr>
        <w:t xml:space="preserve">If the results suggest that the test was run (e.g., result is “borderline”) include it. </w:t>
      </w:r>
      <w:commentRangeEnd w:id="39"/>
      <w:r w:rsidR="00B1183C">
        <w:rPr>
          <w:rStyle w:val="CommentReference"/>
          <w:rFonts w:ascii="Times New Roman" w:hAnsi="Times New Roman" w:cs="Times New Roman"/>
        </w:rPr>
        <w:commentReference w:id="39"/>
      </w:r>
      <w:r w:rsidRPr="0091595F">
        <w:rPr>
          <w:rFonts w:ascii="Times New Roman" w:hAnsi="Times New Roman" w:cs="Times New Roman"/>
          <w:color w:val="4F81BD"/>
          <w:sz w:val="22"/>
          <w:szCs w:val="22"/>
        </w:rPr>
        <w:t xml:space="preserve">But if the test is not resulted for any reason then do not include it. </w:t>
      </w:r>
    </w:p>
    <w:p w14:paraId="3646520C" w14:textId="77777777" w:rsidR="00F54578" w:rsidRPr="0091595F" w:rsidRDefault="00F54578" w:rsidP="00F54578">
      <w:pPr>
        <w:autoSpaceDE w:val="0"/>
        <w:rPr>
          <w:rFonts w:ascii="Times New Roman" w:hAnsi="Times New Roman" w:cs="Times New Roman"/>
          <w:color w:val="4F81BD"/>
          <w:sz w:val="22"/>
          <w:szCs w:val="22"/>
        </w:rPr>
      </w:pPr>
      <w:r w:rsidRPr="0091595F">
        <w:rPr>
          <w:rFonts w:ascii="Times New Roman" w:hAnsi="Times New Roman" w:cs="Times New Roman"/>
          <w:color w:val="4F81BD"/>
          <w:sz w:val="22"/>
          <w:szCs w:val="22"/>
        </w:rPr>
        <w:t xml:space="preserve">The source for Lab results in OMOP CDM is the Measurement table, all measurement </w:t>
      </w:r>
      <w:del w:id="40" w:author="Rimma B" w:date="2016-07-09T14:07:00Z">
        <w:r w:rsidRPr="0091595F" w:rsidDel="00B1183C">
          <w:rPr>
            <w:rFonts w:ascii="Times New Roman" w:hAnsi="Times New Roman" w:cs="Times New Roman"/>
            <w:color w:val="4F81BD"/>
            <w:sz w:val="22"/>
            <w:szCs w:val="22"/>
          </w:rPr>
          <w:delText>recordss</w:delText>
        </w:r>
      </w:del>
      <w:ins w:id="41" w:author="Rimma B" w:date="2016-07-09T14:07:00Z">
        <w:r w:rsidR="00B1183C" w:rsidRPr="0091595F">
          <w:rPr>
            <w:rFonts w:ascii="Times New Roman" w:hAnsi="Times New Roman" w:cs="Times New Roman"/>
            <w:color w:val="4F81BD"/>
            <w:sz w:val="22"/>
            <w:szCs w:val="22"/>
          </w:rPr>
          <w:t>records</w:t>
        </w:r>
      </w:ins>
      <w:r w:rsidRPr="0091595F">
        <w:rPr>
          <w:rFonts w:ascii="Times New Roman" w:hAnsi="Times New Roman" w:cs="Times New Roman"/>
          <w:color w:val="4F81BD"/>
          <w:sz w:val="22"/>
          <w:szCs w:val="22"/>
        </w:rPr>
        <w:t xml:space="preserve"> where </w:t>
      </w:r>
      <w:proofErr w:type="spellStart"/>
      <w:r w:rsidRPr="0091595F">
        <w:rPr>
          <w:rFonts w:ascii="Times New Roman" w:hAnsi="Times New Roman" w:cs="Times New Roman"/>
          <w:color w:val="4F81BD"/>
          <w:sz w:val="22"/>
          <w:szCs w:val="22"/>
        </w:rPr>
        <w:t>Measurement.measurement_type_concept_id</w:t>
      </w:r>
      <w:proofErr w:type="spellEnd"/>
      <w:r w:rsidRPr="0091595F">
        <w:rPr>
          <w:rFonts w:ascii="Times New Roman" w:hAnsi="Times New Roman" w:cs="Times New Roman"/>
          <w:color w:val="4F81BD"/>
          <w:sz w:val="22"/>
          <w:szCs w:val="22"/>
        </w:rPr>
        <w:t xml:space="preserve"> is 44818702 (‘Lab result’). In OMOP CDM, lab tests are represented by LOINC codes. The following LAB_RESULT_CM fields are derived from the LOINC codes: LAB_NAME, </w:t>
      </w:r>
      <w:r w:rsidR="00D30811" w:rsidRPr="0091595F">
        <w:rPr>
          <w:rFonts w:ascii="Times New Roman" w:hAnsi="Times New Roman" w:cs="Times New Roman"/>
          <w:color w:val="4F81BD"/>
          <w:sz w:val="22"/>
          <w:szCs w:val="22"/>
        </w:rPr>
        <w:t xml:space="preserve">LAB_LOINC, </w:t>
      </w:r>
      <w:r w:rsidR="00DF632B" w:rsidRPr="0091595F">
        <w:rPr>
          <w:rFonts w:ascii="Times New Roman" w:hAnsi="Times New Roman" w:cs="Times New Roman"/>
          <w:color w:val="4F81BD"/>
          <w:sz w:val="22"/>
          <w:szCs w:val="22"/>
        </w:rPr>
        <w:t>SPECIMEN_SOURCE, and RESULT_UNIT. Mappings for selected LOINC codes between OMOP concepts and these attributes are presented in the table below. This list will have to be expanded as the list of target LOINC codes grow.</w:t>
      </w:r>
    </w:p>
    <w:tbl>
      <w:tblPr>
        <w:tblW w:w="5000" w:type="pct"/>
        <w:tblLook w:val="04A0" w:firstRow="1" w:lastRow="0" w:firstColumn="1" w:lastColumn="0" w:noHBand="0" w:noVBand="1"/>
      </w:tblPr>
      <w:tblGrid>
        <w:gridCol w:w="1615"/>
        <w:gridCol w:w="1516"/>
        <w:gridCol w:w="1297"/>
        <w:gridCol w:w="1620"/>
        <w:gridCol w:w="2051"/>
        <w:gridCol w:w="1477"/>
      </w:tblGrid>
      <w:tr w:rsidR="00B42BB2" w:rsidRPr="0091595F" w14:paraId="5FE33116" w14:textId="77777777" w:rsidTr="00DF632B">
        <w:trPr>
          <w:trHeight w:val="720"/>
          <w:tblHeader/>
        </w:trPr>
        <w:tc>
          <w:tcPr>
            <w:tcW w:w="844" w:type="pct"/>
            <w:tcBorders>
              <w:top w:val="single" w:sz="4" w:space="0" w:color="auto"/>
              <w:left w:val="single" w:sz="4" w:space="0" w:color="auto"/>
              <w:bottom w:val="single" w:sz="4" w:space="0" w:color="auto"/>
              <w:right w:val="single" w:sz="4" w:space="0" w:color="auto"/>
            </w:tcBorders>
            <w:shd w:val="clear" w:color="auto" w:fill="auto"/>
            <w:hideMark/>
          </w:tcPr>
          <w:p w14:paraId="42C67212" w14:textId="77777777" w:rsidR="007C4D9F" w:rsidRPr="0091595F" w:rsidRDefault="007C4D9F" w:rsidP="007C4D9F">
            <w:pPr>
              <w:suppressAutoHyphens w:val="0"/>
              <w:spacing w:before="0" w:after="0" w:line="240" w:lineRule="auto"/>
              <w:rPr>
                <w:rFonts w:ascii="Times New Roman" w:hAnsi="Times New Roman" w:cs="Times New Roman"/>
                <w:b/>
                <w:bCs/>
                <w:color w:val="4F81BD"/>
                <w:sz w:val="18"/>
                <w:szCs w:val="18"/>
                <w:lang w:eastAsia="en-US"/>
              </w:rPr>
            </w:pPr>
            <w:proofErr w:type="spellStart"/>
            <w:r w:rsidRPr="0091595F">
              <w:rPr>
                <w:rFonts w:ascii="Times New Roman" w:hAnsi="Times New Roman" w:cs="Times New Roman"/>
                <w:b/>
                <w:bCs/>
                <w:color w:val="4F81BD"/>
                <w:sz w:val="18"/>
                <w:szCs w:val="18"/>
                <w:lang w:eastAsia="en-US"/>
              </w:rPr>
              <w:t>PCORnet</w:t>
            </w:r>
            <w:proofErr w:type="spellEnd"/>
            <w:r w:rsidRPr="0091595F">
              <w:rPr>
                <w:rFonts w:ascii="Times New Roman" w:hAnsi="Times New Roman" w:cs="Times New Roman"/>
                <w:b/>
                <w:bCs/>
                <w:color w:val="4F81BD"/>
                <w:sz w:val="18"/>
                <w:szCs w:val="18"/>
                <w:lang w:eastAsia="en-US"/>
              </w:rPr>
              <w:t xml:space="preserve"> Lab Name</w:t>
            </w:r>
          </w:p>
        </w:tc>
        <w:tc>
          <w:tcPr>
            <w:tcW w:w="792" w:type="pct"/>
            <w:tcBorders>
              <w:top w:val="single" w:sz="4" w:space="0" w:color="auto"/>
              <w:left w:val="nil"/>
              <w:bottom w:val="single" w:sz="4" w:space="0" w:color="auto"/>
              <w:right w:val="single" w:sz="4" w:space="0" w:color="auto"/>
            </w:tcBorders>
            <w:shd w:val="clear" w:color="auto" w:fill="auto"/>
            <w:hideMark/>
          </w:tcPr>
          <w:p w14:paraId="521302F7" w14:textId="77777777" w:rsidR="007C4D9F" w:rsidRPr="0091595F" w:rsidRDefault="007C4D9F" w:rsidP="007C4D9F">
            <w:pPr>
              <w:suppressAutoHyphens w:val="0"/>
              <w:spacing w:before="0" w:after="0" w:line="240" w:lineRule="auto"/>
              <w:rPr>
                <w:rFonts w:ascii="Times New Roman" w:hAnsi="Times New Roman" w:cs="Times New Roman"/>
                <w:b/>
                <w:bCs/>
                <w:color w:val="4F81BD"/>
                <w:sz w:val="18"/>
                <w:szCs w:val="18"/>
                <w:lang w:eastAsia="en-US"/>
              </w:rPr>
            </w:pPr>
            <w:r w:rsidRPr="0091595F">
              <w:rPr>
                <w:rFonts w:ascii="Times New Roman" w:hAnsi="Times New Roman" w:cs="Times New Roman"/>
                <w:b/>
                <w:bCs/>
                <w:color w:val="4F81BD"/>
                <w:sz w:val="18"/>
                <w:szCs w:val="18"/>
                <w:lang w:eastAsia="en-US"/>
              </w:rPr>
              <w:t>OMOP Concept ID</w:t>
            </w:r>
          </w:p>
        </w:tc>
        <w:tc>
          <w:tcPr>
            <w:tcW w:w="677" w:type="pct"/>
            <w:tcBorders>
              <w:top w:val="single" w:sz="4" w:space="0" w:color="auto"/>
              <w:left w:val="nil"/>
              <w:bottom w:val="single" w:sz="4" w:space="0" w:color="auto"/>
              <w:right w:val="single" w:sz="4" w:space="0" w:color="auto"/>
            </w:tcBorders>
            <w:shd w:val="clear" w:color="auto" w:fill="auto"/>
            <w:hideMark/>
          </w:tcPr>
          <w:p w14:paraId="3E65A32F" w14:textId="77777777" w:rsidR="007C4D9F" w:rsidRPr="0091595F" w:rsidRDefault="007C4D9F" w:rsidP="007C4D9F">
            <w:pPr>
              <w:suppressAutoHyphens w:val="0"/>
              <w:spacing w:before="0" w:after="0" w:line="240" w:lineRule="auto"/>
              <w:rPr>
                <w:rFonts w:ascii="Times New Roman" w:hAnsi="Times New Roman" w:cs="Times New Roman"/>
                <w:b/>
                <w:bCs/>
                <w:color w:val="4F81BD"/>
                <w:sz w:val="18"/>
                <w:szCs w:val="18"/>
                <w:lang w:eastAsia="en-US"/>
              </w:rPr>
            </w:pPr>
            <w:r w:rsidRPr="0091595F">
              <w:rPr>
                <w:rFonts w:ascii="Times New Roman" w:hAnsi="Times New Roman" w:cs="Times New Roman"/>
                <w:b/>
                <w:bCs/>
                <w:color w:val="4F81BD"/>
                <w:sz w:val="18"/>
                <w:szCs w:val="18"/>
                <w:lang w:eastAsia="en-US"/>
              </w:rPr>
              <w:t>LAB_NAME</w:t>
            </w:r>
          </w:p>
        </w:tc>
        <w:tc>
          <w:tcPr>
            <w:tcW w:w="846" w:type="pct"/>
            <w:tcBorders>
              <w:top w:val="single" w:sz="4" w:space="0" w:color="auto"/>
              <w:left w:val="nil"/>
              <w:bottom w:val="single" w:sz="4" w:space="0" w:color="auto"/>
              <w:right w:val="single" w:sz="4" w:space="0" w:color="auto"/>
            </w:tcBorders>
            <w:shd w:val="clear" w:color="auto" w:fill="auto"/>
            <w:hideMark/>
          </w:tcPr>
          <w:p w14:paraId="5C3219AA" w14:textId="77777777" w:rsidR="007C4D9F" w:rsidRPr="0091595F" w:rsidRDefault="007C4D9F" w:rsidP="007C4D9F">
            <w:pPr>
              <w:suppressAutoHyphens w:val="0"/>
              <w:spacing w:before="0" w:after="0" w:line="240" w:lineRule="auto"/>
              <w:rPr>
                <w:rFonts w:ascii="Times New Roman" w:hAnsi="Times New Roman" w:cs="Times New Roman"/>
                <w:b/>
                <w:bCs/>
                <w:color w:val="4F81BD"/>
                <w:sz w:val="18"/>
                <w:szCs w:val="18"/>
                <w:lang w:eastAsia="en-US"/>
              </w:rPr>
            </w:pPr>
            <w:r w:rsidRPr="0091595F">
              <w:rPr>
                <w:rFonts w:ascii="Times New Roman" w:hAnsi="Times New Roman" w:cs="Times New Roman"/>
                <w:b/>
                <w:bCs/>
                <w:color w:val="4F81BD"/>
                <w:sz w:val="18"/>
                <w:szCs w:val="18"/>
                <w:lang w:eastAsia="en-US"/>
              </w:rPr>
              <w:t>LAB_LOINC</w:t>
            </w:r>
          </w:p>
        </w:tc>
        <w:tc>
          <w:tcPr>
            <w:tcW w:w="1071" w:type="pct"/>
            <w:tcBorders>
              <w:top w:val="single" w:sz="4" w:space="0" w:color="auto"/>
              <w:left w:val="nil"/>
              <w:bottom w:val="single" w:sz="4" w:space="0" w:color="auto"/>
              <w:right w:val="single" w:sz="4" w:space="0" w:color="auto"/>
            </w:tcBorders>
            <w:shd w:val="clear" w:color="auto" w:fill="auto"/>
            <w:hideMark/>
          </w:tcPr>
          <w:p w14:paraId="090F7590" w14:textId="77777777" w:rsidR="007C4D9F" w:rsidRPr="0091595F" w:rsidRDefault="007C4D9F" w:rsidP="007C4D9F">
            <w:pPr>
              <w:suppressAutoHyphens w:val="0"/>
              <w:spacing w:before="0" w:after="0" w:line="240" w:lineRule="auto"/>
              <w:rPr>
                <w:rFonts w:ascii="Times New Roman" w:hAnsi="Times New Roman" w:cs="Times New Roman"/>
                <w:b/>
                <w:bCs/>
                <w:color w:val="4F81BD"/>
                <w:sz w:val="18"/>
                <w:szCs w:val="18"/>
                <w:lang w:eastAsia="en-US"/>
              </w:rPr>
            </w:pPr>
            <w:r w:rsidRPr="0091595F">
              <w:rPr>
                <w:rFonts w:ascii="Times New Roman" w:hAnsi="Times New Roman" w:cs="Times New Roman"/>
                <w:b/>
                <w:bCs/>
                <w:color w:val="4F81BD"/>
                <w:sz w:val="18"/>
                <w:szCs w:val="18"/>
                <w:lang w:eastAsia="en-US"/>
              </w:rPr>
              <w:t>SPECIMEN_SOURCE</w:t>
            </w:r>
          </w:p>
        </w:tc>
        <w:tc>
          <w:tcPr>
            <w:tcW w:w="771" w:type="pct"/>
            <w:tcBorders>
              <w:top w:val="single" w:sz="4" w:space="0" w:color="auto"/>
              <w:left w:val="nil"/>
              <w:bottom w:val="single" w:sz="4" w:space="0" w:color="auto"/>
              <w:right w:val="single" w:sz="4" w:space="0" w:color="auto"/>
            </w:tcBorders>
            <w:shd w:val="clear" w:color="auto" w:fill="auto"/>
            <w:hideMark/>
          </w:tcPr>
          <w:p w14:paraId="311DD0E2" w14:textId="77777777" w:rsidR="007C4D9F" w:rsidRPr="0091595F" w:rsidRDefault="007C4D9F" w:rsidP="007C4D9F">
            <w:pPr>
              <w:suppressAutoHyphens w:val="0"/>
              <w:spacing w:before="0" w:after="0" w:line="240" w:lineRule="auto"/>
              <w:rPr>
                <w:rFonts w:ascii="Times New Roman" w:hAnsi="Times New Roman" w:cs="Times New Roman"/>
                <w:b/>
                <w:bCs/>
                <w:color w:val="4F81BD"/>
                <w:sz w:val="18"/>
                <w:szCs w:val="18"/>
                <w:lang w:eastAsia="en-US"/>
              </w:rPr>
            </w:pPr>
            <w:r w:rsidRPr="0091595F">
              <w:rPr>
                <w:rFonts w:ascii="Times New Roman" w:hAnsi="Times New Roman" w:cs="Times New Roman"/>
                <w:b/>
                <w:bCs/>
                <w:color w:val="4F81BD"/>
                <w:sz w:val="18"/>
                <w:szCs w:val="18"/>
                <w:lang w:eastAsia="en-US"/>
              </w:rPr>
              <w:t>RESULT_UNIT</w:t>
            </w:r>
          </w:p>
        </w:tc>
      </w:tr>
      <w:tr w:rsidR="00B42BB2" w:rsidRPr="0091595F" w14:paraId="702E27B8"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29DF01A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Troponin I cardiac</w:t>
            </w:r>
          </w:p>
        </w:tc>
        <w:tc>
          <w:tcPr>
            <w:tcW w:w="792" w:type="pct"/>
            <w:tcBorders>
              <w:top w:val="nil"/>
              <w:left w:val="nil"/>
              <w:bottom w:val="single" w:sz="4" w:space="0" w:color="auto"/>
              <w:right w:val="single" w:sz="4" w:space="0" w:color="auto"/>
            </w:tcBorders>
            <w:shd w:val="clear" w:color="auto" w:fill="auto"/>
            <w:noWrap/>
            <w:hideMark/>
          </w:tcPr>
          <w:p w14:paraId="6B4FCD7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3021337</w:t>
            </w:r>
          </w:p>
        </w:tc>
        <w:tc>
          <w:tcPr>
            <w:tcW w:w="677" w:type="pct"/>
            <w:tcBorders>
              <w:top w:val="nil"/>
              <w:left w:val="nil"/>
              <w:bottom w:val="single" w:sz="4" w:space="0" w:color="auto"/>
              <w:right w:val="single" w:sz="4" w:space="0" w:color="auto"/>
            </w:tcBorders>
            <w:shd w:val="clear" w:color="auto" w:fill="auto"/>
            <w:noWrap/>
            <w:hideMark/>
          </w:tcPr>
          <w:p w14:paraId="6F895D7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TROP_I</w:t>
            </w:r>
          </w:p>
        </w:tc>
        <w:tc>
          <w:tcPr>
            <w:tcW w:w="846" w:type="pct"/>
            <w:tcBorders>
              <w:top w:val="nil"/>
              <w:left w:val="nil"/>
              <w:bottom w:val="single" w:sz="4" w:space="0" w:color="auto"/>
              <w:right w:val="single" w:sz="4" w:space="0" w:color="auto"/>
            </w:tcBorders>
            <w:shd w:val="clear" w:color="auto" w:fill="auto"/>
            <w:noWrap/>
            <w:hideMark/>
          </w:tcPr>
          <w:p w14:paraId="03D369F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10839-9</w:t>
            </w:r>
          </w:p>
        </w:tc>
        <w:tc>
          <w:tcPr>
            <w:tcW w:w="1071" w:type="pct"/>
            <w:tcBorders>
              <w:top w:val="nil"/>
              <w:left w:val="nil"/>
              <w:bottom w:val="single" w:sz="4" w:space="0" w:color="auto"/>
              <w:right w:val="single" w:sz="4" w:space="0" w:color="auto"/>
            </w:tcBorders>
            <w:shd w:val="clear" w:color="auto" w:fill="auto"/>
            <w:noWrap/>
            <w:hideMark/>
          </w:tcPr>
          <w:p w14:paraId="6095B49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6A3E396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NG/ML</w:t>
            </w:r>
          </w:p>
        </w:tc>
      </w:tr>
      <w:tr w:rsidR="00B42BB2" w:rsidRPr="0091595F" w14:paraId="1A75796F" w14:textId="77777777" w:rsidTr="00DF632B">
        <w:trPr>
          <w:trHeight w:val="480"/>
        </w:trPr>
        <w:tc>
          <w:tcPr>
            <w:tcW w:w="844" w:type="pct"/>
            <w:tcBorders>
              <w:top w:val="nil"/>
              <w:left w:val="single" w:sz="4" w:space="0" w:color="auto"/>
              <w:bottom w:val="single" w:sz="4" w:space="0" w:color="auto"/>
              <w:right w:val="single" w:sz="4" w:space="0" w:color="auto"/>
            </w:tcBorders>
            <w:shd w:val="clear" w:color="auto" w:fill="auto"/>
            <w:hideMark/>
          </w:tcPr>
          <w:p w14:paraId="35B6BA3A"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 kinase MB/creatinine kinase total</w:t>
            </w:r>
          </w:p>
        </w:tc>
        <w:tc>
          <w:tcPr>
            <w:tcW w:w="792" w:type="pct"/>
            <w:tcBorders>
              <w:top w:val="nil"/>
              <w:left w:val="nil"/>
              <w:bottom w:val="single" w:sz="4" w:space="0" w:color="auto"/>
              <w:right w:val="single" w:sz="4" w:space="0" w:color="auto"/>
            </w:tcBorders>
            <w:shd w:val="clear" w:color="auto" w:fill="auto"/>
            <w:noWrap/>
            <w:hideMark/>
          </w:tcPr>
          <w:p w14:paraId="3E130AA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3007150</w:t>
            </w:r>
          </w:p>
        </w:tc>
        <w:tc>
          <w:tcPr>
            <w:tcW w:w="677" w:type="pct"/>
            <w:tcBorders>
              <w:top w:val="nil"/>
              <w:left w:val="nil"/>
              <w:bottom w:val="single" w:sz="4" w:space="0" w:color="auto"/>
              <w:right w:val="single" w:sz="4" w:space="0" w:color="auto"/>
            </w:tcBorders>
            <w:shd w:val="clear" w:color="auto" w:fill="auto"/>
            <w:noWrap/>
            <w:hideMark/>
          </w:tcPr>
          <w:p w14:paraId="7B8B87D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CK-MBI</w:t>
            </w:r>
          </w:p>
        </w:tc>
        <w:tc>
          <w:tcPr>
            <w:tcW w:w="846" w:type="pct"/>
            <w:tcBorders>
              <w:top w:val="nil"/>
              <w:left w:val="nil"/>
              <w:bottom w:val="single" w:sz="4" w:space="0" w:color="auto"/>
              <w:right w:val="single" w:sz="4" w:space="0" w:color="auto"/>
            </w:tcBorders>
            <w:shd w:val="clear" w:color="auto" w:fill="auto"/>
            <w:noWrap/>
            <w:hideMark/>
          </w:tcPr>
          <w:p w14:paraId="32E8577F"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12187-1</w:t>
            </w:r>
          </w:p>
        </w:tc>
        <w:tc>
          <w:tcPr>
            <w:tcW w:w="1071" w:type="pct"/>
            <w:tcBorders>
              <w:top w:val="nil"/>
              <w:left w:val="nil"/>
              <w:bottom w:val="single" w:sz="4" w:space="0" w:color="auto"/>
              <w:right w:val="single" w:sz="4" w:space="0" w:color="auto"/>
            </w:tcBorders>
            <w:shd w:val="clear" w:color="auto" w:fill="auto"/>
            <w:noWrap/>
            <w:hideMark/>
          </w:tcPr>
          <w:p w14:paraId="167162C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16E641C2"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PERCENT</w:t>
            </w:r>
          </w:p>
        </w:tc>
      </w:tr>
      <w:tr w:rsidR="00B42BB2" w:rsidRPr="0091595F" w14:paraId="31C2861D"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27C0558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w:t>
            </w:r>
          </w:p>
        </w:tc>
        <w:tc>
          <w:tcPr>
            <w:tcW w:w="792" w:type="pct"/>
            <w:tcBorders>
              <w:top w:val="nil"/>
              <w:left w:val="nil"/>
              <w:bottom w:val="single" w:sz="4" w:space="0" w:color="auto"/>
              <w:right w:val="single" w:sz="4" w:space="0" w:color="auto"/>
            </w:tcBorders>
            <w:shd w:val="clear" w:color="auto" w:fill="auto"/>
            <w:noWrap/>
            <w:hideMark/>
          </w:tcPr>
          <w:p w14:paraId="189D79A7"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3016662</w:t>
            </w:r>
          </w:p>
        </w:tc>
        <w:tc>
          <w:tcPr>
            <w:tcW w:w="677" w:type="pct"/>
            <w:tcBorders>
              <w:top w:val="nil"/>
              <w:left w:val="nil"/>
              <w:bottom w:val="single" w:sz="4" w:space="0" w:color="auto"/>
              <w:right w:val="single" w:sz="4" w:space="0" w:color="auto"/>
            </w:tcBorders>
            <w:shd w:val="clear" w:color="auto" w:fill="auto"/>
            <w:noWrap/>
            <w:hideMark/>
          </w:tcPr>
          <w:p w14:paraId="6C50C73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w:t>
            </w:r>
          </w:p>
        </w:tc>
        <w:tc>
          <w:tcPr>
            <w:tcW w:w="846" w:type="pct"/>
            <w:tcBorders>
              <w:top w:val="nil"/>
              <w:left w:val="nil"/>
              <w:bottom w:val="single" w:sz="4" w:space="0" w:color="auto"/>
              <w:right w:val="single" w:sz="4" w:space="0" w:color="auto"/>
            </w:tcBorders>
            <w:shd w:val="clear" w:color="auto" w:fill="auto"/>
            <w:noWrap/>
            <w:hideMark/>
          </w:tcPr>
          <w:p w14:paraId="71F6A69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12190-5</w:t>
            </w:r>
          </w:p>
        </w:tc>
        <w:tc>
          <w:tcPr>
            <w:tcW w:w="1071" w:type="pct"/>
            <w:tcBorders>
              <w:top w:val="nil"/>
              <w:left w:val="nil"/>
              <w:bottom w:val="single" w:sz="4" w:space="0" w:color="auto"/>
              <w:right w:val="single" w:sz="4" w:space="0" w:color="auto"/>
            </w:tcBorders>
            <w:shd w:val="clear" w:color="auto" w:fill="auto"/>
            <w:noWrap/>
            <w:hideMark/>
          </w:tcPr>
          <w:p w14:paraId="1E6228E8"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OT</w:t>
            </w:r>
          </w:p>
        </w:tc>
        <w:tc>
          <w:tcPr>
            <w:tcW w:w="771" w:type="pct"/>
            <w:tcBorders>
              <w:top w:val="nil"/>
              <w:left w:val="nil"/>
              <w:bottom w:val="single" w:sz="4" w:space="0" w:color="auto"/>
              <w:right w:val="single" w:sz="4" w:space="0" w:color="auto"/>
            </w:tcBorders>
            <w:shd w:val="clear" w:color="auto" w:fill="auto"/>
            <w:noWrap/>
            <w:hideMark/>
          </w:tcPr>
          <w:p w14:paraId="36C8005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MG/DL</w:t>
            </w:r>
          </w:p>
        </w:tc>
      </w:tr>
      <w:tr w:rsidR="00B42BB2" w:rsidRPr="0091595F" w14:paraId="4CF77BD0"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0E9FE553"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Low-density lipoprotein</w:t>
            </w:r>
          </w:p>
        </w:tc>
        <w:tc>
          <w:tcPr>
            <w:tcW w:w="792" w:type="pct"/>
            <w:tcBorders>
              <w:top w:val="nil"/>
              <w:left w:val="nil"/>
              <w:bottom w:val="single" w:sz="4" w:space="0" w:color="auto"/>
              <w:right w:val="single" w:sz="4" w:space="0" w:color="auto"/>
            </w:tcBorders>
            <w:shd w:val="clear" w:color="auto" w:fill="auto"/>
            <w:noWrap/>
            <w:hideMark/>
          </w:tcPr>
          <w:p w14:paraId="272D4C03"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3028288</w:t>
            </w:r>
          </w:p>
        </w:tc>
        <w:tc>
          <w:tcPr>
            <w:tcW w:w="677" w:type="pct"/>
            <w:tcBorders>
              <w:top w:val="nil"/>
              <w:left w:val="nil"/>
              <w:bottom w:val="single" w:sz="4" w:space="0" w:color="auto"/>
              <w:right w:val="single" w:sz="4" w:space="0" w:color="auto"/>
            </w:tcBorders>
            <w:shd w:val="clear" w:color="auto" w:fill="auto"/>
            <w:noWrap/>
            <w:hideMark/>
          </w:tcPr>
          <w:p w14:paraId="0FC9E50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LDL</w:t>
            </w:r>
          </w:p>
        </w:tc>
        <w:tc>
          <w:tcPr>
            <w:tcW w:w="846" w:type="pct"/>
            <w:tcBorders>
              <w:top w:val="nil"/>
              <w:left w:val="nil"/>
              <w:bottom w:val="single" w:sz="4" w:space="0" w:color="auto"/>
              <w:right w:val="single" w:sz="4" w:space="0" w:color="auto"/>
            </w:tcBorders>
            <w:shd w:val="clear" w:color="auto" w:fill="auto"/>
            <w:noWrap/>
            <w:hideMark/>
          </w:tcPr>
          <w:p w14:paraId="4F644AD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13457-7</w:t>
            </w:r>
          </w:p>
        </w:tc>
        <w:tc>
          <w:tcPr>
            <w:tcW w:w="1071" w:type="pct"/>
            <w:tcBorders>
              <w:top w:val="nil"/>
              <w:left w:val="nil"/>
              <w:bottom w:val="single" w:sz="4" w:space="0" w:color="auto"/>
              <w:right w:val="single" w:sz="4" w:space="0" w:color="auto"/>
            </w:tcBorders>
            <w:shd w:val="clear" w:color="auto" w:fill="auto"/>
            <w:noWrap/>
            <w:hideMark/>
          </w:tcPr>
          <w:p w14:paraId="5598A36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5BC26DB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 </w:t>
            </w:r>
          </w:p>
        </w:tc>
      </w:tr>
      <w:tr w:rsidR="00B42BB2" w:rsidRPr="0091595F" w14:paraId="11DEC341"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4D55CA35"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 kinase MB</w:t>
            </w:r>
          </w:p>
        </w:tc>
        <w:tc>
          <w:tcPr>
            <w:tcW w:w="792" w:type="pct"/>
            <w:tcBorders>
              <w:top w:val="nil"/>
              <w:left w:val="nil"/>
              <w:bottom w:val="single" w:sz="4" w:space="0" w:color="auto"/>
              <w:right w:val="single" w:sz="4" w:space="0" w:color="auto"/>
            </w:tcBorders>
            <w:shd w:val="clear" w:color="auto" w:fill="auto"/>
            <w:noWrap/>
            <w:hideMark/>
          </w:tcPr>
          <w:p w14:paraId="6F3B1F7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3005785</w:t>
            </w:r>
          </w:p>
        </w:tc>
        <w:tc>
          <w:tcPr>
            <w:tcW w:w="677" w:type="pct"/>
            <w:tcBorders>
              <w:top w:val="nil"/>
              <w:left w:val="nil"/>
              <w:bottom w:val="single" w:sz="4" w:space="0" w:color="auto"/>
              <w:right w:val="single" w:sz="4" w:space="0" w:color="auto"/>
            </w:tcBorders>
            <w:shd w:val="clear" w:color="auto" w:fill="auto"/>
            <w:noWrap/>
            <w:hideMark/>
          </w:tcPr>
          <w:p w14:paraId="4A329AE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CK_MB</w:t>
            </w:r>
          </w:p>
        </w:tc>
        <w:tc>
          <w:tcPr>
            <w:tcW w:w="846" w:type="pct"/>
            <w:tcBorders>
              <w:top w:val="nil"/>
              <w:left w:val="nil"/>
              <w:bottom w:val="single" w:sz="4" w:space="0" w:color="auto"/>
              <w:right w:val="single" w:sz="4" w:space="0" w:color="auto"/>
            </w:tcBorders>
            <w:shd w:val="clear" w:color="auto" w:fill="auto"/>
            <w:noWrap/>
            <w:hideMark/>
          </w:tcPr>
          <w:p w14:paraId="126E649F"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13969-1</w:t>
            </w:r>
          </w:p>
        </w:tc>
        <w:tc>
          <w:tcPr>
            <w:tcW w:w="1071" w:type="pct"/>
            <w:tcBorders>
              <w:top w:val="nil"/>
              <w:left w:val="nil"/>
              <w:bottom w:val="single" w:sz="4" w:space="0" w:color="auto"/>
              <w:right w:val="single" w:sz="4" w:space="0" w:color="auto"/>
            </w:tcBorders>
            <w:shd w:val="clear" w:color="auto" w:fill="auto"/>
            <w:noWrap/>
            <w:hideMark/>
          </w:tcPr>
          <w:p w14:paraId="3016D82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776FAA22"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NG/ML</w:t>
            </w:r>
          </w:p>
        </w:tc>
      </w:tr>
      <w:tr w:rsidR="00B42BB2" w:rsidRPr="0091595F" w14:paraId="6B9ED9F8"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29F5537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Low-density lipoprotein</w:t>
            </w:r>
          </w:p>
        </w:tc>
        <w:tc>
          <w:tcPr>
            <w:tcW w:w="792" w:type="pct"/>
            <w:tcBorders>
              <w:top w:val="nil"/>
              <w:left w:val="nil"/>
              <w:bottom w:val="single" w:sz="4" w:space="0" w:color="auto"/>
              <w:right w:val="single" w:sz="4" w:space="0" w:color="auto"/>
            </w:tcBorders>
            <w:shd w:val="clear" w:color="auto" w:fill="auto"/>
            <w:noWrap/>
            <w:hideMark/>
          </w:tcPr>
          <w:p w14:paraId="4390585F"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3009966</w:t>
            </w:r>
          </w:p>
        </w:tc>
        <w:tc>
          <w:tcPr>
            <w:tcW w:w="677" w:type="pct"/>
            <w:tcBorders>
              <w:top w:val="nil"/>
              <w:left w:val="nil"/>
              <w:bottom w:val="single" w:sz="4" w:space="0" w:color="auto"/>
              <w:right w:val="single" w:sz="4" w:space="0" w:color="auto"/>
            </w:tcBorders>
            <w:shd w:val="clear" w:color="auto" w:fill="auto"/>
            <w:noWrap/>
            <w:hideMark/>
          </w:tcPr>
          <w:p w14:paraId="139B015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LDL</w:t>
            </w:r>
          </w:p>
        </w:tc>
        <w:tc>
          <w:tcPr>
            <w:tcW w:w="846" w:type="pct"/>
            <w:tcBorders>
              <w:top w:val="nil"/>
              <w:left w:val="nil"/>
              <w:bottom w:val="single" w:sz="4" w:space="0" w:color="auto"/>
              <w:right w:val="single" w:sz="4" w:space="0" w:color="auto"/>
            </w:tcBorders>
            <w:shd w:val="clear" w:color="auto" w:fill="auto"/>
            <w:noWrap/>
            <w:hideMark/>
          </w:tcPr>
          <w:p w14:paraId="3C8E3ADF"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18262-6</w:t>
            </w:r>
          </w:p>
        </w:tc>
        <w:tc>
          <w:tcPr>
            <w:tcW w:w="1071" w:type="pct"/>
            <w:tcBorders>
              <w:top w:val="nil"/>
              <w:left w:val="nil"/>
              <w:bottom w:val="single" w:sz="4" w:space="0" w:color="auto"/>
              <w:right w:val="single" w:sz="4" w:space="0" w:color="auto"/>
            </w:tcBorders>
            <w:shd w:val="clear" w:color="auto" w:fill="auto"/>
            <w:noWrap/>
            <w:hideMark/>
          </w:tcPr>
          <w:p w14:paraId="37754A90"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29BA501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MG/DL</w:t>
            </w:r>
          </w:p>
        </w:tc>
      </w:tr>
      <w:tr w:rsidR="00B42BB2" w:rsidRPr="0091595F" w14:paraId="5E0A2F27" w14:textId="77777777" w:rsidTr="00DF632B">
        <w:trPr>
          <w:trHeight w:val="480"/>
        </w:trPr>
        <w:tc>
          <w:tcPr>
            <w:tcW w:w="844" w:type="pct"/>
            <w:tcBorders>
              <w:top w:val="nil"/>
              <w:left w:val="single" w:sz="4" w:space="0" w:color="auto"/>
              <w:bottom w:val="single" w:sz="4" w:space="0" w:color="auto"/>
              <w:right w:val="single" w:sz="4" w:space="0" w:color="auto"/>
            </w:tcBorders>
            <w:shd w:val="clear" w:color="auto" w:fill="auto"/>
            <w:hideMark/>
          </w:tcPr>
          <w:p w14:paraId="481CDC9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 kinase MB/creatinine kinase total</w:t>
            </w:r>
          </w:p>
        </w:tc>
        <w:tc>
          <w:tcPr>
            <w:tcW w:w="792" w:type="pct"/>
            <w:tcBorders>
              <w:top w:val="nil"/>
              <w:left w:val="nil"/>
              <w:bottom w:val="single" w:sz="4" w:space="0" w:color="auto"/>
              <w:right w:val="single" w:sz="4" w:space="0" w:color="auto"/>
            </w:tcBorders>
            <w:shd w:val="clear" w:color="auto" w:fill="auto"/>
            <w:noWrap/>
            <w:hideMark/>
          </w:tcPr>
          <w:p w14:paraId="1647F42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3016311</w:t>
            </w:r>
          </w:p>
        </w:tc>
        <w:tc>
          <w:tcPr>
            <w:tcW w:w="677" w:type="pct"/>
            <w:tcBorders>
              <w:top w:val="nil"/>
              <w:left w:val="nil"/>
              <w:bottom w:val="single" w:sz="4" w:space="0" w:color="auto"/>
              <w:right w:val="single" w:sz="4" w:space="0" w:color="auto"/>
            </w:tcBorders>
            <w:shd w:val="clear" w:color="auto" w:fill="auto"/>
            <w:noWrap/>
            <w:hideMark/>
          </w:tcPr>
          <w:p w14:paraId="616E982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CK-MBI</w:t>
            </w:r>
          </w:p>
        </w:tc>
        <w:tc>
          <w:tcPr>
            <w:tcW w:w="846" w:type="pct"/>
            <w:tcBorders>
              <w:top w:val="nil"/>
              <w:left w:val="nil"/>
              <w:bottom w:val="single" w:sz="4" w:space="0" w:color="auto"/>
              <w:right w:val="single" w:sz="4" w:space="0" w:color="auto"/>
            </w:tcBorders>
            <w:shd w:val="clear" w:color="auto" w:fill="auto"/>
            <w:noWrap/>
            <w:hideMark/>
          </w:tcPr>
          <w:p w14:paraId="6AD08A3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20569-0</w:t>
            </w:r>
          </w:p>
        </w:tc>
        <w:tc>
          <w:tcPr>
            <w:tcW w:w="1071" w:type="pct"/>
            <w:tcBorders>
              <w:top w:val="nil"/>
              <w:left w:val="nil"/>
              <w:bottom w:val="single" w:sz="4" w:space="0" w:color="auto"/>
              <w:right w:val="single" w:sz="4" w:space="0" w:color="auto"/>
            </w:tcBorders>
            <w:shd w:val="clear" w:color="auto" w:fill="auto"/>
            <w:noWrap/>
            <w:hideMark/>
          </w:tcPr>
          <w:p w14:paraId="5D52CBE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4C651CA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PERCENT</w:t>
            </w:r>
          </w:p>
        </w:tc>
      </w:tr>
      <w:tr w:rsidR="00B42BB2" w:rsidRPr="0091595F" w14:paraId="491262A8"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47BFD33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Low-density lipoprotein</w:t>
            </w:r>
          </w:p>
        </w:tc>
        <w:tc>
          <w:tcPr>
            <w:tcW w:w="792" w:type="pct"/>
            <w:tcBorders>
              <w:top w:val="nil"/>
              <w:left w:val="nil"/>
              <w:bottom w:val="single" w:sz="4" w:space="0" w:color="auto"/>
              <w:right w:val="single" w:sz="4" w:space="0" w:color="auto"/>
            </w:tcBorders>
            <w:shd w:val="clear" w:color="auto" w:fill="auto"/>
            <w:noWrap/>
            <w:hideMark/>
          </w:tcPr>
          <w:p w14:paraId="2517D6D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3028437</w:t>
            </w:r>
          </w:p>
        </w:tc>
        <w:tc>
          <w:tcPr>
            <w:tcW w:w="677" w:type="pct"/>
            <w:tcBorders>
              <w:top w:val="nil"/>
              <w:left w:val="nil"/>
              <w:bottom w:val="single" w:sz="4" w:space="0" w:color="auto"/>
              <w:right w:val="single" w:sz="4" w:space="0" w:color="auto"/>
            </w:tcBorders>
            <w:shd w:val="clear" w:color="auto" w:fill="auto"/>
            <w:noWrap/>
            <w:hideMark/>
          </w:tcPr>
          <w:p w14:paraId="1E994CAC"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LDL</w:t>
            </w:r>
          </w:p>
        </w:tc>
        <w:tc>
          <w:tcPr>
            <w:tcW w:w="846" w:type="pct"/>
            <w:tcBorders>
              <w:top w:val="nil"/>
              <w:left w:val="nil"/>
              <w:bottom w:val="single" w:sz="4" w:space="0" w:color="auto"/>
              <w:right w:val="single" w:sz="4" w:space="0" w:color="auto"/>
            </w:tcBorders>
            <w:shd w:val="clear" w:color="auto" w:fill="auto"/>
            <w:noWrap/>
            <w:hideMark/>
          </w:tcPr>
          <w:p w14:paraId="7A1F2B2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2089-1</w:t>
            </w:r>
          </w:p>
        </w:tc>
        <w:tc>
          <w:tcPr>
            <w:tcW w:w="1071" w:type="pct"/>
            <w:tcBorders>
              <w:top w:val="nil"/>
              <w:left w:val="nil"/>
              <w:bottom w:val="single" w:sz="4" w:space="0" w:color="auto"/>
              <w:right w:val="single" w:sz="4" w:space="0" w:color="auto"/>
            </w:tcBorders>
            <w:shd w:val="clear" w:color="auto" w:fill="auto"/>
            <w:noWrap/>
            <w:hideMark/>
          </w:tcPr>
          <w:p w14:paraId="18C7CB7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43D47828"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MG/DL</w:t>
            </w:r>
          </w:p>
        </w:tc>
      </w:tr>
      <w:tr w:rsidR="00B42BB2" w:rsidRPr="0091595F" w14:paraId="476C1945"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615FB5D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 kinase total</w:t>
            </w:r>
          </w:p>
        </w:tc>
        <w:tc>
          <w:tcPr>
            <w:tcW w:w="792" w:type="pct"/>
            <w:tcBorders>
              <w:top w:val="nil"/>
              <w:left w:val="nil"/>
              <w:bottom w:val="single" w:sz="4" w:space="0" w:color="auto"/>
              <w:right w:val="single" w:sz="4" w:space="0" w:color="auto"/>
            </w:tcBorders>
            <w:shd w:val="clear" w:color="auto" w:fill="auto"/>
            <w:noWrap/>
            <w:hideMark/>
          </w:tcPr>
          <w:p w14:paraId="2FD0387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3007220</w:t>
            </w:r>
          </w:p>
        </w:tc>
        <w:tc>
          <w:tcPr>
            <w:tcW w:w="677" w:type="pct"/>
            <w:tcBorders>
              <w:top w:val="nil"/>
              <w:left w:val="nil"/>
              <w:bottom w:val="single" w:sz="4" w:space="0" w:color="auto"/>
              <w:right w:val="single" w:sz="4" w:space="0" w:color="auto"/>
            </w:tcBorders>
            <w:shd w:val="clear" w:color="auto" w:fill="auto"/>
            <w:noWrap/>
            <w:hideMark/>
          </w:tcPr>
          <w:p w14:paraId="6213505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CK</w:t>
            </w:r>
          </w:p>
        </w:tc>
        <w:tc>
          <w:tcPr>
            <w:tcW w:w="846" w:type="pct"/>
            <w:tcBorders>
              <w:top w:val="nil"/>
              <w:left w:val="nil"/>
              <w:bottom w:val="single" w:sz="4" w:space="0" w:color="auto"/>
              <w:right w:val="single" w:sz="4" w:space="0" w:color="auto"/>
            </w:tcBorders>
            <w:shd w:val="clear" w:color="auto" w:fill="auto"/>
            <w:noWrap/>
            <w:hideMark/>
          </w:tcPr>
          <w:p w14:paraId="19FE50BC"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2157-6</w:t>
            </w:r>
          </w:p>
        </w:tc>
        <w:tc>
          <w:tcPr>
            <w:tcW w:w="1071" w:type="pct"/>
            <w:tcBorders>
              <w:top w:val="nil"/>
              <w:left w:val="nil"/>
              <w:bottom w:val="single" w:sz="4" w:space="0" w:color="auto"/>
              <w:right w:val="single" w:sz="4" w:space="0" w:color="auto"/>
            </w:tcBorders>
            <w:shd w:val="clear" w:color="auto" w:fill="auto"/>
            <w:noWrap/>
            <w:hideMark/>
          </w:tcPr>
          <w:p w14:paraId="4C6BED13"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6372D54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U/L</w:t>
            </w:r>
          </w:p>
        </w:tc>
      </w:tr>
      <w:tr w:rsidR="00B42BB2" w:rsidRPr="0091595F" w14:paraId="372841B0"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1912532C"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w:t>
            </w:r>
          </w:p>
        </w:tc>
        <w:tc>
          <w:tcPr>
            <w:tcW w:w="792" w:type="pct"/>
            <w:tcBorders>
              <w:top w:val="nil"/>
              <w:left w:val="nil"/>
              <w:bottom w:val="single" w:sz="4" w:space="0" w:color="auto"/>
              <w:right w:val="single" w:sz="4" w:space="0" w:color="auto"/>
            </w:tcBorders>
            <w:shd w:val="clear" w:color="auto" w:fill="auto"/>
            <w:noWrap/>
            <w:hideMark/>
          </w:tcPr>
          <w:p w14:paraId="6F0D700F"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3016723</w:t>
            </w:r>
          </w:p>
        </w:tc>
        <w:tc>
          <w:tcPr>
            <w:tcW w:w="677" w:type="pct"/>
            <w:tcBorders>
              <w:top w:val="nil"/>
              <w:left w:val="nil"/>
              <w:bottom w:val="single" w:sz="4" w:space="0" w:color="auto"/>
              <w:right w:val="single" w:sz="4" w:space="0" w:color="auto"/>
            </w:tcBorders>
            <w:shd w:val="clear" w:color="auto" w:fill="auto"/>
            <w:noWrap/>
            <w:hideMark/>
          </w:tcPr>
          <w:p w14:paraId="7190EEA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w:t>
            </w:r>
          </w:p>
        </w:tc>
        <w:tc>
          <w:tcPr>
            <w:tcW w:w="846" w:type="pct"/>
            <w:tcBorders>
              <w:top w:val="nil"/>
              <w:left w:val="nil"/>
              <w:bottom w:val="single" w:sz="4" w:space="0" w:color="auto"/>
              <w:right w:val="single" w:sz="4" w:space="0" w:color="auto"/>
            </w:tcBorders>
            <w:shd w:val="clear" w:color="auto" w:fill="auto"/>
            <w:noWrap/>
            <w:hideMark/>
          </w:tcPr>
          <w:p w14:paraId="60214D2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2160-0</w:t>
            </w:r>
          </w:p>
        </w:tc>
        <w:tc>
          <w:tcPr>
            <w:tcW w:w="1071" w:type="pct"/>
            <w:tcBorders>
              <w:top w:val="nil"/>
              <w:left w:val="nil"/>
              <w:bottom w:val="single" w:sz="4" w:space="0" w:color="auto"/>
              <w:right w:val="single" w:sz="4" w:space="0" w:color="auto"/>
            </w:tcBorders>
            <w:shd w:val="clear" w:color="auto" w:fill="auto"/>
            <w:noWrap/>
            <w:hideMark/>
          </w:tcPr>
          <w:p w14:paraId="789A613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559102E0"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MG/DL</w:t>
            </w:r>
          </w:p>
        </w:tc>
      </w:tr>
      <w:tr w:rsidR="00B42BB2" w:rsidRPr="0091595F" w14:paraId="07C24C97"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1E6CCF83"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Low-density lipoprotein</w:t>
            </w:r>
          </w:p>
        </w:tc>
        <w:tc>
          <w:tcPr>
            <w:tcW w:w="792" w:type="pct"/>
            <w:tcBorders>
              <w:top w:val="nil"/>
              <w:left w:val="nil"/>
              <w:bottom w:val="single" w:sz="4" w:space="0" w:color="auto"/>
              <w:right w:val="single" w:sz="4" w:space="0" w:color="auto"/>
            </w:tcBorders>
            <w:shd w:val="clear" w:color="auto" w:fill="auto"/>
            <w:noWrap/>
            <w:hideMark/>
          </w:tcPr>
          <w:p w14:paraId="4F618E82"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3001308</w:t>
            </w:r>
          </w:p>
        </w:tc>
        <w:tc>
          <w:tcPr>
            <w:tcW w:w="677" w:type="pct"/>
            <w:tcBorders>
              <w:top w:val="nil"/>
              <w:left w:val="nil"/>
              <w:bottom w:val="single" w:sz="4" w:space="0" w:color="auto"/>
              <w:right w:val="single" w:sz="4" w:space="0" w:color="auto"/>
            </w:tcBorders>
            <w:shd w:val="clear" w:color="auto" w:fill="auto"/>
            <w:noWrap/>
            <w:hideMark/>
          </w:tcPr>
          <w:p w14:paraId="6CA4FAB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LDL</w:t>
            </w:r>
          </w:p>
        </w:tc>
        <w:tc>
          <w:tcPr>
            <w:tcW w:w="846" w:type="pct"/>
            <w:tcBorders>
              <w:top w:val="nil"/>
              <w:left w:val="nil"/>
              <w:bottom w:val="single" w:sz="4" w:space="0" w:color="auto"/>
              <w:right w:val="single" w:sz="4" w:space="0" w:color="auto"/>
            </w:tcBorders>
            <w:shd w:val="clear" w:color="auto" w:fill="auto"/>
            <w:noWrap/>
            <w:hideMark/>
          </w:tcPr>
          <w:p w14:paraId="103381D2"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22748-8</w:t>
            </w:r>
          </w:p>
        </w:tc>
        <w:tc>
          <w:tcPr>
            <w:tcW w:w="1071" w:type="pct"/>
            <w:tcBorders>
              <w:top w:val="nil"/>
              <w:left w:val="nil"/>
              <w:bottom w:val="single" w:sz="4" w:space="0" w:color="auto"/>
              <w:right w:val="single" w:sz="4" w:space="0" w:color="auto"/>
            </w:tcBorders>
            <w:shd w:val="clear" w:color="auto" w:fill="auto"/>
            <w:noWrap/>
            <w:hideMark/>
          </w:tcPr>
          <w:p w14:paraId="23081D72"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095E752F"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 </w:t>
            </w:r>
          </w:p>
        </w:tc>
      </w:tr>
      <w:tr w:rsidR="00B42BB2" w:rsidRPr="0091595F" w14:paraId="438279E3"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4400FF6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 kinase MB</w:t>
            </w:r>
          </w:p>
        </w:tc>
        <w:tc>
          <w:tcPr>
            <w:tcW w:w="792" w:type="pct"/>
            <w:tcBorders>
              <w:top w:val="nil"/>
              <w:left w:val="nil"/>
              <w:bottom w:val="single" w:sz="4" w:space="0" w:color="auto"/>
              <w:right w:val="single" w:sz="4" w:space="0" w:color="auto"/>
            </w:tcBorders>
            <w:shd w:val="clear" w:color="auto" w:fill="auto"/>
            <w:noWrap/>
            <w:hideMark/>
          </w:tcPr>
          <w:p w14:paraId="7552848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3029790</w:t>
            </w:r>
          </w:p>
        </w:tc>
        <w:tc>
          <w:tcPr>
            <w:tcW w:w="677" w:type="pct"/>
            <w:tcBorders>
              <w:top w:val="nil"/>
              <w:left w:val="nil"/>
              <w:bottom w:val="single" w:sz="4" w:space="0" w:color="auto"/>
              <w:right w:val="single" w:sz="4" w:space="0" w:color="auto"/>
            </w:tcBorders>
            <w:shd w:val="clear" w:color="auto" w:fill="auto"/>
            <w:noWrap/>
            <w:hideMark/>
          </w:tcPr>
          <w:p w14:paraId="79B424A2"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CK_MB</w:t>
            </w:r>
          </w:p>
        </w:tc>
        <w:tc>
          <w:tcPr>
            <w:tcW w:w="846" w:type="pct"/>
            <w:tcBorders>
              <w:top w:val="nil"/>
              <w:left w:val="nil"/>
              <w:bottom w:val="single" w:sz="4" w:space="0" w:color="auto"/>
              <w:right w:val="single" w:sz="4" w:space="0" w:color="auto"/>
            </w:tcBorders>
            <w:shd w:val="clear" w:color="auto" w:fill="auto"/>
            <w:noWrap/>
            <w:hideMark/>
          </w:tcPr>
          <w:p w14:paraId="0EEE4E2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32673-6</w:t>
            </w:r>
          </w:p>
        </w:tc>
        <w:tc>
          <w:tcPr>
            <w:tcW w:w="1071" w:type="pct"/>
            <w:tcBorders>
              <w:top w:val="nil"/>
              <w:left w:val="nil"/>
              <w:bottom w:val="single" w:sz="4" w:space="0" w:color="auto"/>
              <w:right w:val="single" w:sz="4" w:space="0" w:color="auto"/>
            </w:tcBorders>
            <w:shd w:val="clear" w:color="auto" w:fill="auto"/>
            <w:noWrap/>
            <w:hideMark/>
          </w:tcPr>
          <w:p w14:paraId="67399013"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26591B8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U/L</w:t>
            </w:r>
          </w:p>
        </w:tc>
      </w:tr>
      <w:tr w:rsidR="00B42BB2" w:rsidRPr="0091595F" w14:paraId="2324A43D"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7F8AE3DC"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Troponin T cardiac (qualitative)</w:t>
            </w:r>
          </w:p>
        </w:tc>
        <w:tc>
          <w:tcPr>
            <w:tcW w:w="792" w:type="pct"/>
            <w:tcBorders>
              <w:top w:val="nil"/>
              <w:left w:val="nil"/>
              <w:bottom w:val="single" w:sz="4" w:space="0" w:color="auto"/>
              <w:right w:val="single" w:sz="4" w:space="0" w:color="auto"/>
            </w:tcBorders>
            <w:shd w:val="clear" w:color="auto" w:fill="auto"/>
            <w:noWrap/>
            <w:hideMark/>
          </w:tcPr>
          <w:p w14:paraId="0E546C6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3042837</w:t>
            </w:r>
          </w:p>
        </w:tc>
        <w:tc>
          <w:tcPr>
            <w:tcW w:w="677" w:type="pct"/>
            <w:tcBorders>
              <w:top w:val="nil"/>
              <w:left w:val="nil"/>
              <w:bottom w:val="single" w:sz="4" w:space="0" w:color="auto"/>
              <w:right w:val="single" w:sz="4" w:space="0" w:color="auto"/>
            </w:tcBorders>
            <w:shd w:val="clear" w:color="auto" w:fill="auto"/>
            <w:noWrap/>
            <w:hideMark/>
          </w:tcPr>
          <w:p w14:paraId="57D07507"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proofErr w:type="spellStart"/>
            <w:r w:rsidRPr="0091595F">
              <w:rPr>
                <w:rFonts w:ascii="Times New Roman" w:hAnsi="Times New Roman" w:cs="Times New Roman"/>
                <w:color w:val="4F81BD"/>
                <w:sz w:val="18"/>
                <w:szCs w:val="18"/>
                <w:lang w:eastAsia="en-US"/>
              </w:rPr>
              <w:t>Trop_T_QL</w:t>
            </w:r>
            <w:proofErr w:type="spellEnd"/>
          </w:p>
        </w:tc>
        <w:tc>
          <w:tcPr>
            <w:tcW w:w="846" w:type="pct"/>
            <w:tcBorders>
              <w:top w:val="nil"/>
              <w:left w:val="nil"/>
              <w:bottom w:val="single" w:sz="4" w:space="0" w:color="auto"/>
              <w:right w:val="single" w:sz="4" w:space="0" w:color="auto"/>
            </w:tcBorders>
            <w:shd w:val="clear" w:color="auto" w:fill="auto"/>
            <w:noWrap/>
            <w:hideMark/>
          </w:tcPr>
          <w:p w14:paraId="732668C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33204-9</w:t>
            </w:r>
          </w:p>
        </w:tc>
        <w:tc>
          <w:tcPr>
            <w:tcW w:w="1071" w:type="pct"/>
            <w:tcBorders>
              <w:top w:val="nil"/>
              <w:left w:val="nil"/>
              <w:bottom w:val="single" w:sz="4" w:space="0" w:color="auto"/>
              <w:right w:val="single" w:sz="4" w:space="0" w:color="auto"/>
            </w:tcBorders>
            <w:shd w:val="clear" w:color="auto" w:fill="auto"/>
            <w:noWrap/>
            <w:hideMark/>
          </w:tcPr>
          <w:p w14:paraId="238F89D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54A6EED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 </w:t>
            </w:r>
          </w:p>
        </w:tc>
      </w:tr>
      <w:tr w:rsidR="00B42BB2" w:rsidRPr="0091595F" w14:paraId="7CE238F1"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4FBD899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w:t>
            </w:r>
          </w:p>
        </w:tc>
        <w:tc>
          <w:tcPr>
            <w:tcW w:w="792" w:type="pct"/>
            <w:tcBorders>
              <w:top w:val="nil"/>
              <w:left w:val="nil"/>
              <w:bottom w:val="single" w:sz="4" w:space="0" w:color="auto"/>
              <w:right w:val="single" w:sz="4" w:space="0" w:color="auto"/>
            </w:tcBorders>
            <w:shd w:val="clear" w:color="auto" w:fill="auto"/>
            <w:noWrap/>
            <w:hideMark/>
          </w:tcPr>
          <w:p w14:paraId="3554EA28"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3051825</w:t>
            </w:r>
          </w:p>
        </w:tc>
        <w:tc>
          <w:tcPr>
            <w:tcW w:w="677" w:type="pct"/>
            <w:tcBorders>
              <w:top w:val="nil"/>
              <w:left w:val="nil"/>
              <w:bottom w:val="single" w:sz="4" w:space="0" w:color="auto"/>
              <w:right w:val="single" w:sz="4" w:space="0" w:color="auto"/>
            </w:tcBorders>
            <w:shd w:val="clear" w:color="auto" w:fill="auto"/>
            <w:noWrap/>
            <w:hideMark/>
          </w:tcPr>
          <w:p w14:paraId="15A7DB1F"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w:t>
            </w:r>
          </w:p>
        </w:tc>
        <w:tc>
          <w:tcPr>
            <w:tcW w:w="846" w:type="pct"/>
            <w:tcBorders>
              <w:top w:val="nil"/>
              <w:left w:val="nil"/>
              <w:bottom w:val="single" w:sz="4" w:space="0" w:color="auto"/>
              <w:right w:val="single" w:sz="4" w:space="0" w:color="auto"/>
            </w:tcBorders>
            <w:shd w:val="clear" w:color="auto" w:fill="auto"/>
            <w:noWrap/>
            <w:hideMark/>
          </w:tcPr>
          <w:p w14:paraId="638DFEE3"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38483-4</w:t>
            </w:r>
          </w:p>
        </w:tc>
        <w:tc>
          <w:tcPr>
            <w:tcW w:w="1071" w:type="pct"/>
            <w:tcBorders>
              <w:top w:val="nil"/>
              <w:left w:val="nil"/>
              <w:bottom w:val="single" w:sz="4" w:space="0" w:color="auto"/>
              <w:right w:val="single" w:sz="4" w:space="0" w:color="auto"/>
            </w:tcBorders>
            <w:shd w:val="clear" w:color="auto" w:fill="auto"/>
            <w:noWrap/>
            <w:hideMark/>
          </w:tcPr>
          <w:p w14:paraId="5978475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BLOOD</w:t>
            </w:r>
          </w:p>
        </w:tc>
        <w:tc>
          <w:tcPr>
            <w:tcW w:w="771" w:type="pct"/>
            <w:tcBorders>
              <w:top w:val="nil"/>
              <w:left w:val="nil"/>
              <w:bottom w:val="single" w:sz="4" w:space="0" w:color="auto"/>
              <w:right w:val="single" w:sz="4" w:space="0" w:color="auto"/>
            </w:tcBorders>
            <w:shd w:val="clear" w:color="auto" w:fill="auto"/>
            <w:noWrap/>
            <w:hideMark/>
          </w:tcPr>
          <w:p w14:paraId="7656D97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MG/DL</w:t>
            </w:r>
          </w:p>
        </w:tc>
      </w:tr>
      <w:tr w:rsidR="00B42BB2" w:rsidRPr="0091595F" w14:paraId="2C82F00F"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0DAF801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Troponin I cardiac</w:t>
            </w:r>
          </w:p>
        </w:tc>
        <w:tc>
          <w:tcPr>
            <w:tcW w:w="792" w:type="pct"/>
            <w:tcBorders>
              <w:top w:val="nil"/>
              <w:left w:val="nil"/>
              <w:bottom w:val="single" w:sz="4" w:space="0" w:color="auto"/>
              <w:right w:val="single" w:sz="4" w:space="0" w:color="auto"/>
            </w:tcBorders>
            <w:shd w:val="clear" w:color="auto" w:fill="auto"/>
            <w:noWrap/>
            <w:hideMark/>
          </w:tcPr>
          <w:p w14:paraId="20D1ED0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3033745</w:t>
            </w:r>
          </w:p>
        </w:tc>
        <w:tc>
          <w:tcPr>
            <w:tcW w:w="677" w:type="pct"/>
            <w:tcBorders>
              <w:top w:val="nil"/>
              <w:left w:val="nil"/>
              <w:bottom w:val="single" w:sz="4" w:space="0" w:color="auto"/>
              <w:right w:val="single" w:sz="4" w:space="0" w:color="auto"/>
            </w:tcBorders>
            <w:shd w:val="clear" w:color="auto" w:fill="auto"/>
            <w:noWrap/>
            <w:hideMark/>
          </w:tcPr>
          <w:p w14:paraId="307E733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TROP_I</w:t>
            </w:r>
          </w:p>
        </w:tc>
        <w:tc>
          <w:tcPr>
            <w:tcW w:w="846" w:type="pct"/>
            <w:tcBorders>
              <w:top w:val="nil"/>
              <w:left w:val="nil"/>
              <w:bottom w:val="single" w:sz="4" w:space="0" w:color="auto"/>
              <w:right w:val="single" w:sz="4" w:space="0" w:color="auto"/>
            </w:tcBorders>
            <w:shd w:val="clear" w:color="auto" w:fill="auto"/>
            <w:noWrap/>
            <w:hideMark/>
          </w:tcPr>
          <w:p w14:paraId="7E15F63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42757-5</w:t>
            </w:r>
          </w:p>
        </w:tc>
        <w:tc>
          <w:tcPr>
            <w:tcW w:w="1071" w:type="pct"/>
            <w:tcBorders>
              <w:top w:val="nil"/>
              <w:left w:val="nil"/>
              <w:bottom w:val="single" w:sz="4" w:space="0" w:color="auto"/>
              <w:right w:val="single" w:sz="4" w:space="0" w:color="auto"/>
            </w:tcBorders>
            <w:shd w:val="clear" w:color="auto" w:fill="auto"/>
            <w:noWrap/>
            <w:hideMark/>
          </w:tcPr>
          <w:p w14:paraId="2B94816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BLOOD</w:t>
            </w:r>
          </w:p>
        </w:tc>
        <w:tc>
          <w:tcPr>
            <w:tcW w:w="771" w:type="pct"/>
            <w:tcBorders>
              <w:top w:val="nil"/>
              <w:left w:val="nil"/>
              <w:bottom w:val="single" w:sz="4" w:space="0" w:color="auto"/>
              <w:right w:val="single" w:sz="4" w:space="0" w:color="auto"/>
            </w:tcBorders>
            <w:shd w:val="clear" w:color="auto" w:fill="auto"/>
            <w:noWrap/>
            <w:hideMark/>
          </w:tcPr>
          <w:p w14:paraId="7B349D4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NG/ML</w:t>
            </w:r>
          </w:p>
        </w:tc>
      </w:tr>
      <w:tr w:rsidR="00B42BB2" w:rsidRPr="0091595F" w14:paraId="0C821DD0"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364030B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Low-density lipoprotein</w:t>
            </w:r>
          </w:p>
        </w:tc>
        <w:tc>
          <w:tcPr>
            <w:tcW w:w="792" w:type="pct"/>
            <w:tcBorders>
              <w:top w:val="nil"/>
              <w:left w:val="nil"/>
              <w:bottom w:val="single" w:sz="4" w:space="0" w:color="auto"/>
              <w:right w:val="single" w:sz="4" w:space="0" w:color="auto"/>
            </w:tcBorders>
            <w:shd w:val="clear" w:color="auto" w:fill="auto"/>
            <w:noWrap/>
            <w:hideMark/>
          </w:tcPr>
          <w:p w14:paraId="579997F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3046549</w:t>
            </w:r>
          </w:p>
        </w:tc>
        <w:tc>
          <w:tcPr>
            <w:tcW w:w="677" w:type="pct"/>
            <w:tcBorders>
              <w:top w:val="nil"/>
              <w:left w:val="nil"/>
              <w:bottom w:val="single" w:sz="4" w:space="0" w:color="auto"/>
              <w:right w:val="single" w:sz="4" w:space="0" w:color="auto"/>
            </w:tcBorders>
            <w:shd w:val="clear" w:color="auto" w:fill="auto"/>
            <w:noWrap/>
            <w:hideMark/>
          </w:tcPr>
          <w:p w14:paraId="3A680DD7"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LDL</w:t>
            </w:r>
          </w:p>
        </w:tc>
        <w:tc>
          <w:tcPr>
            <w:tcW w:w="846" w:type="pct"/>
            <w:tcBorders>
              <w:top w:val="nil"/>
              <w:left w:val="nil"/>
              <w:bottom w:val="single" w:sz="4" w:space="0" w:color="auto"/>
              <w:right w:val="single" w:sz="4" w:space="0" w:color="auto"/>
            </w:tcBorders>
            <w:shd w:val="clear" w:color="auto" w:fill="auto"/>
            <w:noWrap/>
            <w:hideMark/>
          </w:tcPr>
          <w:p w14:paraId="44E7B78A"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43727-7</w:t>
            </w:r>
          </w:p>
        </w:tc>
        <w:tc>
          <w:tcPr>
            <w:tcW w:w="1071" w:type="pct"/>
            <w:tcBorders>
              <w:top w:val="nil"/>
              <w:left w:val="nil"/>
              <w:bottom w:val="single" w:sz="4" w:space="0" w:color="auto"/>
              <w:right w:val="single" w:sz="4" w:space="0" w:color="auto"/>
            </w:tcBorders>
            <w:shd w:val="clear" w:color="auto" w:fill="auto"/>
            <w:noWrap/>
            <w:hideMark/>
          </w:tcPr>
          <w:p w14:paraId="0878F91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23F86D3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OT</w:t>
            </w:r>
          </w:p>
        </w:tc>
      </w:tr>
      <w:tr w:rsidR="00B42BB2" w:rsidRPr="0091595F" w14:paraId="5D43DCCD"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76BE77B2"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Hemoglobin A1c</w:t>
            </w:r>
          </w:p>
        </w:tc>
        <w:tc>
          <w:tcPr>
            <w:tcW w:w="792" w:type="pct"/>
            <w:tcBorders>
              <w:top w:val="nil"/>
              <w:left w:val="nil"/>
              <w:bottom w:val="single" w:sz="4" w:space="0" w:color="auto"/>
              <w:right w:val="single" w:sz="4" w:space="0" w:color="auto"/>
            </w:tcBorders>
            <w:shd w:val="clear" w:color="auto" w:fill="auto"/>
            <w:noWrap/>
            <w:hideMark/>
          </w:tcPr>
          <w:p w14:paraId="0402DE48"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3004410</w:t>
            </w:r>
          </w:p>
        </w:tc>
        <w:tc>
          <w:tcPr>
            <w:tcW w:w="677" w:type="pct"/>
            <w:tcBorders>
              <w:top w:val="nil"/>
              <w:left w:val="nil"/>
              <w:bottom w:val="single" w:sz="4" w:space="0" w:color="auto"/>
              <w:right w:val="single" w:sz="4" w:space="0" w:color="auto"/>
            </w:tcBorders>
            <w:shd w:val="clear" w:color="auto" w:fill="auto"/>
            <w:noWrap/>
            <w:hideMark/>
          </w:tcPr>
          <w:p w14:paraId="7D1611F2"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A1C</w:t>
            </w:r>
          </w:p>
        </w:tc>
        <w:tc>
          <w:tcPr>
            <w:tcW w:w="846" w:type="pct"/>
            <w:tcBorders>
              <w:top w:val="nil"/>
              <w:left w:val="nil"/>
              <w:bottom w:val="single" w:sz="4" w:space="0" w:color="auto"/>
              <w:right w:val="single" w:sz="4" w:space="0" w:color="auto"/>
            </w:tcBorders>
            <w:shd w:val="clear" w:color="auto" w:fill="auto"/>
            <w:noWrap/>
            <w:hideMark/>
          </w:tcPr>
          <w:p w14:paraId="52BB6E0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4548-4</w:t>
            </w:r>
          </w:p>
        </w:tc>
        <w:tc>
          <w:tcPr>
            <w:tcW w:w="1071" w:type="pct"/>
            <w:tcBorders>
              <w:top w:val="nil"/>
              <w:left w:val="nil"/>
              <w:bottom w:val="single" w:sz="4" w:space="0" w:color="auto"/>
              <w:right w:val="single" w:sz="4" w:space="0" w:color="auto"/>
            </w:tcBorders>
            <w:shd w:val="clear" w:color="auto" w:fill="auto"/>
            <w:noWrap/>
            <w:hideMark/>
          </w:tcPr>
          <w:p w14:paraId="7B798305"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BLOOD</w:t>
            </w:r>
          </w:p>
        </w:tc>
        <w:tc>
          <w:tcPr>
            <w:tcW w:w="771" w:type="pct"/>
            <w:tcBorders>
              <w:top w:val="nil"/>
              <w:left w:val="nil"/>
              <w:bottom w:val="single" w:sz="4" w:space="0" w:color="auto"/>
              <w:right w:val="single" w:sz="4" w:space="0" w:color="auto"/>
            </w:tcBorders>
            <w:shd w:val="clear" w:color="auto" w:fill="auto"/>
            <w:noWrap/>
            <w:hideMark/>
          </w:tcPr>
          <w:p w14:paraId="7FA44DA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PERCENT</w:t>
            </w:r>
          </w:p>
        </w:tc>
      </w:tr>
      <w:tr w:rsidR="00B42BB2" w:rsidRPr="0091595F" w14:paraId="68B2EC0B"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0F7A9C4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Low-density lipoprotein</w:t>
            </w:r>
          </w:p>
        </w:tc>
        <w:tc>
          <w:tcPr>
            <w:tcW w:w="792" w:type="pct"/>
            <w:tcBorders>
              <w:top w:val="nil"/>
              <w:left w:val="nil"/>
              <w:bottom w:val="single" w:sz="4" w:space="0" w:color="auto"/>
              <w:right w:val="single" w:sz="4" w:space="0" w:color="auto"/>
            </w:tcBorders>
            <w:shd w:val="clear" w:color="auto" w:fill="auto"/>
            <w:noWrap/>
            <w:hideMark/>
          </w:tcPr>
          <w:p w14:paraId="6DCA6100"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3053190</w:t>
            </w:r>
          </w:p>
        </w:tc>
        <w:tc>
          <w:tcPr>
            <w:tcW w:w="677" w:type="pct"/>
            <w:tcBorders>
              <w:top w:val="nil"/>
              <w:left w:val="nil"/>
              <w:bottom w:val="single" w:sz="4" w:space="0" w:color="auto"/>
              <w:right w:val="single" w:sz="4" w:space="0" w:color="auto"/>
            </w:tcBorders>
            <w:shd w:val="clear" w:color="auto" w:fill="auto"/>
            <w:noWrap/>
            <w:hideMark/>
          </w:tcPr>
          <w:p w14:paraId="07F83DF5"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LDL</w:t>
            </w:r>
          </w:p>
        </w:tc>
        <w:tc>
          <w:tcPr>
            <w:tcW w:w="846" w:type="pct"/>
            <w:tcBorders>
              <w:top w:val="nil"/>
              <w:left w:val="nil"/>
              <w:bottom w:val="single" w:sz="4" w:space="0" w:color="auto"/>
              <w:right w:val="single" w:sz="4" w:space="0" w:color="auto"/>
            </w:tcBorders>
            <w:shd w:val="clear" w:color="auto" w:fill="auto"/>
            <w:noWrap/>
            <w:hideMark/>
          </w:tcPr>
          <w:p w14:paraId="596D8458"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47213-4</w:t>
            </w:r>
          </w:p>
        </w:tc>
        <w:tc>
          <w:tcPr>
            <w:tcW w:w="1071" w:type="pct"/>
            <w:tcBorders>
              <w:top w:val="nil"/>
              <w:left w:val="nil"/>
              <w:bottom w:val="single" w:sz="4" w:space="0" w:color="auto"/>
              <w:right w:val="single" w:sz="4" w:space="0" w:color="auto"/>
            </w:tcBorders>
            <w:shd w:val="clear" w:color="auto" w:fill="auto"/>
            <w:noWrap/>
            <w:hideMark/>
          </w:tcPr>
          <w:p w14:paraId="597B017A"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5EF49988"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 </w:t>
            </w:r>
          </w:p>
        </w:tc>
      </w:tr>
      <w:tr w:rsidR="00B42BB2" w:rsidRPr="0091595F" w14:paraId="0EA90824"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3316429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Troponin T cardiac (qualitative)</w:t>
            </w:r>
          </w:p>
        </w:tc>
        <w:tc>
          <w:tcPr>
            <w:tcW w:w="792" w:type="pct"/>
            <w:tcBorders>
              <w:top w:val="nil"/>
              <w:left w:val="nil"/>
              <w:bottom w:val="single" w:sz="4" w:space="0" w:color="auto"/>
              <w:right w:val="single" w:sz="4" w:space="0" w:color="auto"/>
            </w:tcBorders>
            <w:shd w:val="clear" w:color="auto" w:fill="auto"/>
            <w:noWrap/>
            <w:hideMark/>
          </w:tcPr>
          <w:p w14:paraId="780506C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3048529</w:t>
            </w:r>
          </w:p>
        </w:tc>
        <w:tc>
          <w:tcPr>
            <w:tcW w:w="677" w:type="pct"/>
            <w:tcBorders>
              <w:top w:val="nil"/>
              <w:left w:val="nil"/>
              <w:bottom w:val="single" w:sz="4" w:space="0" w:color="auto"/>
              <w:right w:val="single" w:sz="4" w:space="0" w:color="auto"/>
            </w:tcBorders>
            <w:shd w:val="clear" w:color="auto" w:fill="auto"/>
            <w:noWrap/>
            <w:hideMark/>
          </w:tcPr>
          <w:p w14:paraId="73E1C00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proofErr w:type="spellStart"/>
            <w:r w:rsidRPr="0091595F">
              <w:rPr>
                <w:rFonts w:ascii="Times New Roman" w:hAnsi="Times New Roman" w:cs="Times New Roman"/>
                <w:color w:val="4F81BD"/>
                <w:sz w:val="18"/>
                <w:szCs w:val="18"/>
                <w:lang w:eastAsia="en-US"/>
              </w:rPr>
              <w:t>Trop_T.QN</w:t>
            </w:r>
            <w:proofErr w:type="spellEnd"/>
          </w:p>
        </w:tc>
        <w:tc>
          <w:tcPr>
            <w:tcW w:w="846" w:type="pct"/>
            <w:tcBorders>
              <w:top w:val="nil"/>
              <w:left w:val="nil"/>
              <w:bottom w:val="single" w:sz="4" w:space="0" w:color="auto"/>
              <w:right w:val="single" w:sz="4" w:space="0" w:color="auto"/>
            </w:tcBorders>
            <w:shd w:val="clear" w:color="auto" w:fill="auto"/>
            <w:noWrap/>
            <w:hideMark/>
          </w:tcPr>
          <w:p w14:paraId="3691C91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48425-3</w:t>
            </w:r>
          </w:p>
        </w:tc>
        <w:tc>
          <w:tcPr>
            <w:tcW w:w="1071" w:type="pct"/>
            <w:tcBorders>
              <w:top w:val="nil"/>
              <w:left w:val="nil"/>
              <w:bottom w:val="single" w:sz="4" w:space="0" w:color="auto"/>
              <w:right w:val="single" w:sz="4" w:space="0" w:color="auto"/>
            </w:tcBorders>
            <w:shd w:val="clear" w:color="auto" w:fill="auto"/>
            <w:noWrap/>
            <w:hideMark/>
          </w:tcPr>
          <w:p w14:paraId="11DCD99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BLOOD</w:t>
            </w:r>
          </w:p>
        </w:tc>
        <w:tc>
          <w:tcPr>
            <w:tcW w:w="771" w:type="pct"/>
            <w:tcBorders>
              <w:top w:val="nil"/>
              <w:left w:val="nil"/>
              <w:bottom w:val="single" w:sz="4" w:space="0" w:color="auto"/>
              <w:right w:val="single" w:sz="4" w:space="0" w:color="auto"/>
            </w:tcBorders>
            <w:shd w:val="clear" w:color="auto" w:fill="auto"/>
            <w:noWrap/>
            <w:hideMark/>
          </w:tcPr>
          <w:p w14:paraId="6093517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UG/L</w:t>
            </w:r>
          </w:p>
        </w:tc>
      </w:tr>
      <w:tr w:rsidR="00B42BB2" w:rsidRPr="0091595F" w14:paraId="2A2F5B57"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05AA129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Troponin T cardiac (qualitative)</w:t>
            </w:r>
          </w:p>
        </w:tc>
        <w:tc>
          <w:tcPr>
            <w:tcW w:w="792" w:type="pct"/>
            <w:tcBorders>
              <w:top w:val="nil"/>
              <w:left w:val="nil"/>
              <w:bottom w:val="single" w:sz="4" w:space="0" w:color="auto"/>
              <w:right w:val="single" w:sz="4" w:space="0" w:color="auto"/>
            </w:tcBorders>
            <w:shd w:val="clear" w:color="auto" w:fill="auto"/>
            <w:noWrap/>
            <w:hideMark/>
          </w:tcPr>
          <w:p w14:paraId="6898DA17"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3052931</w:t>
            </w:r>
          </w:p>
        </w:tc>
        <w:tc>
          <w:tcPr>
            <w:tcW w:w="677" w:type="pct"/>
            <w:tcBorders>
              <w:top w:val="nil"/>
              <w:left w:val="nil"/>
              <w:bottom w:val="single" w:sz="4" w:space="0" w:color="auto"/>
              <w:right w:val="single" w:sz="4" w:space="0" w:color="auto"/>
            </w:tcBorders>
            <w:shd w:val="clear" w:color="auto" w:fill="auto"/>
            <w:noWrap/>
            <w:hideMark/>
          </w:tcPr>
          <w:p w14:paraId="4AF3820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proofErr w:type="spellStart"/>
            <w:r w:rsidRPr="0091595F">
              <w:rPr>
                <w:rFonts w:ascii="Times New Roman" w:hAnsi="Times New Roman" w:cs="Times New Roman"/>
                <w:color w:val="4F81BD"/>
                <w:sz w:val="18"/>
                <w:szCs w:val="18"/>
                <w:lang w:eastAsia="en-US"/>
              </w:rPr>
              <w:t>Trop_T_QL</w:t>
            </w:r>
            <w:proofErr w:type="spellEnd"/>
          </w:p>
        </w:tc>
        <w:tc>
          <w:tcPr>
            <w:tcW w:w="846" w:type="pct"/>
            <w:tcBorders>
              <w:top w:val="nil"/>
              <w:left w:val="nil"/>
              <w:bottom w:val="single" w:sz="4" w:space="0" w:color="auto"/>
              <w:right w:val="single" w:sz="4" w:space="0" w:color="auto"/>
            </w:tcBorders>
            <w:shd w:val="clear" w:color="auto" w:fill="auto"/>
            <w:noWrap/>
            <w:hideMark/>
          </w:tcPr>
          <w:p w14:paraId="7ACFAF3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48426-1</w:t>
            </w:r>
          </w:p>
        </w:tc>
        <w:tc>
          <w:tcPr>
            <w:tcW w:w="1071" w:type="pct"/>
            <w:tcBorders>
              <w:top w:val="nil"/>
              <w:left w:val="nil"/>
              <w:bottom w:val="single" w:sz="4" w:space="0" w:color="auto"/>
              <w:right w:val="single" w:sz="4" w:space="0" w:color="auto"/>
            </w:tcBorders>
            <w:shd w:val="clear" w:color="auto" w:fill="auto"/>
            <w:noWrap/>
            <w:hideMark/>
          </w:tcPr>
          <w:p w14:paraId="0C82A48F"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BLOOD</w:t>
            </w:r>
          </w:p>
        </w:tc>
        <w:tc>
          <w:tcPr>
            <w:tcW w:w="771" w:type="pct"/>
            <w:tcBorders>
              <w:top w:val="nil"/>
              <w:left w:val="nil"/>
              <w:bottom w:val="single" w:sz="4" w:space="0" w:color="auto"/>
              <w:right w:val="single" w:sz="4" w:space="0" w:color="auto"/>
            </w:tcBorders>
            <w:shd w:val="clear" w:color="auto" w:fill="auto"/>
            <w:noWrap/>
            <w:hideMark/>
          </w:tcPr>
          <w:p w14:paraId="0AEFBCEC"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 </w:t>
            </w:r>
          </w:p>
        </w:tc>
      </w:tr>
      <w:tr w:rsidR="00B42BB2" w:rsidRPr="0091595F" w14:paraId="5A0E99C2" w14:textId="77777777" w:rsidTr="00DF632B">
        <w:trPr>
          <w:trHeight w:val="480"/>
        </w:trPr>
        <w:tc>
          <w:tcPr>
            <w:tcW w:w="844" w:type="pct"/>
            <w:tcBorders>
              <w:top w:val="nil"/>
              <w:left w:val="single" w:sz="4" w:space="0" w:color="auto"/>
              <w:bottom w:val="single" w:sz="4" w:space="0" w:color="auto"/>
              <w:right w:val="single" w:sz="4" w:space="0" w:color="auto"/>
            </w:tcBorders>
            <w:shd w:val="clear" w:color="auto" w:fill="auto"/>
            <w:hideMark/>
          </w:tcPr>
          <w:p w14:paraId="75CFD585"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 kinase MB/creatinine kinase total</w:t>
            </w:r>
          </w:p>
        </w:tc>
        <w:tc>
          <w:tcPr>
            <w:tcW w:w="792" w:type="pct"/>
            <w:tcBorders>
              <w:top w:val="nil"/>
              <w:left w:val="nil"/>
              <w:bottom w:val="single" w:sz="4" w:space="0" w:color="auto"/>
              <w:right w:val="single" w:sz="4" w:space="0" w:color="auto"/>
            </w:tcBorders>
            <w:shd w:val="clear" w:color="auto" w:fill="auto"/>
            <w:noWrap/>
            <w:hideMark/>
          </w:tcPr>
          <w:p w14:paraId="413F4302"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3048863</w:t>
            </w:r>
          </w:p>
        </w:tc>
        <w:tc>
          <w:tcPr>
            <w:tcW w:w="677" w:type="pct"/>
            <w:tcBorders>
              <w:top w:val="nil"/>
              <w:left w:val="nil"/>
              <w:bottom w:val="single" w:sz="4" w:space="0" w:color="auto"/>
              <w:right w:val="single" w:sz="4" w:space="0" w:color="auto"/>
            </w:tcBorders>
            <w:shd w:val="clear" w:color="auto" w:fill="auto"/>
            <w:noWrap/>
            <w:hideMark/>
          </w:tcPr>
          <w:p w14:paraId="32FA689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CK-MBI</w:t>
            </w:r>
          </w:p>
        </w:tc>
        <w:tc>
          <w:tcPr>
            <w:tcW w:w="846" w:type="pct"/>
            <w:tcBorders>
              <w:top w:val="nil"/>
              <w:left w:val="nil"/>
              <w:bottom w:val="single" w:sz="4" w:space="0" w:color="auto"/>
              <w:right w:val="single" w:sz="4" w:space="0" w:color="auto"/>
            </w:tcBorders>
            <w:shd w:val="clear" w:color="auto" w:fill="auto"/>
            <w:noWrap/>
            <w:hideMark/>
          </w:tcPr>
          <w:p w14:paraId="4B8B198F"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49136-5</w:t>
            </w:r>
          </w:p>
        </w:tc>
        <w:tc>
          <w:tcPr>
            <w:tcW w:w="1071" w:type="pct"/>
            <w:tcBorders>
              <w:top w:val="nil"/>
              <w:left w:val="nil"/>
              <w:bottom w:val="single" w:sz="4" w:space="0" w:color="auto"/>
              <w:right w:val="single" w:sz="4" w:space="0" w:color="auto"/>
            </w:tcBorders>
            <w:shd w:val="clear" w:color="auto" w:fill="auto"/>
            <w:noWrap/>
            <w:hideMark/>
          </w:tcPr>
          <w:p w14:paraId="32605F5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36363EA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 </w:t>
            </w:r>
          </w:p>
        </w:tc>
      </w:tr>
      <w:tr w:rsidR="00B42BB2" w:rsidRPr="0091595F" w14:paraId="564392D7"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7D2D8270"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 xml:space="preserve">Low-density </w:t>
            </w:r>
            <w:r w:rsidRPr="0091595F">
              <w:rPr>
                <w:rFonts w:ascii="Times New Roman" w:hAnsi="Times New Roman" w:cs="Times New Roman"/>
                <w:color w:val="4F81BD"/>
                <w:sz w:val="18"/>
                <w:szCs w:val="18"/>
                <w:lang w:eastAsia="en-US"/>
              </w:rPr>
              <w:lastRenderedPageBreak/>
              <w:t>lipoprotein</w:t>
            </w:r>
          </w:p>
        </w:tc>
        <w:tc>
          <w:tcPr>
            <w:tcW w:w="792" w:type="pct"/>
            <w:tcBorders>
              <w:top w:val="nil"/>
              <w:left w:val="nil"/>
              <w:bottom w:val="single" w:sz="4" w:space="0" w:color="auto"/>
              <w:right w:val="single" w:sz="4" w:space="0" w:color="auto"/>
            </w:tcBorders>
            <w:shd w:val="clear" w:color="auto" w:fill="auto"/>
            <w:noWrap/>
            <w:hideMark/>
          </w:tcPr>
          <w:p w14:paraId="55F1F028"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lastRenderedPageBreak/>
              <w:t>40757565</w:t>
            </w:r>
          </w:p>
        </w:tc>
        <w:tc>
          <w:tcPr>
            <w:tcW w:w="677" w:type="pct"/>
            <w:tcBorders>
              <w:top w:val="nil"/>
              <w:left w:val="nil"/>
              <w:bottom w:val="single" w:sz="4" w:space="0" w:color="auto"/>
              <w:right w:val="single" w:sz="4" w:space="0" w:color="auto"/>
            </w:tcBorders>
            <w:shd w:val="clear" w:color="auto" w:fill="auto"/>
            <w:noWrap/>
            <w:hideMark/>
          </w:tcPr>
          <w:p w14:paraId="3D9716E8"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LDL</w:t>
            </w:r>
          </w:p>
        </w:tc>
        <w:tc>
          <w:tcPr>
            <w:tcW w:w="846" w:type="pct"/>
            <w:tcBorders>
              <w:top w:val="nil"/>
              <w:left w:val="nil"/>
              <w:bottom w:val="single" w:sz="4" w:space="0" w:color="auto"/>
              <w:right w:val="single" w:sz="4" w:space="0" w:color="auto"/>
            </w:tcBorders>
            <w:shd w:val="clear" w:color="auto" w:fill="auto"/>
            <w:noWrap/>
            <w:hideMark/>
          </w:tcPr>
          <w:p w14:paraId="68569D18"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54434-6</w:t>
            </w:r>
          </w:p>
        </w:tc>
        <w:tc>
          <w:tcPr>
            <w:tcW w:w="1071" w:type="pct"/>
            <w:tcBorders>
              <w:top w:val="nil"/>
              <w:left w:val="nil"/>
              <w:bottom w:val="single" w:sz="4" w:space="0" w:color="auto"/>
              <w:right w:val="single" w:sz="4" w:space="0" w:color="auto"/>
            </w:tcBorders>
            <w:shd w:val="clear" w:color="auto" w:fill="auto"/>
            <w:noWrap/>
            <w:hideMark/>
          </w:tcPr>
          <w:p w14:paraId="5DD58140"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62CC64CA"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OT</w:t>
            </w:r>
          </w:p>
        </w:tc>
      </w:tr>
      <w:tr w:rsidR="00B42BB2" w:rsidRPr="0091595F" w14:paraId="3E01FCDF"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79652CC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lastRenderedPageBreak/>
              <w:t>Low-density lipoprotein</w:t>
            </w:r>
          </w:p>
        </w:tc>
        <w:tc>
          <w:tcPr>
            <w:tcW w:w="792" w:type="pct"/>
            <w:tcBorders>
              <w:top w:val="nil"/>
              <w:left w:val="nil"/>
              <w:bottom w:val="single" w:sz="4" w:space="0" w:color="auto"/>
              <w:right w:val="single" w:sz="4" w:space="0" w:color="auto"/>
            </w:tcBorders>
            <w:shd w:val="clear" w:color="auto" w:fill="auto"/>
            <w:noWrap/>
            <w:hideMark/>
          </w:tcPr>
          <w:p w14:paraId="3974A77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40758569</w:t>
            </w:r>
          </w:p>
        </w:tc>
        <w:tc>
          <w:tcPr>
            <w:tcW w:w="677" w:type="pct"/>
            <w:tcBorders>
              <w:top w:val="nil"/>
              <w:left w:val="nil"/>
              <w:bottom w:val="single" w:sz="4" w:space="0" w:color="auto"/>
              <w:right w:val="single" w:sz="4" w:space="0" w:color="auto"/>
            </w:tcBorders>
            <w:shd w:val="clear" w:color="auto" w:fill="auto"/>
            <w:noWrap/>
            <w:hideMark/>
          </w:tcPr>
          <w:p w14:paraId="4B4A395B"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LDL</w:t>
            </w:r>
          </w:p>
        </w:tc>
        <w:tc>
          <w:tcPr>
            <w:tcW w:w="846" w:type="pct"/>
            <w:tcBorders>
              <w:top w:val="nil"/>
              <w:left w:val="nil"/>
              <w:bottom w:val="single" w:sz="4" w:space="0" w:color="auto"/>
              <w:right w:val="single" w:sz="4" w:space="0" w:color="auto"/>
            </w:tcBorders>
            <w:shd w:val="clear" w:color="auto" w:fill="auto"/>
            <w:noWrap/>
            <w:hideMark/>
          </w:tcPr>
          <w:p w14:paraId="798734D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55440-2</w:t>
            </w:r>
          </w:p>
        </w:tc>
        <w:tc>
          <w:tcPr>
            <w:tcW w:w="1071" w:type="pct"/>
            <w:tcBorders>
              <w:top w:val="nil"/>
              <w:left w:val="nil"/>
              <w:bottom w:val="single" w:sz="4" w:space="0" w:color="auto"/>
              <w:right w:val="single" w:sz="4" w:space="0" w:color="auto"/>
            </w:tcBorders>
            <w:shd w:val="clear" w:color="auto" w:fill="auto"/>
            <w:noWrap/>
            <w:hideMark/>
          </w:tcPr>
          <w:p w14:paraId="5302312F"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1625AA4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MG/DL</w:t>
            </w:r>
          </w:p>
        </w:tc>
      </w:tr>
      <w:tr w:rsidR="00B42BB2" w:rsidRPr="0091595F" w14:paraId="327537F3"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6D4ECEC0"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Creatinine kinase MB</w:t>
            </w:r>
          </w:p>
        </w:tc>
        <w:tc>
          <w:tcPr>
            <w:tcW w:w="792" w:type="pct"/>
            <w:tcBorders>
              <w:top w:val="nil"/>
              <w:left w:val="nil"/>
              <w:bottom w:val="single" w:sz="4" w:space="0" w:color="auto"/>
              <w:right w:val="single" w:sz="4" w:space="0" w:color="auto"/>
            </w:tcBorders>
            <w:shd w:val="clear" w:color="auto" w:fill="auto"/>
            <w:noWrap/>
            <w:hideMark/>
          </w:tcPr>
          <w:p w14:paraId="035E907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3017761</w:t>
            </w:r>
          </w:p>
        </w:tc>
        <w:tc>
          <w:tcPr>
            <w:tcW w:w="677" w:type="pct"/>
            <w:tcBorders>
              <w:top w:val="nil"/>
              <w:left w:val="nil"/>
              <w:bottom w:val="single" w:sz="4" w:space="0" w:color="auto"/>
              <w:right w:val="single" w:sz="4" w:space="0" w:color="auto"/>
            </w:tcBorders>
            <w:shd w:val="clear" w:color="auto" w:fill="auto"/>
            <w:noWrap/>
            <w:hideMark/>
          </w:tcPr>
          <w:p w14:paraId="5DD9E53F"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CK_MB</w:t>
            </w:r>
          </w:p>
        </w:tc>
        <w:tc>
          <w:tcPr>
            <w:tcW w:w="846" w:type="pct"/>
            <w:tcBorders>
              <w:top w:val="nil"/>
              <w:left w:val="nil"/>
              <w:bottom w:val="single" w:sz="4" w:space="0" w:color="auto"/>
              <w:right w:val="single" w:sz="4" w:space="0" w:color="auto"/>
            </w:tcBorders>
            <w:shd w:val="clear" w:color="auto" w:fill="auto"/>
            <w:noWrap/>
            <w:hideMark/>
          </w:tcPr>
          <w:p w14:paraId="0B3C99E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5912-1</w:t>
            </w:r>
          </w:p>
        </w:tc>
        <w:tc>
          <w:tcPr>
            <w:tcW w:w="1071" w:type="pct"/>
            <w:tcBorders>
              <w:top w:val="nil"/>
              <w:left w:val="nil"/>
              <w:bottom w:val="single" w:sz="4" w:space="0" w:color="auto"/>
              <w:right w:val="single" w:sz="4" w:space="0" w:color="auto"/>
            </w:tcBorders>
            <w:shd w:val="clear" w:color="auto" w:fill="auto"/>
            <w:noWrap/>
            <w:hideMark/>
          </w:tcPr>
          <w:p w14:paraId="2EE9CC20"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5A48B5D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 </w:t>
            </w:r>
          </w:p>
        </w:tc>
      </w:tr>
      <w:tr w:rsidR="00B42BB2" w:rsidRPr="0091595F" w14:paraId="0428B5AE"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55F0314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International normalized ratio</w:t>
            </w:r>
          </w:p>
        </w:tc>
        <w:tc>
          <w:tcPr>
            <w:tcW w:w="792" w:type="pct"/>
            <w:tcBorders>
              <w:top w:val="nil"/>
              <w:left w:val="nil"/>
              <w:bottom w:val="single" w:sz="4" w:space="0" w:color="auto"/>
              <w:right w:val="single" w:sz="4" w:space="0" w:color="auto"/>
            </w:tcBorders>
            <w:shd w:val="clear" w:color="auto" w:fill="auto"/>
            <w:noWrap/>
            <w:hideMark/>
          </w:tcPr>
          <w:p w14:paraId="7A9E6B7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3022217</w:t>
            </w:r>
          </w:p>
        </w:tc>
        <w:tc>
          <w:tcPr>
            <w:tcW w:w="677" w:type="pct"/>
            <w:tcBorders>
              <w:top w:val="nil"/>
              <w:left w:val="nil"/>
              <w:bottom w:val="single" w:sz="4" w:space="0" w:color="auto"/>
              <w:right w:val="single" w:sz="4" w:space="0" w:color="auto"/>
            </w:tcBorders>
            <w:shd w:val="clear" w:color="auto" w:fill="auto"/>
            <w:noWrap/>
            <w:hideMark/>
          </w:tcPr>
          <w:p w14:paraId="2A8EBBA8"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INR</w:t>
            </w:r>
          </w:p>
        </w:tc>
        <w:tc>
          <w:tcPr>
            <w:tcW w:w="846" w:type="pct"/>
            <w:tcBorders>
              <w:top w:val="nil"/>
              <w:left w:val="nil"/>
              <w:bottom w:val="single" w:sz="4" w:space="0" w:color="auto"/>
              <w:right w:val="single" w:sz="4" w:space="0" w:color="auto"/>
            </w:tcBorders>
            <w:shd w:val="clear" w:color="auto" w:fill="auto"/>
            <w:noWrap/>
            <w:hideMark/>
          </w:tcPr>
          <w:p w14:paraId="40C1F1A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6301-6</w:t>
            </w:r>
          </w:p>
        </w:tc>
        <w:tc>
          <w:tcPr>
            <w:tcW w:w="1071" w:type="pct"/>
            <w:tcBorders>
              <w:top w:val="nil"/>
              <w:left w:val="nil"/>
              <w:bottom w:val="single" w:sz="4" w:space="0" w:color="auto"/>
              <w:right w:val="single" w:sz="4" w:space="0" w:color="auto"/>
            </w:tcBorders>
            <w:shd w:val="clear" w:color="auto" w:fill="auto"/>
            <w:noWrap/>
            <w:hideMark/>
          </w:tcPr>
          <w:p w14:paraId="6B6144EC"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PPP</w:t>
            </w:r>
          </w:p>
        </w:tc>
        <w:tc>
          <w:tcPr>
            <w:tcW w:w="771" w:type="pct"/>
            <w:tcBorders>
              <w:top w:val="nil"/>
              <w:left w:val="nil"/>
              <w:bottom w:val="single" w:sz="4" w:space="0" w:color="auto"/>
              <w:right w:val="single" w:sz="4" w:space="0" w:color="auto"/>
            </w:tcBorders>
            <w:shd w:val="clear" w:color="auto" w:fill="auto"/>
            <w:noWrap/>
            <w:hideMark/>
          </w:tcPr>
          <w:p w14:paraId="0D9E1217"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 </w:t>
            </w:r>
          </w:p>
        </w:tc>
      </w:tr>
      <w:tr w:rsidR="00B42BB2" w:rsidRPr="0091595F" w14:paraId="25D004E2"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28CE85F7"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Troponin T cardiac (qualitative)</w:t>
            </w:r>
          </w:p>
        </w:tc>
        <w:tc>
          <w:tcPr>
            <w:tcW w:w="792" w:type="pct"/>
            <w:tcBorders>
              <w:top w:val="nil"/>
              <w:left w:val="nil"/>
              <w:bottom w:val="single" w:sz="4" w:space="0" w:color="auto"/>
              <w:right w:val="single" w:sz="4" w:space="0" w:color="auto"/>
            </w:tcBorders>
            <w:shd w:val="clear" w:color="auto" w:fill="auto"/>
            <w:noWrap/>
            <w:hideMark/>
          </w:tcPr>
          <w:p w14:paraId="15F61F9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3019572</w:t>
            </w:r>
          </w:p>
        </w:tc>
        <w:tc>
          <w:tcPr>
            <w:tcW w:w="677" w:type="pct"/>
            <w:tcBorders>
              <w:top w:val="nil"/>
              <w:left w:val="nil"/>
              <w:bottom w:val="single" w:sz="4" w:space="0" w:color="auto"/>
              <w:right w:val="single" w:sz="4" w:space="0" w:color="auto"/>
            </w:tcBorders>
            <w:shd w:val="clear" w:color="auto" w:fill="auto"/>
            <w:noWrap/>
            <w:hideMark/>
          </w:tcPr>
          <w:p w14:paraId="1E26829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proofErr w:type="spellStart"/>
            <w:r w:rsidRPr="0091595F">
              <w:rPr>
                <w:rFonts w:ascii="Times New Roman" w:hAnsi="Times New Roman" w:cs="Times New Roman"/>
                <w:color w:val="4F81BD"/>
                <w:sz w:val="18"/>
                <w:szCs w:val="18"/>
                <w:lang w:eastAsia="en-US"/>
              </w:rPr>
              <w:t>Trop_T.QN</w:t>
            </w:r>
            <w:proofErr w:type="spellEnd"/>
          </w:p>
        </w:tc>
        <w:tc>
          <w:tcPr>
            <w:tcW w:w="846" w:type="pct"/>
            <w:tcBorders>
              <w:top w:val="nil"/>
              <w:left w:val="nil"/>
              <w:bottom w:val="single" w:sz="4" w:space="0" w:color="auto"/>
              <w:right w:val="single" w:sz="4" w:space="0" w:color="auto"/>
            </w:tcBorders>
            <w:shd w:val="clear" w:color="auto" w:fill="auto"/>
            <w:noWrap/>
            <w:hideMark/>
          </w:tcPr>
          <w:p w14:paraId="466C2D60"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6597-9</w:t>
            </w:r>
          </w:p>
        </w:tc>
        <w:tc>
          <w:tcPr>
            <w:tcW w:w="1071" w:type="pct"/>
            <w:tcBorders>
              <w:top w:val="nil"/>
              <w:left w:val="nil"/>
              <w:bottom w:val="single" w:sz="4" w:space="0" w:color="auto"/>
              <w:right w:val="single" w:sz="4" w:space="0" w:color="auto"/>
            </w:tcBorders>
            <w:shd w:val="clear" w:color="000000" w:fill="FFFF00"/>
            <w:noWrap/>
            <w:hideMark/>
          </w:tcPr>
          <w:p w14:paraId="3F158BE6"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OT</w:t>
            </w:r>
          </w:p>
        </w:tc>
        <w:tc>
          <w:tcPr>
            <w:tcW w:w="771" w:type="pct"/>
            <w:tcBorders>
              <w:top w:val="nil"/>
              <w:left w:val="nil"/>
              <w:bottom w:val="single" w:sz="4" w:space="0" w:color="auto"/>
              <w:right w:val="single" w:sz="4" w:space="0" w:color="auto"/>
            </w:tcBorders>
            <w:shd w:val="clear" w:color="auto" w:fill="auto"/>
            <w:noWrap/>
            <w:hideMark/>
          </w:tcPr>
          <w:p w14:paraId="38A4D018"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UG/L</w:t>
            </w:r>
          </w:p>
        </w:tc>
      </w:tr>
      <w:tr w:rsidR="00B42BB2" w:rsidRPr="0091595F" w14:paraId="6A3354B2"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3858159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Troponin T cardiac (qualitative)</w:t>
            </w:r>
          </w:p>
        </w:tc>
        <w:tc>
          <w:tcPr>
            <w:tcW w:w="792" w:type="pct"/>
            <w:tcBorders>
              <w:top w:val="nil"/>
              <w:left w:val="nil"/>
              <w:bottom w:val="single" w:sz="4" w:space="0" w:color="auto"/>
              <w:right w:val="single" w:sz="4" w:space="0" w:color="auto"/>
            </w:tcBorders>
            <w:shd w:val="clear" w:color="auto" w:fill="auto"/>
            <w:noWrap/>
            <w:hideMark/>
          </w:tcPr>
          <w:p w14:paraId="2641F4C3"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3019800</w:t>
            </w:r>
          </w:p>
        </w:tc>
        <w:tc>
          <w:tcPr>
            <w:tcW w:w="677" w:type="pct"/>
            <w:tcBorders>
              <w:top w:val="nil"/>
              <w:left w:val="nil"/>
              <w:bottom w:val="single" w:sz="4" w:space="0" w:color="auto"/>
              <w:right w:val="single" w:sz="4" w:space="0" w:color="auto"/>
            </w:tcBorders>
            <w:shd w:val="clear" w:color="auto" w:fill="auto"/>
            <w:noWrap/>
            <w:hideMark/>
          </w:tcPr>
          <w:p w14:paraId="4B57B6AE"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proofErr w:type="spellStart"/>
            <w:r w:rsidRPr="0091595F">
              <w:rPr>
                <w:rFonts w:ascii="Times New Roman" w:hAnsi="Times New Roman" w:cs="Times New Roman"/>
                <w:color w:val="4F81BD"/>
                <w:sz w:val="18"/>
                <w:szCs w:val="18"/>
                <w:lang w:eastAsia="en-US"/>
              </w:rPr>
              <w:t>Trop_T.QN</w:t>
            </w:r>
            <w:proofErr w:type="spellEnd"/>
          </w:p>
        </w:tc>
        <w:tc>
          <w:tcPr>
            <w:tcW w:w="846" w:type="pct"/>
            <w:tcBorders>
              <w:top w:val="nil"/>
              <w:left w:val="nil"/>
              <w:bottom w:val="single" w:sz="4" w:space="0" w:color="auto"/>
              <w:right w:val="single" w:sz="4" w:space="0" w:color="auto"/>
            </w:tcBorders>
            <w:shd w:val="clear" w:color="auto" w:fill="auto"/>
            <w:noWrap/>
            <w:hideMark/>
          </w:tcPr>
          <w:p w14:paraId="7F0802E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6598-7</w:t>
            </w:r>
          </w:p>
        </w:tc>
        <w:tc>
          <w:tcPr>
            <w:tcW w:w="1071" w:type="pct"/>
            <w:tcBorders>
              <w:top w:val="nil"/>
              <w:left w:val="nil"/>
              <w:bottom w:val="single" w:sz="4" w:space="0" w:color="auto"/>
              <w:right w:val="single" w:sz="4" w:space="0" w:color="auto"/>
            </w:tcBorders>
            <w:shd w:val="clear" w:color="auto" w:fill="auto"/>
            <w:noWrap/>
            <w:hideMark/>
          </w:tcPr>
          <w:p w14:paraId="7163717D"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SR_PLS</w:t>
            </w:r>
          </w:p>
        </w:tc>
        <w:tc>
          <w:tcPr>
            <w:tcW w:w="771" w:type="pct"/>
            <w:tcBorders>
              <w:top w:val="nil"/>
              <w:left w:val="nil"/>
              <w:bottom w:val="single" w:sz="4" w:space="0" w:color="auto"/>
              <w:right w:val="single" w:sz="4" w:space="0" w:color="auto"/>
            </w:tcBorders>
            <w:shd w:val="clear" w:color="auto" w:fill="auto"/>
            <w:noWrap/>
            <w:hideMark/>
          </w:tcPr>
          <w:p w14:paraId="0F05BD14"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UG/L</w:t>
            </w:r>
          </w:p>
        </w:tc>
      </w:tr>
      <w:tr w:rsidR="00B42BB2" w:rsidRPr="0091595F" w14:paraId="26B4D739" w14:textId="77777777" w:rsidTr="00DF632B">
        <w:trPr>
          <w:trHeight w:val="240"/>
        </w:trPr>
        <w:tc>
          <w:tcPr>
            <w:tcW w:w="844" w:type="pct"/>
            <w:tcBorders>
              <w:top w:val="nil"/>
              <w:left w:val="single" w:sz="4" w:space="0" w:color="auto"/>
              <w:bottom w:val="single" w:sz="4" w:space="0" w:color="auto"/>
              <w:right w:val="single" w:sz="4" w:space="0" w:color="auto"/>
            </w:tcBorders>
            <w:shd w:val="clear" w:color="auto" w:fill="auto"/>
            <w:hideMark/>
          </w:tcPr>
          <w:p w14:paraId="4E4525DA"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Hemoglobin</w:t>
            </w:r>
          </w:p>
        </w:tc>
        <w:tc>
          <w:tcPr>
            <w:tcW w:w="792" w:type="pct"/>
            <w:tcBorders>
              <w:top w:val="nil"/>
              <w:left w:val="nil"/>
              <w:bottom w:val="single" w:sz="4" w:space="0" w:color="auto"/>
              <w:right w:val="single" w:sz="4" w:space="0" w:color="auto"/>
            </w:tcBorders>
            <w:shd w:val="clear" w:color="auto" w:fill="auto"/>
            <w:noWrap/>
            <w:hideMark/>
          </w:tcPr>
          <w:p w14:paraId="4DC9F955"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3000963</w:t>
            </w:r>
          </w:p>
        </w:tc>
        <w:tc>
          <w:tcPr>
            <w:tcW w:w="677" w:type="pct"/>
            <w:tcBorders>
              <w:top w:val="nil"/>
              <w:left w:val="nil"/>
              <w:bottom w:val="single" w:sz="4" w:space="0" w:color="auto"/>
              <w:right w:val="single" w:sz="4" w:space="0" w:color="auto"/>
            </w:tcBorders>
            <w:shd w:val="clear" w:color="auto" w:fill="auto"/>
            <w:noWrap/>
            <w:hideMark/>
          </w:tcPr>
          <w:p w14:paraId="586F0340"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HGB</w:t>
            </w:r>
          </w:p>
        </w:tc>
        <w:tc>
          <w:tcPr>
            <w:tcW w:w="846" w:type="pct"/>
            <w:tcBorders>
              <w:top w:val="nil"/>
              <w:left w:val="nil"/>
              <w:bottom w:val="single" w:sz="4" w:space="0" w:color="auto"/>
              <w:right w:val="single" w:sz="4" w:space="0" w:color="auto"/>
            </w:tcBorders>
            <w:shd w:val="clear" w:color="auto" w:fill="auto"/>
            <w:noWrap/>
            <w:hideMark/>
          </w:tcPr>
          <w:p w14:paraId="35DC9221"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718-7</w:t>
            </w:r>
          </w:p>
        </w:tc>
        <w:tc>
          <w:tcPr>
            <w:tcW w:w="1071" w:type="pct"/>
            <w:tcBorders>
              <w:top w:val="nil"/>
              <w:left w:val="nil"/>
              <w:bottom w:val="single" w:sz="4" w:space="0" w:color="auto"/>
              <w:right w:val="single" w:sz="4" w:space="0" w:color="auto"/>
            </w:tcBorders>
            <w:shd w:val="clear" w:color="auto" w:fill="auto"/>
            <w:noWrap/>
            <w:hideMark/>
          </w:tcPr>
          <w:p w14:paraId="69DEDAB2"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BLOOD</w:t>
            </w:r>
          </w:p>
        </w:tc>
        <w:tc>
          <w:tcPr>
            <w:tcW w:w="771" w:type="pct"/>
            <w:tcBorders>
              <w:top w:val="nil"/>
              <w:left w:val="nil"/>
              <w:bottom w:val="single" w:sz="4" w:space="0" w:color="auto"/>
              <w:right w:val="single" w:sz="4" w:space="0" w:color="auto"/>
            </w:tcBorders>
            <w:shd w:val="clear" w:color="auto" w:fill="auto"/>
            <w:noWrap/>
            <w:hideMark/>
          </w:tcPr>
          <w:p w14:paraId="2578CF49" w14:textId="77777777" w:rsidR="007C4D9F" w:rsidRPr="0091595F" w:rsidRDefault="007C4D9F" w:rsidP="007C4D9F">
            <w:pPr>
              <w:suppressAutoHyphens w:val="0"/>
              <w:spacing w:before="0" w:after="0" w:line="240" w:lineRule="auto"/>
              <w:rPr>
                <w:rFonts w:ascii="Times New Roman" w:hAnsi="Times New Roman" w:cs="Times New Roman"/>
                <w:color w:val="4F81BD"/>
                <w:sz w:val="18"/>
                <w:szCs w:val="18"/>
                <w:lang w:eastAsia="en-US"/>
              </w:rPr>
            </w:pPr>
            <w:r w:rsidRPr="0091595F">
              <w:rPr>
                <w:rFonts w:ascii="Times New Roman" w:hAnsi="Times New Roman" w:cs="Times New Roman"/>
                <w:color w:val="4F81BD"/>
                <w:sz w:val="18"/>
                <w:szCs w:val="18"/>
                <w:lang w:eastAsia="en-US"/>
              </w:rPr>
              <w:t>G/DL</w:t>
            </w:r>
          </w:p>
        </w:tc>
      </w:tr>
    </w:tbl>
    <w:p w14:paraId="02B165ED" w14:textId="77777777" w:rsidR="00D30811" w:rsidRPr="0091595F" w:rsidRDefault="00D30811" w:rsidP="00F54578">
      <w:pPr>
        <w:spacing w:after="0" w:line="240" w:lineRule="auto"/>
        <w:ind w:right="4"/>
        <w:rPr>
          <w:rFonts w:ascii="Times New Roman" w:hAnsi="Times New Roman" w:cs="Times New Roman"/>
          <w:color w:val="4F81BD"/>
          <w:sz w:val="22"/>
          <w:szCs w:val="22"/>
        </w:rPr>
      </w:pPr>
    </w:p>
    <w:p w14:paraId="6A9FDBC2" w14:textId="77777777" w:rsidR="002C2FFC" w:rsidRPr="0091595F" w:rsidRDefault="007C4770" w:rsidP="007C4770">
      <w:pPr>
        <w:spacing w:after="0" w:line="240" w:lineRule="auto"/>
        <w:ind w:right="4"/>
        <w:rPr>
          <w:rFonts w:ascii="Times New Roman" w:hAnsi="Times New Roman" w:cs="Times New Roman"/>
          <w:color w:val="4F81BD"/>
        </w:rPr>
      </w:pPr>
      <w:r>
        <w:rPr>
          <w:rFonts w:ascii="Times New Roman" w:hAnsi="Times New Roman" w:cs="Times New Roman"/>
          <w:color w:val="4F81BD"/>
          <w:sz w:val="22"/>
          <w:szCs w:val="22"/>
        </w:rPr>
        <w:t>Lab Result CM</w:t>
      </w:r>
      <w:r w:rsidR="00DF632B" w:rsidRPr="0091595F">
        <w:rPr>
          <w:rFonts w:ascii="Times New Roman" w:hAnsi="Times New Roman" w:cs="Times New Roman"/>
          <w:color w:val="4F81BD"/>
          <w:sz w:val="22"/>
          <w:szCs w:val="22"/>
        </w:rPr>
        <w:t xml:space="preserve"> </w:t>
      </w:r>
      <w:r>
        <w:rPr>
          <w:rFonts w:ascii="Times New Roman" w:hAnsi="Times New Roman" w:cs="Times New Roman"/>
          <w:color w:val="4F81BD"/>
          <w:sz w:val="22"/>
          <w:szCs w:val="22"/>
        </w:rPr>
        <w:t>field Mapping</w:t>
      </w:r>
      <w:r w:rsidR="00F54578" w:rsidRPr="0091595F">
        <w:rPr>
          <w:rFonts w:ascii="Times New Roman" w:hAnsi="Times New Roman" w:cs="Times New Roman"/>
          <w:color w:val="4F81BD"/>
          <w:sz w:val="22"/>
          <w:szCs w:val="22"/>
        </w:rPr>
        <w:t>:</w:t>
      </w:r>
    </w:p>
    <w:tbl>
      <w:tblPr>
        <w:tblW w:w="10234" w:type="dxa"/>
        <w:tblInd w:w="-55" w:type="dxa"/>
        <w:tblLook w:val="0000" w:firstRow="0" w:lastRow="0" w:firstColumn="0" w:lastColumn="0" w:noHBand="0" w:noVBand="0"/>
      </w:tblPr>
      <w:tblGrid>
        <w:gridCol w:w="2030"/>
        <w:gridCol w:w="3256"/>
        <w:gridCol w:w="3264"/>
        <w:gridCol w:w="2014"/>
      </w:tblGrid>
      <w:tr w:rsidR="00B42BB2" w:rsidRPr="0091595F" w14:paraId="0151B659" w14:textId="77777777" w:rsidTr="00CC6215">
        <w:trPr>
          <w:cantSplit/>
          <w:tblHeader/>
        </w:trPr>
        <w:tc>
          <w:tcPr>
            <w:tcW w:w="2030" w:type="dxa"/>
            <w:tcBorders>
              <w:top w:val="single" w:sz="4" w:space="0" w:color="808080"/>
              <w:left w:val="single" w:sz="4" w:space="0" w:color="808080"/>
              <w:bottom w:val="single" w:sz="4" w:space="0" w:color="808080"/>
            </w:tcBorders>
            <w:shd w:val="clear" w:color="auto" w:fill="005172"/>
          </w:tcPr>
          <w:p w14:paraId="11BE9732" w14:textId="77777777" w:rsidR="000B0671" w:rsidRPr="0091595F" w:rsidRDefault="000B0671" w:rsidP="00DF632B">
            <w:pPr>
              <w:spacing w:after="0" w:line="240" w:lineRule="auto"/>
              <w:ind w:right="4"/>
              <w:rPr>
                <w:rFonts w:ascii="Times New Roman" w:hAnsi="Times New Roman" w:cs="Times New Roman"/>
                <w:b/>
                <w:bCs/>
                <w:color w:val="4F81BD"/>
                <w:szCs w:val="20"/>
              </w:rPr>
            </w:pPr>
            <w:r w:rsidRPr="0091595F">
              <w:rPr>
                <w:rFonts w:ascii="Times New Roman" w:hAnsi="Times New Roman" w:cs="Times New Roman"/>
                <w:b/>
                <w:bCs/>
                <w:color w:val="4F81BD"/>
                <w:szCs w:val="20"/>
              </w:rPr>
              <w:t>Destination Field</w:t>
            </w:r>
          </w:p>
        </w:tc>
        <w:tc>
          <w:tcPr>
            <w:tcW w:w="2908" w:type="dxa"/>
            <w:tcBorders>
              <w:top w:val="single" w:sz="4" w:space="0" w:color="808080"/>
              <w:left w:val="single" w:sz="4" w:space="0" w:color="808080"/>
              <w:bottom w:val="single" w:sz="4" w:space="0" w:color="808080"/>
            </w:tcBorders>
            <w:shd w:val="clear" w:color="auto" w:fill="005172"/>
          </w:tcPr>
          <w:p w14:paraId="57BB0AFE" w14:textId="77777777" w:rsidR="000B0671" w:rsidRPr="0091595F" w:rsidRDefault="000B0671" w:rsidP="00DF632B">
            <w:pPr>
              <w:spacing w:line="240" w:lineRule="auto"/>
              <w:ind w:right="4"/>
              <w:rPr>
                <w:rFonts w:ascii="Times New Roman" w:hAnsi="Times New Roman" w:cs="Times New Roman"/>
                <w:b/>
                <w:bCs/>
                <w:color w:val="4F81BD"/>
                <w:szCs w:val="20"/>
              </w:rPr>
            </w:pPr>
            <w:r w:rsidRPr="0091595F">
              <w:rPr>
                <w:rFonts w:ascii="Times New Roman" w:hAnsi="Times New Roman" w:cs="Times New Roman"/>
                <w:b/>
                <w:bCs/>
                <w:color w:val="4F81BD"/>
                <w:szCs w:val="20"/>
              </w:rPr>
              <w:t>Source Field</w:t>
            </w:r>
          </w:p>
        </w:tc>
        <w:tc>
          <w:tcPr>
            <w:tcW w:w="2425" w:type="dxa"/>
            <w:tcBorders>
              <w:top w:val="single" w:sz="4" w:space="0" w:color="808080"/>
              <w:left w:val="single" w:sz="4" w:space="0" w:color="808080"/>
              <w:bottom w:val="single" w:sz="4" w:space="0" w:color="808080"/>
            </w:tcBorders>
            <w:shd w:val="clear" w:color="auto" w:fill="005172"/>
          </w:tcPr>
          <w:p w14:paraId="3DA18418" w14:textId="77777777" w:rsidR="000B0671" w:rsidRPr="0091595F" w:rsidRDefault="000B0671" w:rsidP="00DF632B">
            <w:pPr>
              <w:spacing w:line="240" w:lineRule="auto"/>
              <w:ind w:right="4"/>
              <w:rPr>
                <w:rFonts w:ascii="Times New Roman" w:hAnsi="Times New Roman" w:cs="Times New Roman"/>
                <w:b/>
                <w:bCs/>
                <w:color w:val="4F81BD"/>
                <w:szCs w:val="20"/>
              </w:rPr>
            </w:pPr>
            <w:r w:rsidRPr="0091595F">
              <w:rPr>
                <w:rFonts w:ascii="Times New Roman" w:hAnsi="Times New Roman" w:cs="Times New Roman"/>
                <w:b/>
                <w:bCs/>
                <w:color w:val="4F81BD"/>
                <w:szCs w:val="20"/>
              </w:rPr>
              <w:t>Applied Rule</w:t>
            </w:r>
          </w:p>
        </w:tc>
        <w:tc>
          <w:tcPr>
            <w:tcW w:w="2871" w:type="dxa"/>
            <w:tcBorders>
              <w:top w:val="single" w:sz="4" w:space="0" w:color="808080"/>
              <w:left w:val="single" w:sz="4" w:space="0" w:color="808080"/>
              <w:bottom w:val="single" w:sz="4" w:space="0" w:color="808080"/>
              <w:right w:val="single" w:sz="4" w:space="0" w:color="808080"/>
            </w:tcBorders>
            <w:shd w:val="clear" w:color="auto" w:fill="005172"/>
          </w:tcPr>
          <w:p w14:paraId="7855740B" w14:textId="77777777" w:rsidR="000B0671" w:rsidRPr="0091595F" w:rsidRDefault="000B0671" w:rsidP="00DF632B">
            <w:pPr>
              <w:spacing w:line="240" w:lineRule="auto"/>
              <w:ind w:right="4"/>
              <w:rPr>
                <w:rFonts w:ascii="Times New Roman" w:hAnsi="Times New Roman" w:cs="Times New Roman"/>
                <w:color w:val="4F81BD"/>
              </w:rPr>
            </w:pPr>
            <w:r w:rsidRPr="0091595F">
              <w:rPr>
                <w:rFonts w:ascii="Times New Roman" w:hAnsi="Times New Roman" w:cs="Times New Roman"/>
                <w:b/>
                <w:bCs/>
                <w:color w:val="4F81BD"/>
                <w:szCs w:val="20"/>
              </w:rPr>
              <w:t>Comment</w:t>
            </w:r>
          </w:p>
        </w:tc>
      </w:tr>
      <w:tr w:rsidR="00B42BB2" w:rsidRPr="0091595F" w14:paraId="0BBD0FC4"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36CD1A9F" w14:textId="77777777" w:rsidR="000B0671" w:rsidRPr="0091595F" w:rsidRDefault="000B0671"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LAB_RESULT_CM_ID</w:t>
            </w:r>
          </w:p>
        </w:tc>
        <w:tc>
          <w:tcPr>
            <w:tcW w:w="2908" w:type="dxa"/>
            <w:tcBorders>
              <w:top w:val="single" w:sz="4" w:space="0" w:color="808080"/>
              <w:left w:val="single" w:sz="4" w:space="0" w:color="808080"/>
              <w:bottom w:val="single" w:sz="4" w:space="0" w:color="808080"/>
            </w:tcBorders>
            <w:shd w:val="clear" w:color="auto" w:fill="auto"/>
          </w:tcPr>
          <w:p w14:paraId="758318A1" w14:textId="77777777" w:rsidR="000B0671" w:rsidRPr="0091595F" w:rsidRDefault="000B0671" w:rsidP="00DF632B">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Measurement.measurement</w:t>
            </w:r>
            <w:proofErr w:type="spellEnd"/>
            <w:r w:rsidRPr="0091595F">
              <w:rPr>
                <w:rFonts w:ascii="Times New Roman" w:hAnsi="Times New Roman" w:cs="Times New Roman"/>
                <w:color w:val="4F81BD"/>
                <w:sz w:val="16"/>
                <w:szCs w:val="16"/>
              </w:rPr>
              <w:t xml:space="preserve"> _id</w:t>
            </w:r>
          </w:p>
        </w:tc>
        <w:tc>
          <w:tcPr>
            <w:tcW w:w="2425" w:type="dxa"/>
            <w:tcBorders>
              <w:top w:val="single" w:sz="4" w:space="0" w:color="808080"/>
              <w:left w:val="single" w:sz="4" w:space="0" w:color="808080"/>
              <w:bottom w:val="single" w:sz="4" w:space="0" w:color="808080"/>
            </w:tcBorders>
            <w:shd w:val="clear" w:color="auto" w:fill="auto"/>
          </w:tcPr>
          <w:p w14:paraId="4154E01C" w14:textId="77777777" w:rsidR="000B0671" w:rsidRPr="0091595F" w:rsidRDefault="000B0671" w:rsidP="00DF632B">
            <w:pPr>
              <w:snapToGrid w:val="0"/>
              <w:spacing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70266351" w14:textId="77777777" w:rsidR="000B0671" w:rsidRPr="0091595F" w:rsidRDefault="000B0671" w:rsidP="00DF632B">
            <w:pPr>
              <w:snapToGrid w:val="0"/>
              <w:spacing w:line="240" w:lineRule="auto"/>
              <w:ind w:right="4"/>
              <w:rPr>
                <w:rFonts w:ascii="Times New Roman" w:hAnsi="Times New Roman" w:cs="Times New Roman"/>
                <w:color w:val="4F81BD"/>
                <w:szCs w:val="20"/>
              </w:rPr>
            </w:pPr>
            <w:r w:rsidRPr="0091595F">
              <w:rPr>
                <w:rFonts w:ascii="Times New Roman" w:hAnsi="Times New Roman" w:cs="Times New Roman"/>
                <w:color w:val="4F81BD"/>
                <w:sz w:val="16"/>
                <w:szCs w:val="16"/>
              </w:rPr>
              <w:t>Convert to text</w:t>
            </w:r>
          </w:p>
        </w:tc>
      </w:tr>
      <w:tr w:rsidR="00B42BB2" w:rsidRPr="0091595F" w14:paraId="7D4C7523"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6F12970F" w14:textId="77777777" w:rsidR="000B0671" w:rsidRPr="0091595F" w:rsidRDefault="000B0671"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PATID</w:t>
            </w:r>
          </w:p>
        </w:tc>
        <w:tc>
          <w:tcPr>
            <w:tcW w:w="2908" w:type="dxa"/>
            <w:tcBorders>
              <w:top w:val="single" w:sz="4" w:space="0" w:color="808080"/>
              <w:left w:val="single" w:sz="4" w:space="0" w:color="808080"/>
              <w:bottom w:val="single" w:sz="4" w:space="0" w:color="808080"/>
            </w:tcBorders>
            <w:shd w:val="clear" w:color="auto" w:fill="auto"/>
          </w:tcPr>
          <w:p w14:paraId="373A17E1" w14:textId="77777777" w:rsidR="000B0671" w:rsidRPr="0091595F" w:rsidRDefault="000B0671" w:rsidP="00DF632B">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Measurement.person_id</w:t>
            </w:r>
            <w:proofErr w:type="spellEnd"/>
          </w:p>
        </w:tc>
        <w:tc>
          <w:tcPr>
            <w:tcW w:w="2425" w:type="dxa"/>
            <w:tcBorders>
              <w:top w:val="single" w:sz="4" w:space="0" w:color="808080"/>
              <w:left w:val="single" w:sz="4" w:space="0" w:color="808080"/>
              <w:bottom w:val="single" w:sz="4" w:space="0" w:color="808080"/>
            </w:tcBorders>
            <w:shd w:val="clear" w:color="auto" w:fill="auto"/>
          </w:tcPr>
          <w:p w14:paraId="4AB2EF46" w14:textId="77777777" w:rsidR="000B0671" w:rsidRPr="0091595F" w:rsidRDefault="000B0671" w:rsidP="00DF632B">
            <w:pPr>
              <w:snapToGrid w:val="0"/>
              <w:spacing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4D9236C8" w14:textId="77777777" w:rsidR="000B0671" w:rsidRPr="0091595F" w:rsidRDefault="000B0671" w:rsidP="00DF632B">
            <w:pPr>
              <w:snapToGrid w:val="0"/>
              <w:spacing w:line="240" w:lineRule="auto"/>
              <w:ind w:right="4"/>
              <w:rPr>
                <w:rFonts w:ascii="Times New Roman" w:hAnsi="Times New Roman" w:cs="Times New Roman"/>
                <w:color w:val="4F81BD"/>
                <w:szCs w:val="20"/>
              </w:rPr>
            </w:pPr>
            <w:r w:rsidRPr="0091595F">
              <w:rPr>
                <w:rFonts w:ascii="Times New Roman" w:hAnsi="Times New Roman" w:cs="Times New Roman"/>
                <w:color w:val="4F81BD"/>
                <w:sz w:val="16"/>
                <w:szCs w:val="16"/>
              </w:rPr>
              <w:t>Convert to text</w:t>
            </w:r>
          </w:p>
        </w:tc>
      </w:tr>
      <w:tr w:rsidR="00B42BB2" w:rsidRPr="0091595F" w14:paraId="5F690513"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7936C1CA" w14:textId="77777777" w:rsidR="000B0671" w:rsidRPr="0091595F" w:rsidRDefault="000B0671"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ENCOUNTERID</w:t>
            </w:r>
          </w:p>
        </w:tc>
        <w:tc>
          <w:tcPr>
            <w:tcW w:w="2908" w:type="dxa"/>
            <w:tcBorders>
              <w:top w:val="single" w:sz="4" w:space="0" w:color="808080"/>
              <w:left w:val="single" w:sz="4" w:space="0" w:color="808080"/>
              <w:bottom w:val="single" w:sz="4" w:space="0" w:color="808080"/>
            </w:tcBorders>
            <w:shd w:val="clear" w:color="auto" w:fill="auto"/>
          </w:tcPr>
          <w:p w14:paraId="44B548CF" w14:textId="77777777" w:rsidR="000B0671" w:rsidRPr="0091595F" w:rsidRDefault="000B0671" w:rsidP="00DF632B">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Measurement.visit_occurrence_id</w:t>
            </w:r>
            <w:proofErr w:type="spellEnd"/>
            <w:r w:rsidRPr="0091595F">
              <w:rPr>
                <w:rFonts w:ascii="Times New Roman" w:hAnsi="Times New Roman" w:cs="Times New Roman"/>
                <w:color w:val="4F81BD"/>
                <w:sz w:val="16"/>
                <w:szCs w:val="16"/>
              </w:rPr>
              <w:t xml:space="preserve"> </w:t>
            </w:r>
          </w:p>
          <w:p w14:paraId="79B712B9" w14:textId="77777777" w:rsidR="000B0671" w:rsidRPr="0091595F" w:rsidRDefault="000B0671"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 xml:space="preserve">or </w:t>
            </w:r>
          </w:p>
          <w:p w14:paraId="7F564820" w14:textId="77777777" w:rsidR="000B0671" w:rsidRPr="0091595F" w:rsidRDefault="000B0671"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2C19FCD2" w14:textId="77777777" w:rsidR="000B0671" w:rsidRPr="0091595F" w:rsidRDefault="000B0671" w:rsidP="00DF632B">
            <w:pPr>
              <w:snapToGrid w:val="0"/>
              <w:spacing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7C04CE3D" w14:textId="77777777" w:rsidR="000B0671" w:rsidRPr="0091595F" w:rsidRDefault="000B0671"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Arbitrary encounter-level identifier. This is an optional relationship; the ENCOUNTERID should be present if the labs were taken as part of healthcare delivery</w:t>
            </w:r>
          </w:p>
        </w:tc>
      </w:tr>
      <w:tr w:rsidR="00B42BB2" w:rsidRPr="0091595F" w14:paraId="1001F756"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5AF4A11D"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LAB_NAME</w:t>
            </w:r>
          </w:p>
        </w:tc>
        <w:tc>
          <w:tcPr>
            <w:tcW w:w="2908" w:type="dxa"/>
            <w:tcBorders>
              <w:top w:val="single" w:sz="4" w:space="0" w:color="808080"/>
              <w:left w:val="single" w:sz="4" w:space="0" w:color="808080"/>
              <w:bottom w:val="single" w:sz="4" w:space="0" w:color="808080"/>
            </w:tcBorders>
            <w:shd w:val="clear" w:color="auto" w:fill="auto"/>
          </w:tcPr>
          <w:p w14:paraId="75D5AEFF"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Measurement.measurement_concept_id</w:t>
            </w:r>
            <w:proofErr w:type="spellEnd"/>
          </w:p>
        </w:tc>
        <w:tc>
          <w:tcPr>
            <w:tcW w:w="2425" w:type="dxa"/>
            <w:tcBorders>
              <w:top w:val="single" w:sz="4" w:space="0" w:color="808080"/>
              <w:left w:val="single" w:sz="4" w:space="0" w:color="808080"/>
              <w:bottom w:val="single" w:sz="4" w:space="0" w:color="808080"/>
            </w:tcBorders>
            <w:shd w:val="clear" w:color="auto" w:fill="auto"/>
          </w:tcPr>
          <w:p w14:paraId="21A76832" w14:textId="77777777" w:rsidR="002F72F3" w:rsidRPr="0091595F" w:rsidRDefault="00DF632B"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 xml:space="preserve">Derived from Measurement. </w:t>
            </w:r>
            <w:proofErr w:type="spellStart"/>
            <w:proofErr w:type="gramStart"/>
            <w:r w:rsidRPr="0091595F">
              <w:rPr>
                <w:rFonts w:ascii="Times New Roman" w:hAnsi="Times New Roman" w:cs="Times New Roman"/>
                <w:color w:val="4F81BD"/>
                <w:sz w:val="16"/>
                <w:szCs w:val="16"/>
              </w:rPr>
              <w:t>measurement</w:t>
            </w:r>
            <w:proofErr w:type="gramEnd"/>
            <w:r w:rsidRPr="0091595F">
              <w:rPr>
                <w:rFonts w:ascii="Times New Roman" w:hAnsi="Times New Roman" w:cs="Times New Roman"/>
                <w:color w:val="4F81BD"/>
                <w:sz w:val="16"/>
                <w:szCs w:val="16"/>
              </w:rPr>
              <w:t>_concept_id</w:t>
            </w:r>
            <w:proofErr w:type="spellEnd"/>
            <w:r w:rsidRPr="0091595F">
              <w:rPr>
                <w:rFonts w:ascii="Times New Roman" w:hAnsi="Times New Roman" w:cs="Times New Roman"/>
                <w:color w:val="4F81BD"/>
                <w:sz w:val="16"/>
                <w:szCs w:val="16"/>
              </w:rPr>
              <w:t>., see the mapping table above.</w:t>
            </w: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2E550DDF" w14:textId="77777777" w:rsidR="002F72F3" w:rsidRPr="0091595F" w:rsidRDefault="002F72F3" w:rsidP="00DF632B">
            <w:pPr>
              <w:snapToGrid w:val="0"/>
              <w:spacing w:line="240" w:lineRule="auto"/>
              <w:ind w:right="4"/>
              <w:rPr>
                <w:rFonts w:ascii="Times New Roman" w:hAnsi="Times New Roman" w:cs="Times New Roman"/>
                <w:b/>
                <w:color w:val="4F81BD"/>
                <w:szCs w:val="20"/>
              </w:rPr>
            </w:pPr>
          </w:p>
        </w:tc>
      </w:tr>
      <w:tr w:rsidR="00B42BB2" w:rsidRPr="0091595F" w14:paraId="6F0B52F6"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367A511F" w14:textId="77777777" w:rsidR="000B0671"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SPECIMEN_SOURCE</w:t>
            </w:r>
          </w:p>
        </w:tc>
        <w:tc>
          <w:tcPr>
            <w:tcW w:w="2908" w:type="dxa"/>
            <w:tcBorders>
              <w:top w:val="single" w:sz="4" w:space="0" w:color="808080"/>
              <w:left w:val="single" w:sz="4" w:space="0" w:color="808080"/>
              <w:bottom w:val="single" w:sz="4" w:space="0" w:color="808080"/>
            </w:tcBorders>
            <w:shd w:val="clear" w:color="auto" w:fill="auto"/>
          </w:tcPr>
          <w:p w14:paraId="0D86D28E" w14:textId="77777777" w:rsidR="000B0671" w:rsidRPr="0091595F" w:rsidRDefault="000B0671" w:rsidP="00DF632B">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Measurement.measurement_concept_id</w:t>
            </w:r>
            <w:proofErr w:type="spellEnd"/>
          </w:p>
        </w:tc>
        <w:tc>
          <w:tcPr>
            <w:tcW w:w="2425" w:type="dxa"/>
            <w:tcBorders>
              <w:top w:val="single" w:sz="4" w:space="0" w:color="808080"/>
              <w:left w:val="single" w:sz="4" w:space="0" w:color="808080"/>
              <w:bottom w:val="single" w:sz="4" w:space="0" w:color="808080"/>
            </w:tcBorders>
            <w:shd w:val="clear" w:color="auto" w:fill="auto"/>
          </w:tcPr>
          <w:p w14:paraId="08483F39" w14:textId="77777777" w:rsidR="000B0671" w:rsidRPr="0091595F" w:rsidRDefault="00DF632B" w:rsidP="00DF632B">
            <w:pPr>
              <w:snapToGrid w:val="0"/>
              <w:spacing w:line="240" w:lineRule="auto"/>
              <w:ind w:right="4"/>
              <w:rPr>
                <w:rFonts w:ascii="Times New Roman" w:hAnsi="Times New Roman" w:cs="Times New Roman"/>
                <w:b/>
                <w:color w:val="4F81BD"/>
                <w:sz w:val="16"/>
                <w:szCs w:val="16"/>
              </w:rPr>
            </w:pPr>
            <w:r w:rsidRPr="0091595F">
              <w:rPr>
                <w:rFonts w:ascii="Times New Roman" w:hAnsi="Times New Roman" w:cs="Times New Roman"/>
                <w:color w:val="4F81BD"/>
                <w:sz w:val="16"/>
                <w:szCs w:val="16"/>
              </w:rPr>
              <w:t xml:space="preserve">Derived from Measurement. </w:t>
            </w:r>
            <w:proofErr w:type="spellStart"/>
            <w:proofErr w:type="gramStart"/>
            <w:r w:rsidRPr="0091595F">
              <w:rPr>
                <w:rFonts w:ascii="Times New Roman" w:hAnsi="Times New Roman" w:cs="Times New Roman"/>
                <w:color w:val="4F81BD"/>
                <w:sz w:val="16"/>
                <w:szCs w:val="16"/>
              </w:rPr>
              <w:t>measurement</w:t>
            </w:r>
            <w:proofErr w:type="gramEnd"/>
            <w:r w:rsidRPr="0091595F">
              <w:rPr>
                <w:rFonts w:ascii="Times New Roman" w:hAnsi="Times New Roman" w:cs="Times New Roman"/>
                <w:color w:val="4F81BD"/>
                <w:sz w:val="16"/>
                <w:szCs w:val="16"/>
              </w:rPr>
              <w:t>_concept_id</w:t>
            </w:r>
            <w:proofErr w:type="spellEnd"/>
            <w:r w:rsidRPr="0091595F">
              <w:rPr>
                <w:rFonts w:ascii="Times New Roman" w:hAnsi="Times New Roman" w:cs="Times New Roman"/>
                <w:color w:val="4F81BD"/>
                <w:sz w:val="16"/>
                <w:szCs w:val="16"/>
              </w:rPr>
              <w:t>., see the mapping table above.</w:t>
            </w: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56AE1292" w14:textId="77777777" w:rsidR="000B0671" w:rsidRPr="0091595F" w:rsidRDefault="000B0671" w:rsidP="00DF632B">
            <w:pPr>
              <w:snapToGrid w:val="0"/>
              <w:spacing w:line="240" w:lineRule="auto"/>
              <w:ind w:right="4"/>
              <w:rPr>
                <w:rFonts w:ascii="Times New Roman" w:hAnsi="Times New Roman" w:cs="Times New Roman"/>
                <w:b/>
                <w:color w:val="4F81BD"/>
                <w:szCs w:val="20"/>
              </w:rPr>
            </w:pPr>
          </w:p>
        </w:tc>
      </w:tr>
      <w:tr w:rsidR="00B42BB2" w:rsidRPr="0091595F" w14:paraId="14FFB820"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207AA519"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LAB_LOINC</w:t>
            </w:r>
          </w:p>
        </w:tc>
        <w:tc>
          <w:tcPr>
            <w:tcW w:w="2908" w:type="dxa"/>
            <w:tcBorders>
              <w:top w:val="single" w:sz="4" w:space="0" w:color="808080"/>
              <w:left w:val="single" w:sz="4" w:space="0" w:color="808080"/>
              <w:bottom w:val="single" w:sz="4" w:space="0" w:color="808080"/>
            </w:tcBorders>
            <w:shd w:val="clear" w:color="auto" w:fill="auto"/>
          </w:tcPr>
          <w:p w14:paraId="1C1C8222"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Measurement.measurement_concept_id</w:t>
            </w:r>
            <w:proofErr w:type="spellEnd"/>
          </w:p>
        </w:tc>
        <w:tc>
          <w:tcPr>
            <w:tcW w:w="2425" w:type="dxa"/>
            <w:tcBorders>
              <w:top w:val="single" w:sz="4" w:space="0" w:color="808080"/>
              <w:left w:val="single" w:sz="4" w:space="0" w:color="808080"/>
              <w:bottom w:val="single" w:sz="4" w:space="0" w:color="808080"/>
            </w:tcBorders>
            <w:shd w:val="clear" w:color="auto" w:fill="auto"/>
          </w:tcPr>
          <w:p w14:paraId="0CB901DC" w14:textId="77777777" w:rsidR="002F72F3" w:rsidRPr="0091595F" w:rsidRDefault="00DF632B" w:rsidP="00DF632B">
            <w:pPr>
              <w:snapToGrid w:val="0"/>
              <w:spacing w:line="240" w:lineRule="auto"/>
              <w:ind w:right="4"/>
              <w:rPr>
                <w:rFonts w:ascii="Times New Roman" w:hAnsi="Times New Roman" w:cs="Times New Roman"/>
                <w:b/>
                <w:color w:val="4F81BD"/>
                <w:sz w:val="16"/>
                <w:szCs w:val="16"/>
              </w:rPr>
            </w:pPr>
            <w:r w:rsidRPr="0091595F">
              <w:rPr>
                <w:rFonts w:ascii="Times New Roman" w:hAnsi="Times New Roman" w:cs="Times New Roman"/>
                <w:color w:val="4F81BD"/>
                <w:sz w:val="16"/>
                <w:szCs w:val="16"/>
              </w:rPr>
              <w:t xml:space="preserve">Derived from Measurement. </w:t>
            </w:r>
            <w:proofErr w:type="spellStart"/>
            <w:proofErr w:type="gramStart"/>
            <w:r w:rsidRPr="0091595F">
              <w:rPr>
                <w:rFonts w:ascii="Times New Roman" w:hAnsi="Times New Roman" w:cs="Times New Roman"/>
                <w:color w:val="4F81BD"/>
                <w:sz w:val="16"/>
                <w:szCs w:val="16"/>
              </w:rPr>
              <w:t>measurement</w:t>
            </w:r>
            <w:proofErr w:type="gramEnd"/>
            <w:r w:rsidRPr="0091595F">
              <w:rPr>
                <w:rFonts w:ascii="Times New Roman" w:hAnsi="Times New Roman" w:cs="Times New Roman"/>
                <w:color w:val="4F81BD"/>
                <w:sz w:val="16"/>
                <w:szCs w:val="16"/>
              </w:rPr>
              <w:t>_concept_id</w:t>
            </w:r>
            <w:proofErr w:type="spellEnd"/>
            <w:r w:rsidRPr="0091595F">
              <w:rPr>
                <w:rFonts w:ascii="Times New Roman" w:hAnsi="Times New Roman" w:cs="Times New Roman"/>
                <w:color w:val="4F81BD"/>
                <w:sz w:val="16"/>
                <w:szCs w:val="16"/>
              </w:rPr>
              <w:t>., see the mapping table above.</w:t>
            </w: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30890E8B" w14:textId="77777777" w:rsidR="002F72F3" w:rsidRPr="0091595F" w:rsidRDefault="002F72F3" w:rsidP="00DF632B">
            <w:pPr>
              <w:snapToGrid w:val="0"/>
              <w:spacing w:line="240" w:lineRule="auto"/>
              <w:ind w:right="4"/>
              <w:rPr>
                <w:rFonts w:ascii="Times New Roman" w:hAnsi="Times New Roman" w:cs="Times New Roman"/>
                <w:b/>
                <w:color w:val="4F81BD"/>
                <w:szCs w:val="20"/>
              </w:rPr>
            </w:pPr>
          </w:p>
        </w:tc>
      </w:tr>
      <w:tr w:rsidR="00B42BB2" w:rsidRPr="0091595F" w14:paraId="51AB46DF"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31475DFF"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PRIORITY</w:t>
            </w:r>
          </w:p>
        </w:tc>
        <w:tc>
          <w:tcPr>
            <w:tcW w:w="2908" w:type="dxa"/>
            <w:tcBorders>
              <w:top w:val="single" w:sz="4" w:space="0" w:color="808080"/>
              <w:left w:val="single" w:sz="4" w:space="0" w:color="808080"/>
              <w:bottom w:val="single" w:sz="4" w:space="0" w:color="808080"/>
            </w:tcBorders>
            <w:shd w:val="clear" w:color="auto" w:fill="auto"/>
          </w:tcPr>
          <w:p w14:paraId="19EDC639"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51DA303A" w14:textId="77777777" w:rsidR="002F72F3" w:rsidRPr="0091595F" w:rsidRDefault="002F72F3" w:rsidP="00DF632B">
            <w:pPr>
              <w:snapToGrid w:val="0"/>
              <w:spacing w:line="240" w:lineRule="auto"/>
              <w:ind w:right="4"/>
              <w:rPr>
                <w:rFonts w:ascii="Times New Roman" w:hAnsi="Times New Roman" w:cs="Times New Roman"/>
                <w:b/>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3A7911C3" w14:textId="77777777" w:rsidR="002F72F3" w:rsidRPr="0091595F" w:rsidRDefault="002F72F3" w:rsidP="00DF632B">
            <w:pPr>
              <w:snapToGrid w:val="0"/>
              <w:spacing w:line="240" w:lineRule="auto"/>
              <w:ind w:right="4"/>
              <w:rPr>
                <w:rFonts w:ascii="Times New Roman" w:hAnsi="Times New Roman" w:cs="Times New Roman"/>
                <w:color w:val="4F81BD"/>
                <w:szCs w:val="20"/>
              </w:rPr>
            </w:pPr>
            <w:r w:rsidRPr="0091595F">
              <w:rPr>
                <w:rFonts w:ascii="Times New Roman" w:hAnsi="Times New Roman" w:cs="Times New Roman"/>
                <w:color w:val="4F81BD"/>
                <w:szCs w:val="20"/>
              </w:rPr>
              <w:t>Not populated</w:t>
            </w:r>
          </w:p>
        </w:tc>
      </w:tr>
      <w:tr w:rsidR="00B42BB2" w:rsidRPr="0091595F" w14:paraId="5846C81C"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32CABB78"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RESULT_LOC</w:t>
            </w:r>
          </w:p>
        </w:tc>
        <w:tc>
          <w:tcPr>
            <w:tcW w:w="2908" w:type="dxa"/>
            <w:tcBorders>
              <w:top w:val="single" w:sz="4" w:space="0" w:color="808080"/>
              <w:left w:val="single" w:sz="4" w:space="0" w:color="808080"/>
              <w:bottom w:val="single" w:sz="4" w:space="0" w:color="808080"/>
            </w:tcBorders>
            <w:shd w:val="clear" w:color="auto" w:fill="auto"/>
          </w:tcPr>
          <w:p w14:paraId="2686B7FF"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194D7D78" w14:textId="77777777" w:rsidR="002F72F3" w:rsidRPr="0091595F" w:rsidRDefault="002F72F3" w:rsidP="00DF632B">
            <w:pPr>
              <w:snapToGrid w:val="0"/>
              <w:spacing w:line="240" w:lineRule="auto"/>
              <w:ind w:right="4"/>
              <w:rPr>
                <w:rFonts w:ascii="Times New Roman" w:hAnsi="Times New Roman" w:cs="Times New Roman"/>
                <w:b/>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4CD3112D" w14:textId="77777777" w:rsidR="002F72F3" w:rsidRPr="0091595F" w:rsidRDefault="002F72F3" w:rsidP="00DF632B">
            <w:pPr>
              <w:snapToGrid w:val="0"/>
              <w:spacing w:line="240" w:lineRule="auto"/>
              <w:ind w:right="4"/>
              <w:rPr>
                <w:rFonts w:ascii="Times New Roman" w:hAnsi="Times New Roman" w:cs="Times New Roman"/>
                <w:color w:val="4F81BD"/>
                <w:szCs w:val="20"/>
              </w:rPr>
            </w:pPr>
            <w:r w:rsidRPr="0091595F">
              <w:rPr>
                <w:rFonts w:ascii="Times New Roman" w:hAnsi="Times New Roman" w:cs="Times New Roman"/>
                <w:color w:val="4F81BD"/>
                <w:szCs w:val="20"/>
              </w:rPr>
              <w:t>Not populated</w:t>
            </w:r>
          </w:p>
        </w:tc>
      </w:tr>
      <w:tr w:rsidR="00B42BB2" w:rsidRPr="0091595F" w14:paraId="4DE3F3CB"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2E77AF11"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LAB_PX</w:t>
            </w:r>
          </w:p>
        </w:tc>
        <w:tc>
          <w:tcPr>
            <w:tcW w:w="2908" w:type="dxa"/>
            <w:tcBorders>
              <w:top w:val="single" w:sz="4" w:space="0" w:color="808080"/>
              <w:left w:val="single" w:sz="4" w:space="0" w:color="808080"/>
              <w:bottom w:val="single" w:sz="4" w:space="0" w:color="808080"/>
            </w:tcBorders>
            <w:shd w:val="clear" w:color="auto" w:fill="auto"/>
          </w:tcPr>
          <w:p w14:paraId="4083F14C"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20CCCD73" w14:textId="77777777" w:rsidR="002F72F3" w:rsidRPr="0091595F" w:rsidRDefault="002F72F3" w:rsidP="00DF632B">
            <w:pPr>
              <w:snapToGrid w:val="0"/>
              <w:spacing w:line="240" w:lineRule="auto"/>
              <w:ind w:right="4"/>
              <w:rPr>
                <w:rFonts w:ascii="Times New Roman" w:hAnsi="Times New Roman" w:cs="Times New Roman"/>
                <w:b/>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6BF26A46" w14:textId="77777777" w:rsidR="002F72F3" w:rsidRPr="0091595F" w:rsidRDefault="002F72F3" w:rsidP="00DF632B">
            <w:pPr>
              <w:snapToGrid w:val="0"/>
              <w:spacing w:line="240" w:lineRule="auto"/>
              <w:ind w:right="4"/>
              <w:rPr>
                <w:rFonts w:ascii="Times New Roman" w:hAnsi="Times New Roman" w:cs="Times New Roman"/>
                <w:color w:val="4F81BD"/>
                <w:szCs w:val="20"/>
              </w:rPr>
            </w:pPr>
            <w:r w:rsidRPr="0091595F">
              <w:rPr>
                <w:rFonts w:ascii="Times New Roman" w:hAnsi="Times New Roman" w:cs="Times New Roman"/>
                <w:color w:val="4F81BD"/>
                <w:szCs w:val="20"/>
              </w:rPr>
              <w:t>Not populated</w:t>
            </w:r>
          </w:p>
        </w:tc>
      </w:tr>
      <w:tr w:rsidR="00B42BB2" w:rsidRPr="0091595F" w14:paraId="22CA2222"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3D0C9008"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LAB_PX_TYPE</w:t>
            </w:r>
          </w:p>
        </w:tc>
        <w:tc>
          <w:tcPr>
            <w:tcW w:w="2908" w:type="dxa"/>
            <w:tcBorders>
              <w:top w:val="single" w:sz="4" w:space="0" w:color="808080"/>
              <w:left w:val="single" w:sz="4" w:space="0" w:color="808080"/>
              <w:bottom w:val="single" w:sz="4" w:space="0" w:color="808080"/>
            </w:tcBorders>
            <w:shd w:val="clear" w:color="auto" w:fill="auto"/>
          </w:tcPr>
          <w:p w14:paraId="25FE6238"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2B0AB39F" w14:textId="77777777" w:rsidR="002F72F3" w:rsidRPr="0091595F" w:rsidRDefault="002F72F3" w:rsidP="00DF632B">
            <w:pPr>
              <w:snapToGrid w:val="0"/>
              <w:spacing w:line="240" w:lineRule="auto"/>
              <w:ind w:right="4"/>
              <w:rPr>
                <w:rFonts w:ascii="Times New Roman" w:hAnsi="Times New Roman" w:cs="Times New Roman"/>
                <w:b/>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549993DB" w14:textId="77777777" w:rsidR="002F72F3" w:rsidRPr="0091595F" w:rsidRDefault="002F72F3" w:rsidP="00DF632B">
            <w:pPr>
              <w:snapToGrid w:val="0"/>
              <w:spacing w:line="240" w:lineRule="auto"/>
              <w:ind w:right="4"/>
              <w:rPr>
                <w:rFonts w:ascii="Times New Roman" w:hAnsi="Times New Roman" w:cs="Times New Roman"/>
                <w:color w:val="4F81BD"/>
                <w:szCs w:val="20"/>
              </w:rPr>
            </w:pPr>
            <w:r w:rsidRPr="0091595F">
              <w:rPr>
                <w:rFonts w:ascii="Times New Roman" w:hAnsi="Times New Roman" w:cs="Times New Roman"/>
                <w:color w:val="4F81BD"/>
                <w:szCs w:val="20"/>
              </w:rPr>
              <w:t>Not populated</w:t>
            </w:r>
          </w:p>
        </w:tc>
      </w:tr>
      <w:tr w:rsidR="00B42BB2" w:rsidRPr="0091595F" w14:paraId="4328C7C9"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3F8C4992"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LAB_ORDER_DATE</w:t>
            </w:r>
          </w:p>
        </w:tc>
        <w:tc>
          <w:tcPr>
            <w:tcW w:w="2908" w:type="dxa"/>
            <w:tcBorders>
              <w:top w:val="single" w:sz="4" w:space="0" w:color="808080"/>
              <w:left w:val="single" w:sz="4" w:space="0" w:color="808080"/>
              <w:bottom w:val="single" w:sz="4" w:space="0" w:color="808080"/>
            </w:tcBorders>
            <w:shd w:val="clear" w:color="auto" w:fill="auto"/>
          </w:tcPr>
          <w:p w14:paraId="03EF2A01"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092B122D" w14:textId="77777777" w:rsidR="002F72F3" w:rsidRPr="0091595F" w:rsidRDefault="002F72F3" w:rsidP="00DF632B">
            <w:pPr>
              <w:snapToGrid w:val="0"/>
              <w:spacing w:line="240" w:lineRule="auto"/>
              <w:ind w:right="4"/>
              <w:rPr>
                <w:rFonts w:ascii="Times New Roman" w:hAnsi="Times New Roman" w:cs="Times New Roman"/>
                <w:b/>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54650976" w14:textId="77777777" w:rsidR="002F72F3" w:rsidRPr="0091595F" w:rsidRDefault="002F72F3" w:rsidP="00DF632B">
            <w:pPr>
              <w:snapToGrid w:val="0"/>
              <w:spacing w:line="240" w:lineRule="auto"/>
              <w:ind w:right="4"/>
              <w:rPr>
                <w:rFonts w:ascii="Times New Roman" w:hAnsi="Times New Roman" w:cs="Times New Roman"/>
                <w:b/>
                <w:color w:val="4F81BD"/>
                <w:szCs w:val="20"/>
              </w:rPr>
            </w:pPr>
            <w:r w:rsidRPr="0091595F">
              <w:rPr>
                <w:rFonts w:ascii="Times New Roman" w:hAnsi="Times New Roman" w:cs="Times New Roman"/>
                <w:color w:val="4F81BD"/>
                <w:szCs w:val="20"/>
              </w:rPr>
              <w:t>Not populated</w:t>
            </w:r>
          </w:p>
        </w:tc>
      </w:tr>
      <w:tr w:rsidR="00B42BB2" w:rsidRPr="0091595F" w14:paraId="6FAAABF6"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0E8554A5"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SPECIMEN_DATE</w:t>
            </w:r>
          </w:p>
        </w:tc>
        <w:tc>
          <w:tcPr>
            <w:tcW w:w="2908" w:type="dxa"/>
            <w:tcBorders>
              <w:top w:val="single" w:sz="4" w:space="0" w:color="808080"/>
              <w:left w:val="single" w:sz="4" w:space="0" w:color="808080"/>
              <w:bottom w:val="single" w:sz="4" w:space="0" w:color="808080"/>
            </w:tcBorders>
            <w:shd w:val="clear" w:color="auto" w:fill="auto"/>
          </w:tcPr>
          <w:p w14:paraId="2C0D03A0"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Measurement.measurement_date</w:t>
            </w:r>
            <w:proofErr w:type="spellEnd"/>
          </w:p>
        </w:tc>
        <w:tc>
          <w:tcPr>
            <w:tcW w:w="2425" w:type="dxa"/>
            <w:tcBorders>
              <w:top w:val="single" w:sz="4" w:space="0" w:color="808080"/>
              <w:left w:val="single" w:sz="4" w:space="0" w:color="808080"/>
              <w:bottom w:val="single" w:sz="4" w:space="0" w:color="808080"/>
            </w:tcBorders>
            <w:shd w:val="clear" w:color="auto" w:fill="auto"/>
          </w:tcPr>
          <w:p w14:paraId="0A50E81F" w14:textId="77777777" w:rsidR="002F72F3" w:rsidRPr="0091595F" w:rsidRDefault="002F72F3" w:rsidP="00DF632B">
            <w:pPr>
              <w:snapToGrid w:val="0"/>
              <w:spacing w:line="240" w:lineRule="auto"/>
              <w:ind w:right="4"/>
              <w:rPr>
                <w:rFonts w:ascii="Times New Roman" w:hAnsi="Times New Roman" w:cs="Times New Roman"/>
                <w:b/>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5CE59C51" w14:textId="77777777" w:rsidR="002F72F3" w:rsidRPr="0091595F" w:rsidRDefault="002F72F3" w:rsidP="00DF632B">
            <w:pPr>
              <w:snapToGrid w:val="0"/>
              <w:spacing w:line="240" w:lineRule="auto"/>
              <w:ind w:right="4"/>
              <w:rPr>
                <w:rFonts w:ascii="Times New Roman" w:hAnsi="Times New Roman" w:cs="Times New Roman"/>
                <w:b/>
                <w:color w:val="4F81BD"/>
                <w:szCs w:val="20"/>
              </w:rPr>
            </w:pPr>
          </w:p>
        </w:tc>
      </w:tr>
      <w:tr w:rsidR="00B42BB2" w:rsidRPr="0091595F" w14:paraId="1993DE26"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0193E2B9"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SPECIMEN_TIME</w:t>
            </w:r>
          </w:p>
        </w:tc>
        <w:tc>
          <w:tcPr>
            <w:tcW w:w="2908" w:type="dxa"/>
            <w:tcBorders>
              <w:top w:val="single" w:sz="4" w:space="0" w:color="808080"/>
              <w:left w:val="single" w:sz="4" w:space="0" w:color="808080"/>
              <w:bottom w:val="single" w:sz="4" w:space="0" w:color="808080"/>
            </w:tcBorders>
            <w:shd w:val="clear" w:color="auto" w:fill="auto"/>
          </w:tcPr>
          <w:p w14:paraId="216D8B7B"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Measurement.measurement_time</w:t>
            </w:r>
            <w:proofErr w:type="spellEnd"/>
          </w:p>
        </w:tc>
        <w:tc>
          <w:tcPr>
            <w:tcW w:w="2425" w:type="dxa"/>
            <w:tcBorders>
              <w:top w:val="single" w:sz="4" w:space="0" w:color="808080"/>
              <w:left w:val="single" w:sz="4" w:space="0" w:color="808080"/>
              <w:bottom w:val="single" w:sz="4" w:space="0" w:color="808080"/>
            </w:tcBorders>
            <w:shd w:val="clear" w:color="auto" w:fill="auto"/>
          </w:tcPr>
          <w:p w14:paraId="028CB0F9" w14:textId="77777777" w:rsidR="002F72F3" w:rsidRPr="0091595F" w:rsidRDefault="002F72F3" w:rsidP="00DF632B">
            <w:pPr>
              <w:snapToGrid w:val="0"/>
              <w:spacing w:before="240"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Text. Format as 'HH</w:t>
            </w:r>
            <w:proofErr w:type="gramStart"/>
            <w:r w:rsidRPr="0091595F">
              <w:rPr>
                <w:rFonts w:ascii="Times New Roman" w:hAnsi="Times New Roman" w:cs="Times New Roman"/>
                <w:color w:val="4F81BD"/>
                <w:sz w:val="16"/>
                <w:szCs w:val="16"/>
              </w:rPr>
              <w:t>:MI'</w:t>
            </w:r>
            <w:proofErr w:type="gramEnd"/>
            <w:r w:rsidRPr="0091595F">
              <w:rPr>
                <w:rFonts w:ascii="Times New Roman" w:hAnsi="Times New Roman" w:cs="Times New Roman"/>
                <w:color w:val="4F81BD"/>
                <w:sz w:val="16"/>
                <w:szCs w:val="16"/>
              </w:rPr>
              <w:t xml:space="preserve"> as 24 hours clock with zero-padding for hours and minutes.</w:t>
            </w: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6A6E03C7" w14:textId="77777777" w:rsidR="002F72F3" w:rsidRPr="0091595F" w:rsidRDefault="002F72F3" w:rsidP="00DF632B">
            <w:pPr>
              <w:snapToGrid w:val="0"/>
              <w:spacing w:line="240" w:lineRule="auto"/>
              <w:ind w:right="4"/>
              <w:rPr>
                <w:rFonts w:ascii="Times New Roman" w:hAnsi="Times New Roman" w:cs="Times New Roman"/>
                <w:color w:val="4F81BD"/>
                <w:szCs w:val="20"/>
              </w:rPr>
            </w:pPr>
          </w:p>
        </w:tc>
      </w:tr>
      <w:tr w:rsidR="00B42BB2" w:rsidRPr="0091595F" w14:paraId="3523A5DA"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58BE195E"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RESULT_DATE</w:t>
            </w:r>
          </w:p>
        </w:tc>
        <w:tc>
          <w:tcPr>
            <w:tcW w:w="2908" w:type="dxa"/>
            <w:tcBorders>
              <w:top w:val="single" w:sz="4" w:space="0" w:color="808080"/>
              <w:left w:val="single" w:sz="4" w:space="0" w:color="808080"/>
              <w:bottom w:val="single" w:sz="4" w:space="0" w:color="808080"/>
            </w:tcBorders>
            <w:shd w:val="clear" w:color="auto" w:fill="auto"/>
          </w:tcPr>
          <w:p w14:paraId="0FE00285"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1FCD53DA" w14:textId="77777777" w:rsidR="002F72F3" w:rsidRPr="0091595F" w:rsidRDefault="002F72F3" w:rsidP="00DF632B">
            <w:pPr>
              <w:snapToGrid w:val="0"/>
              <w:spacing w:line="240" w:lineRule="auto"/>
              <w:ind w:right="4"/>
              <w:rPr>
                <w:rFonts w:ascii="Times New Roman" w:hAnsi="Times New Roman" w:cs="Times New Roman"/>
                <w:b/>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23169A21" w14:textId="77777777" w:rsidR="002F72F3" w:rsidRPr="0091595F" w:rsidRDefault="002F72F3" w:rsidP="00DF632B">
            <w:pPr>
              <w:snapToGrid w:val="0"/>
              <w:spacing w:line="240" w:lineRule="auto"/>
              <w:ind w:right="4"/>
              <w:rPr>
                <w:rFonts w:ascii="Times New Roman" w:hAnsi="Times New Roman" w:cs="Times New Roman"/>
                <w:color w:val="4F81BD"/>
                <w:szCs w:val="20"/>
              </w:rPr>
            </w:pPr>
            <w:r w:rsidRPr="0091595F">
              <w:rPr>
                <w:rFonts w:ascii="Times New Roman" w:hAnsi="Times New Roman" w:cs="Times New Roman"/>
                <w:color w:val="4F81BD"/>
                <w:szCs w:val="20"/>
              </w:rPr>
              <w:t>Not populated</w:t>
            </w:r>
          </w:p>
        </w:tc>
      </w:tr>
      <w:tr w:rsidR="00B42BB2" w:rsidRPr="0091595F" w14:paraId="291EC036"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339E6913"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lastRenderedPageBreak/>
              <w:t>RESULT_TIME</w:t>
            </w:r>
          </w:p>
        </w:tc>
        <w:tc>
          <w:tcPr>
            <w:tcW w:w="2908" w:type="dxa"/>
            <w:tcBorders>
              <w:top w:val="single" w:sz="4" w:space="0" w:color="808080"/>
              <w:left w:val="single" w:sz="4" w:space="0" w:color="808080"/>
              <w:bottom w:val="single" w:sz="4" w:space="0" w:color="808080"/>
            </w:tcBorders>
            <w:shd w:val="clear" w:color="auto" w:fill="auto"/>
          </w:tcPr>
          <w:p w14:paraId="5F31BF50"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12854FDC" w14:textId="77777777" w:rsidR="002F72F3" w:rsidRPr="0091595F" w:rsidRDefault="002F72F3" w:rsidP="00DF632B">
            <w:pPr>
              <w:snapToGrid w:val="0"/>
              <w:spacing w:before="240"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1F555EB3" w14:textId="77777777" w:rsidR="002F72F3" w:rsidRPr="0091595F" w:rsidRDefault="002F72F3" w:rsidP="00DF632B">
            <w:pPr>
              <w:snapToGrid w:val="0"/>
              <w:spacing w:line="240" w:lineRule="auto"/>
              <w:ind w:right="4"/>
              <w:rPr>
                <w:rFonts w:ascii="Times New Roman" w:hAnsi="Times New Roman" w:cs="Times New Roman"/>
                <w:b/>
                <w:color w:val="4F81BD"/>
                <w:szCs w:val="20"/>
              </w:rPr>
            </w:pPr>
            <w:r w:rsidRPr="0091595F">
              <w:rPr>
                <w:rFonts w:ascii="Times New Roman" w:hAnsi="Times New Roman" w:cs="Times New Roman"/>
                <w:color w:val="4F81BD"/>
                <w:szCs w:val="20"/>
              </w:rPr>
              <w:t>Not populated</w:t>
            </w:r>
          </w:p>
        </w:tc>
      </w:tr>
      <w:tr w:rsidR="00B42BB2" w:rsidRPr="0091595F" w14:paraId="572D20D3"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1BC0A086"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RESULT_QUAL</w:t>
            </w:r>
          </w:p>
        </w:tc>
        <w:tc>
          <w:tcPr>
            <w:tcW w:w="2908" w:type="dxa"/>
            <w:tcBorders>
              <w:top w:val="single" w:sz="4" w:space="0" w:color="808080"/>
              <w:left w:val="single" w:sz="4" w:space="0" w:color="808080"/>
              <w:bottom w:val="single" w:sz="4" w:space="0" w:color="808080"/>
            </w:tcBorders>
            <w:shd w:val="clear" w:color="auto" w:fill="auto"/>
          </w:tcPr>
          <w:p w14:paraId="47DB0467" w14:textId="77777777" w:rsidR="002F72F3" w:rsidRPr="0091595F" w:rsidRDefault="002F72F3" w:rsidP="003601E6">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w:t>
            </w:r>
            <w:r w:rsidR="003601E6" w:rsidRPr="0091595F">
              <w:rPr>
                <w:rFonts w:ascii="Times New Roman" w:hAnsi="Times New Roman" w:cs="Times New Roman"/>
                <w:color w:val="4F81BD"/>
                <w:sz w:val="16"/>
                <w:szCs w:val="16"/>
              </w:rPr>
              <w:t>value_as</w:t>
            </w:r>
            <w:r w:rsidRPr="0091595F">
              <w:rPr>
                <w:rFonts w:ascii="Times New Roman" w:hAnsi="Times New Roman" w:cs="Times New Roman"/>
                <w:color w:val="4F81BD"/>
                <w:sz w:val="16"/>
                <w:szCs w:val="16"/>
              </w:rPr>
              <w:t>_concept_id</w:t>
            </w:r>
            <w:proofErr w:type="spellEnd"/>
          </w:p>
        </w:tc>
        <w:tc>
          <w:tcPr>
            <w:tcW w:w="2425" w:type="dxa"/>
            <w:tcBorders>
              <w:top w:val="single" w:sz="4" w:space="0" w:color="808080"/>
              <w:left w:val="single" w:sz="4" w:space="0" w:color="808080"/>
              <w:bottom w:val="single" w:sz="4" w:space="0" w:color="808080"/>
            </w:tcBorders>
            <w:shd w:val="clear" w:color="auto" w:fill="auto"/>
          </w:tcPr>
          <w:p w14:paraId="3844C773" w14:textId="77777777" w:rsidR="002F72F3" w:rsidRPr="0091595F" w:rsidRDefault="002F72F3" w:rsidP="00DF632B">
            <w:pPr>
              <w:snapToGrid w:val="0"/>
              <w:spacing w:before="240"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41A44D0F" w14:textId="77777777" w:rsidR="002F72F3" w:rsidRPr="0091595F" w:rsidRDefault="002F72F3" w:rsidP="00DF632B">
            <w:pPr>
              <w:snapToGrid w:val="0"/>
              <w:spacing w:line="240" w:lineRule="auto"/>
              <w:ind w:right="4"/>
              <w:rPr>
                <w:rFonts w:ascii="Times New Roman" w:hAnsi="Times New Roman" w:cs="Times New Roman"/>
                <w:b/>
                <w:color w:val="4F81BD"/>
                <w:szCs w:val="20"/>
              </w:rPr>
            </w:pPr>
            <w:commentRangeStart w:id="42"/>
            <w:r w:rsidRPr="0091595F">
              <w:rPr>
                <w:rFonts w:ascii="Times New Roman" w:hAnsi="Times New Roman" w:cs="Times New Roman"/>
                <w:color w:val="4F81BD"/>
                <w:szCs w:val="20"/>
              </w:rPr>
              <w:t xml:space="preserve">Not populated for the </w:t>
            </w:r>
            <w:proofErr w:type="spellStart"/>
            <w:r w:rsidRPr="0091595F">
              <w:rPr>
                <w:rFonts w:ascii="Times New Roman" w:hAnsi="Times New Roman" w:cs="Times New Roman"/>
                <w:color w:val="4F81BD"/>
                <w:szCs w:val="20"/>
              </w:rPr>
              <w:t>PCORnet</w:t>
            </w:r>
            <w:proofErr w:type="spellEnd"/>
            <w:r w:rsidRPr="0091595F">
              <w:rPr>
                <w:rFonts w:ascii="Times New Roman" w:hAnsi="Times New Roman" w:cs="Times New Roman"/>
                <w:color w:val="4F81BD"/>
                <w:szCs w:val="20"/>
              </w:rPr>
              <w:t xml:space="preserve"> required labs but may be populated for other labs.</w:t>
            </w:r>
            <w:commentRangeEnd w:id="42"/>
            <w:r w:rsidR="00F40822">
              <w:rPr>
                <w:rStyle w:val="CommentReference"/>
                <w:rFonts w:ascii="Times New Roman" w:hAnsi="Times New Roman" w:cs="Times New Roman"/>
              </w:rPr>
              <w:commentReference w:id="42"/>
            </w:r>
          </w:p>
        </w:tc>
      </w:tr>
      <w:tr w:rsidR="00B42BB2" w:rsidRPr="0091595F" w14:paraId="2F955941"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79511976"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RESULT_NUM</w:t>
            </w:r>
          </w:p>
        </w:tc>
        <w:tc>
          <w:tcPr>
            <w:tcW w:w="2908" w:type="dxa"/>
            <w:tcBorders>
              <w:top w:val="single" w:sz="4" w:space="0" w:color="808080"/>
              <w:left w:val="single" w:sz="4" w:space="0" w:color="808080"/>
              <w:bottom w:val="single" w:sz="4" w:space="0" w:color="808080"/>
            </w:tcBorders>
            <w:shd w:val="clear" w:color="auto" w:fill="auto"/>
          </w:tcPr>
          <w:p w14:paraId="374AC9C4" w14:textId="77777777" w:rsidR="002F72F3" w:rsidRPr="0091595F" w:rsidRDefault="002F72F3" w:rsidP="003601E6">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w:t>
            </w:r>
            <w:r w:rsidR="003601E6" w:rsidRPr="0091595F">
              <w:rPr>
                <w:rFonts w:ascii="Times New Roman" w:hAnsi="Times New Roman" w:cs="Times New Roman"/>
                <w:color w:val="4F81BD"/>
                <w:sz w:val="16"/>
                <w:szCs w:val="16"/>
              </w:rPr>
              <w:t>value_as_number</w:t>
            </w:r>
            <w:proofErr w:type="spellEnd"/>
          </w:p>
        </w:tc>
        <w:tc>
          <w:tcPr>
            <w:tcW w:w="2425" w:type="dxa"/>
            <w:tcBorders>
              <w:top w:val="single" w:sz="4" w:space="0" w:color="808080"/>
              <w:left w:val="single" w:sz="4" w:space="0" w:color="808080"/>
              <w:bottom w:val="single" w:sz="4" w:space="0" w:color="808080"/>
            </w:tcBorders>
            <w:shd w:val="clear" w:color="auto" w:fill="auto"/>
          </w:tcPr>
          <w:p w14:paraId="4B2B2E75" w14:textId="77777777" w:rsidR="002F72F3" w:rsidRPr="0091595F" w:rsidRDefault="002F72F3" w:rsidP="00DF632B">
            <w:pPr>
              <w:snapToGrid w:val="0"/>
              <w:spacing w:before="240"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52A21891" w14:textId="77777777" w:rsidR="002F72F3" w:rsidRPr="0091595F" w:rsidRDefault="002F72F3" w:rsidP="00DF632B">
            <w:pPr>
              <w:snapToGrid w:val="0"/>
              <w:spacing w:line="240" w:lineRule="auto"/>
              <w:ind w:right="4"/>
              <w:rPr>
                <w:rFonts w:ascii="Times New Roman" w:hAnsi="Times New Roman" w:cs="Times New Roman"/>
                <w:b/>
                <w:color w:val="4F81BD"/>
                <w:szCs w:val="20"/>
              </w:rPr>
            </w:pPr>
          </w:p>
        </w:tc>
      </w:tr>
      <w:tr w:rsidR="00B42BB2" w:rsidRPr="0091595F" w14:paraId="14314A5B"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0F8DDFA5" w14:textId="77777777" w:rsidR="002F72F3" w:rsidRPr="0091595F" w:rsidRDefault="002F72F3" w:rsidP="00DF632B">
            <w:pPr>
              <w:rPr>
                <w:rFonts w:ascii="Times New Roman" w:hAnsi="Times New Roman" w:cs="Times New Roman"/>
                <w:color w:val="4F81BD"/>
                <w:sz w:val="16"/>
                <w:szCs w:val="16"/>
              </w:rPr>
            </w:pPr>
            <w:bookmarkStart w:id="43" w:name="_GoBack" w:colFirst="0" w:colLast="4"/>
            <w:r w:rsidRPr="0091595F">
              <w:rPr>
                <w:rFonts w:ascii="Times New Roman" w:hAnsi="Times New Roman" w:cs="Times New Roman"/>
                <w:color w:val="4F81BD"/>
                <w:sz w:val="16"/>
                <w:szCs w:val="16"/>
              </w:rPr>
              <w:t>RESULT_MODIFIER</w:t>
            </w:r>
          </w:p>
        </w:tc>
        <w:tc>
          <w:tcPr>
            <w:tcW w:w="2908" w:type="dxa"/>
            <w:tcBorders>
              <w:top w:val="single" w:sz="4" w:space="0" w:color="808080"/>
              <w:left w:val="single" w:sz="4" w:space="0" w:color="808080"/>
              <w:bottom w:val="single" w:sz="4" w:space="0" w:color="808080"/>
            </w:tcBorders>
            <w:shd w:val="clear" w:color="auto" w:fill="auto"/>
          </w:tcPr>
          <w:p w14:paraId="7705409C" w14:textId="77777777" w:rsidR="002F72F3" w:rsidRDefault="00CC6215" w:rsidP="00DF632B">
            <w:pPr>
              <w:snapToGrid w:val="0"/>
              <w:spacing w:line="240" w:lineRule="auto"/>
              <w:ind w:right="4"/>
              <w:rPr>
                <w:ins w:id="44" w:author="Lisa" w:date="2016-07-15T06:00:00Z"/>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Concept.concept_code</w:t>
            </w:r>
            <w:proofErr w:type="spellEnd"/>
          </w:p>
          <w:p w14:paraId="50C965ED" w14:textId="36880918" w:rsidR="00ED3581" w:rsidRPr="00046FC6" w:rsidRDefault="00ED3581" w:rsidP="00DF632B">
            <w:pPr>
              <w:snapToGrid w:val="0"/>
              <w:spacing w:line="240" w:lineRule="auto"/>
              <w:ind w:right="4"/>
              <w:rPr>
                <w:rFonts w:ascii="Times New Roman" w:hAnsi="Times New Roman" w:cs="Times New Roman"/>
                <w:color w:val="4F81BD"/>
                <w:sz w:val="22"/>
                <w:szCs w:val="22"/>
              </w:rPr>
            </w:pPr>
            <w:ins w:id="45" w:author="Lisa" w:date="2016-07-15T06:00:00Z">
              <w:r w:rsidRPr="00046FC6">
                <w:rPr>
                  <w:rFonts w:ascii="Times New Roman" w:hAnsi="Times New Roman" w:cs="Times New Roman"/>
                  <w:color w:val="4F81BD"/>
                  <w:sz w:val="22"/>
                  <w:szCs w:val="22"/>
                </w:rPr>
                <w:t xml:space="preserve">Isn’t this coming from the </w:t>
              </w:r>
              <w:proofErr w:type="spellStart"/>
              <w:r w:rsidRPr="00046FC6">
                <w:rPr>
                  <w:rFonts w:ascii="Times New Roman" w:hAnsi="Times New Roman" w:cs="Times New Roman"/>
                  <w:color w:val="4F81BD"/>
                  <w:sz w:val="22"/>
                  <w:szCs w:val="22"/>
                </w:rPr>
                <w:t>omop</w:t>
              </w:r>
              <w:proofErr w:type="spellEnd"/>
              <w:r w:rsidRPr="00046FC6">
                <w:rPr>
                  <w:rFonts w:ascii="Times New Roman" w:hAnsi="Times New Roman" w:cs="Times New Roman"/>
                  <w:color w:val="4F81BD"/>
                  <w:sz w:val="22"/>
                  <w:szCs w:val="22"/>
                </w:rPr>
                <w:t xml:space="preserve"> </w:t>
              </w:r>
            </w:ins>
            <w:proofErr w:type="spellStart"/>
            <w:ins w:id="46" w:author="Lisa" w:date="2016-07-15T06:01:00Z">
              <w:r w:rsidRPr="00046FC6">
                <w:rPr>
                  <w:rFonts w:ascii="Times New Roman" w:hAnsi="Times New Roman" w:cs="Times New Roman"/>
                  <w:color w:val="4F81BD"/>
                  <w:sz w:val="22"/>
                  <w:szCs w:val="22"/>
                </w:rPr>
                <w:t>measurement.</w:t>
              </w:r>
            </w:ins>
            <w:ins w:id="47" w:author="Lisa" w:date="2016-07-15T06:00:00Z">
              <w:r w:rsidRPr="00046FC6">
                <w:rPr>
                  <w:rFonts w:ascii="Times New Roman" w:hAnsi="Times New Roman" w:cs="Times New Roman"/>
                  <w:color w:val="4F81BD"/>
                  <w:sz w:val="22"/>
                  <w:szCs w:val="22"/>
                </w:rPr>
                <w:t>operator_concept_id</w:t>
              </w:r>
            </w:ins>
            <w:proofErr w:type="spellEnd"/>
          </w:p>
        </w:tc>
        <w:tc>
          <w:tcPr>
            <w:tcW w:w="2425" w:type="dxa"/>
            <w:tcBorders>
              <w:top w:val="single" w:sz="4" w:space="0" w:color="808080"/>
              <w:left w:val="single" w:sz="4" w:space="0" w:color="808080"/>
              <w:bottom w:val="single" w:sz="4" w:space="0" w:color="808080"/>
            </w:tcBorders>
            <w:shd w:val="clear" w:color="auto" w:fill="auto"/>
          </w:tcPr>
          <w:p w14:paraId="59581CA6" w14:textId="77777777" w:rsidR="00CC6215" w:rsidRPr="0091595F" w:rsidRDefault="00CC6215" w:rsidP="00CC6215">
            <w:pPr>
              <w:snapToGrid w:val="0"/>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 xml:space="preserve">Derived by linking </w:t>
            </w:r>
            <w:proofErr w:type="spellStart"/>
            <w:r w:rsidRPr="0091595F">
              <w:rPr>
                <w:rFonts w:ascii="Times New Roman" w:hAnsi="Times New Roman" w:cs="Times New Roman"/>
                <w:color w:val="4F81BD"/>
                <w:sz w:val="16"/>
                <w:szCs w:val="16"/>
              </w:rPr>
              <w:t>Measurement.measurement_source_concept_id</w:t>
            </w:r>
            <w:proofErr w:type="spellEnd"/>
            <w:r w:rsidRPr="0091595F">
              <w:rPr>
                <w:rFonts w:ascii="Times New Roman" w:hAnsi="Times New Roman" w:cs="Times New Roman"/>
                <w:color w:val="4F81BD"/>
                <w:sz w:val="16"/>
                <w:szCs w:val="16"/>
              </w:rPr>
              <w:t xml:space="preserve"> to </w:t>
            </w:r>
            <w:proofErr w:type="spellStart"/>
            <w:r w:rsidRPr="0091595F">
              <w:rPr>
                <w:rFonts w:ascii="Times New Roman" w:hAnsi="Times New Roman" w:cs="Times New Roman"/>
                <w:color w:val="4F81BD"/>
                <w:sz w:val="16"/>
                <w:szCs w:val="16"/>
              </w:rPr>
              <w:t>Concept.concept</w:t>
            </w:r>
            <w:proofErr w:type="spellEnd"/>
            <w:r w:rsidRPr="0091595F">
              <w:rPr>
                <w:rFonts w:ascii="Times New Roman" w:hAnsi="Times New Roman" w:cs="Times New Roman"/>
                <w:color w:val="4F81BD"/>
                <w:sz w:val="16"/>
                <w:szCs w:val="16"/>
              </w:rPr>
              <w:t>_ id</w:t>
            </w:r>
            <w:r w:rsidR="00B42BB2" w:rsidRPr="0091595F">
              <w:rPr>
                <w:rFonts w:ascii="Times New Roman" w:hAnsi="Times New Roman" w:cs="Times New Roman"/>
                <w:color w:val="4F81BD"/>
                <w:sz w:val="16"/>
                <w:szCs w:val="16"/>
              </w:rPr>
              <w:t>.</w:t>
            </w:r>
          </w:p>
          <w:tbl>
            <w:tblPr>
              <w:tblW w:w="5000" w:type="pct"/>
              <w:tblLook w:val="04A0" w:firstRow="1" w:lastRow="0" w:firstColumn="1" w:lastColumn="0" w:noHBand="0" w:noVBand="1"/>
            </w:tblPr>
            <w:tblGrid>
              <w:gridCol w:w="1137"/>
              <w:gridCol w:w="1891"/>
            </w:tblGrid>
            <w:tr w:rsidR="00B42BB2" w:rsidRPr="0091595F" w14:paraId="2865294E" w14:textId="77777777" w:rsidTr="00CC6215">
              <w:trPr>
                <w:trHeight w:val="330"/>
              </w:trPr>
              <w:tc>
                <w:tcPr>
                  <w:tcW w:w="5000" w:type="pct"/>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44FE732" w14:textId="77777777" w:rsidR="00CC6215" w:rsidRPr="0091595F" w:rsidRDefault="00CC6215" w:rsidP="0091595F">
                  <w:pPr>
                    <w:suppressAutoHyphens w:val="0"/>
                    <w:spacing w:before="0" w:after="0" w:line="240" w:lineRule="auto"/>
                    <w:jc w:val="center"/>
                    <w:rPr>
                      <w:rFonts w:ascii="Times New Roman" w:hAnsi="Times New Roman" w:cs="Times New Roman"/>
                      <w:color w:val="4F81BD"/>
                      <w:sz w:val="16"/>
                      <w:szCs w:val="16"/>
                      <w:lang w:eastAsia="en-US"/>
                    </w:rPr>
                  </w:pPr>
                  <w:r w:rsidRPr="0091595F">
                    <w:rPr>
                      <w:rFonts w:ascii="Times New Roman" w:hAnsi="Times New Roman" w:cs="Times New Roman"/>
                      <w:color w:val="4F81BD"/>
                      <w:sz w:val="16"/>
                      <w:szCs w:val="16"/>
                      <w:lang w:eastAsia="en-US"/>
                    </w:rPr>
                    <w:t xml:space="preserve">OMOP  to </w:t>
                  </w:r>
                  <w:proofErr w:type="spellStart"/>
                  <w:r w:rsidRPr="0091595F">
                    <w:rPr>
                      <w:rFonts w:ascii="Times New Roman" w:hAnsi="Times New Roman" w:cs="Times New Roman"/>
                      <w:color w:val="4F81BD"/>
                      <w:sz w:val="16"/>
                      <w:szCs w:val="16"/>
                      <w:lang w:eastAsia="en-US"/>
                    </w:rPr>
                    <w:t>PCORnet</w:t>
                  </w:r>
                  <w:proofErr w:type="spellEnd"/>
                </w:p>
              </w:tc>
            </w:tr>
            <w:tr w:rsidR="00B42BB2" w:rsidRPr="0091595F" w14:paraId="1713DD13" w14:textId="77777777" w:rsidTr="00B42BB2">
              <w:trPr>
                <w:trHeight w:val="330"/>
              </w:trPr>
              <w:tc>
                <w:tcPr>
                  <w:tcW w:w="1877" w:type="pct"/>
                  <w:tcBorders>
                    <w:top w:val="nil"/>
                    <w:left w:val="single" w:sz="8" w:space="0" w:color="auto"/>
                    <w:bottom w:val="single" w:sz="8" w:space="0" w:color="auto"/>
                    <w:right w:val="single" w:sz="8" w:space="0" w:color="auto"/>
                  </w:tcBorders>
                  <w:shd w:val="clear" w:color="auto" w:fill="F2F2F2"/>
                  <w:noWrap/>
                  <w:hideMark/>
                </w:tcPr>
                <w:p w14:paraId="4BEE5B65" w14:textId="77777777" w:rsidR="00B42BB2" w:rsidRPr="0091595F" w:rsidRDefault="00B42BB2"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4171756</w:t>
                  </w:r>
                </w:p>
              </w:tc>
              <w:tc>
                <w:tcPr>
                  <w:tcW w:w="3123" w:type="pct"/>
                  <w:tcBorders>
                    <w:top w:val="nil"/>
                    <w:left w:val="single" w:sz="8" w:space="0" w:color="auto"/>
                    <w:bottom w:val="single" w:sz="8" w:space="0" w:color="auto"/>
                    <w:right w:val="single" w:sz="8" w:space="0" w:color="auto"/>
                  </w:tcBorders>
                  <w:vAlign w:val="center"/>
                </w:tcPr>
                <w:p w14:paraId="1235052A" w14:textId="77777777" w:rsidR="00B42BB2" w:rsidRPr="0091595F" w:rsidRDefault="00B42BB2"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LT = Less than</w:t>
                  </w:r>
                </w:p>
              </w:tc>
            </w:tr>
            <w:tr w:rsidR="00B42BB2" w:rsidRPr="0091595F" w14:paraId="16DEEE71" w14:textId="77777777" w:rsidTr="00B42BB2">
              <w:trPr>
                <w:trHeight w:val="330"/>
              </w:trPr>
              <w:tc>
                <w:tcPr>
                  <w:tcW w:w="1877" w:type="pct"/>
                  <w:tcBorders>
                    <w:top w:val="nil"/>
                    <w:left w:val="single" w:sz="8" w:space="0" w:color="auto"/>
                    <w:bottom w:val="single" w:sz="8" w:space="0" w:color="auto"/>
                    <w:right w:val="single" w:sz="8" w:space="0" w:color="auto"/>
                  </w:tcBorders>
                  <w:shd w:val="clear" w:color="auto" w:fill="F2F2F2"/>
                  <w:noWrap/>
                  <w:hideMark/>
                </w:tcPr>
                <w:p w14:paraId="7014D9F2" w14:textId="77777777" w:rsidR="00B42BB2" w:rsidRPr="0091595F" w:rsidRDefault="00B42BB2"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4171754</w:t>
                  </w:r>
                </w:p>
              </w:tc>
              <w:tc>
                <w:tcPr>
                  <w:tcW w:w="3123" w:type="pct"/>
                  <w:tcBorders>
                    <w:top w:val="nil"/>
                    <w:left w:val="single" w:sz="8" w:space="0" w:color="auto"/>
                    <w:bottom w:val="single" w:sz="8" w:space="0" w:color="auto"/>
                    <w:right w:val="single" w:sz="8" w:space="0" w:color="auto"/>
                  </w:tcBorders>
                  <w:vAlign w:val="center"/>
                </w:tcPr>
                <w:p w14:paraId="6AFA1405" w14:textId="77777777" w:rsidR="00B42BB2" w:rsidRPr="0091595F" w:rsidRDefault="00B42BB2"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LE = Less than or equal to</w:t>
                  </w:r>
                </w:p>
              </w:tc>
            </w:tr>
            <w:tr w:rsidR="00B42BB2" w:rsidRPr="0091595F" w14:paraId="48376731" w14:textId="77777777" w:rsidTr="00B42BB2">
              <w:trPr>
                <w:trHeight w:val="46"/>
              </w:trPr>
              <w:tc>
                <w:tcPr>
                  <w:tcW w:w="1877" w:type="pct"/>
                  <w:tcBorders>
                    <w:top w:val="nil"/>
                    <w:left w:val="single" w:sz="8" w:space="0" w:color="auto"/>
                    <w:bottom w:val="single" w:sz="8" w:space="0" w:color="auto"/>
                    <w:right w:val="single" w:sz="8" w:space="0" w:color="auto"/>
                  </w:tcBorders>
                  <w:shd w:val="clear" w:color="auto" w:fill="F2F2F2"/>
                  <w:noWrap/>
                  <w:hideMark/>
                </w:tcPr>
                <w:p w14:paraId="016E2AD0" w14:textId="77777777" w:rsidR="00B42BB2" w:rsidRPr="0091595F" w:rsidRDefault="00B42BB2"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4172703</w:t>
                  </w:r>
                </w:p>
              </w:tc>
              <w:tc>
                <w:tcPr>
                  <w:tcW w:w="3123" w:type="pct"/>
                  <w:tcBorders>
                    <w:top w:val="nil"/>
                    <w:left w:val="single" w:sz="8" w:space="0" w:color="auto"/>
                    <w:bottom w:val="single" w:sz="8" w:space="0" w:color="auto"/>
                    <w:right w:val="single" w:sz="8" w:space="0" w:color="auto"/>
                  </w:tcBorders>
                  <w:vAlign w:val="center"/>
                </w:tcPr>
                <w:p w14:paraId="7A6D2528" w14:textId="77777777" w:rsidR="00B42BB2" w:rsidRPr="0091595F" w:rsidRDefault="00B42BB2"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EQ = Equal</w:t>
                  </w:r>
                </w:p>
              </w:tc>
            </w:tr>
            <w:tr w:rsidR="00B42BB2" w:rsidRPr="0091595F" w14:paraId="4327B036" w14:textId="77777777" w:rsidTr="00B42BB2">
              <w:trPr>
                <w:trHeight w:val="46"/>
              </w:trPr>
              <w:tc>
                <w:tcPr>
                  <w:tcW w:w="1877" w:type="pct"/>
                  <w:tcBorders>
                    <w:top w:val="nil"/>
                    <w:left w:val="single" w:sz="8" w:space="0" w:color="auto"/>
                    <w:bottom w:val="single" w:sz="8" w:space="0" w:color="auto"/>
                    <w:right w:val="single" w:sz="8" w:space="0" w:color="auto"/>
                  </w:tcBorders>
                  <w:shd w:val="clear" w:color="auto" w:fill="F2F2F2"/>
                  <w:noWrap/>
                  <w:hideMark/>
                </w:tcPr>
                <w:p w14:paraId="107EAB54" w14:textId="77777777" w:rsidR="00B42BB2" w:rsidRPr="0091595F" w:rsidRDefault="00B42BB2"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 xml:space="preserve">4172704 </w:t>
                  </w:r>
                </w:p>
              </w:tc>
              <w:tc>
                <w:tcPr>
                  <w:tcW w:w="3123" w:type="pct"/>
                  <w:tcBorders>
                    <w:top w:val="nil"/>
                    <w:left w:val="single" w:sz="8" w:space="0" w:color="auto"/>
                    <w:bottom w:val="single" w:sz="8" w:space="0" w:color="auto"/>
                    <w:right w:val="single" w:sz="8" w:space="0" w:color="auto"/>
                  </w:tcBorders>
                  <w:vAlign w:val="center"/>
                </w:tcPr>
                <w:p w14:paraId="667F77E6" w14:textId="77777777" w:rsidR="00B42BB2" w:rsidRPr="0091595F" w:rsidRDefault="00B42BB2"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GT = Greater than</w:t>
                  </w:r>
                </w:p>
              </w:tc>
            </w:tr>
            <w:tr w:rsidR="00B42BB2" w:rsidRPr="0091595F" w14:paraId="275EA27F" w14:textId="77777777" w:rsidTr="00B42BB2">
              <w:trPr>
                <w:trHeight w:val="46"/>
              </w:trPr>
              <w:tc>
                <w:tcPr>
                  <w:tcW w:w="1877" w:type="pct"/>
                  <w:tcBorders>
                    <w:top w:val="nil"/>
                    <w:left w:val="single" w:sz="8" w:space="0" w:color="auto"/>
                    <w:bottom w:val="single" w:sz="8" w:space="0" w:color="auto"/>
                    <w:right w:val="single" w:sz="8" w:space="0" w:color="auto"/>
                  </w:tcBorders>
                  <w:shd w:val="clear" w:color="auto" w:fill="F2F2F2"/>
                  <w:noWrap/>
                  <w:hideMark/>
                </w:tcPr>
                <w:p w14:paraId="649FD28B" w14:textId="77777777" w:rsidR="00B42BB2" w:rsidRPr="0091595F" w:rsidRDefault="00B42BB2"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4171755</w:t>
                  </w:r>
                </w:p>
              </w:tc>
              <w:tc>
                <w:tcPr>
                  <w:tcW w:w="3123" w:type="pct"/>
                  <w:tcBorders>
                    <w:top w:val="nil"/>
                    <w:left w:val="single" w:sz="8" w:space="0" w:color="auto"/>
                    <w:bottom w:val="single" w:sz="8" w:space="0" w:color="auto"/>
                    <w:right w:val="single" w:sz="8" w:space="0" w:color="auto"/>
                  </w:tcBorders>
                  <w:vAlign w:val="center"/>
                </w:tcPr>
                <w:p w14:paraId="625D10E9" w14:textId="77777777" w:rsidR="00B42BB2" w:rsidRPr="0091595F" w:rsidRDefault="00B42BB2"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GE = Greater than or equal to</w:t>
                  </w:r>
                </w:p>
              </w:tc>
            </w:tr>
          </w:tbl>
          <w:p w14:paraId="748CB288" w14:textId="77777777" w:rsidR="002F72F3" w:rsidRPr="0091595F" w:rsidRDefault="002F72F3" w:rsidP="00DF632B">
            <w:pPr>
              <w:snapToGrid w:val="0"/>
              <w:spacing w:before="240"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
              <w:gridCol w:w="785"/>
            </w:tblGrid>
            <w:tr w:rsidR="00B42BB2" w:rsidRPr="0091595F" w14:paraId="19F997F1" w14:textId="77777777" w:rsidTr="00CC6215">
              <w:tc>
                <w:tcPr>
                  <w:tcW w:w="5000" w:type="pct"/>
                  <w:gridSpan w:val="2"/>
                  <w:shd w:val="clear" w:color="auto" w:fill="auto"/>
                </w:tcPr>
                <w:p w14:paraId="54AA07C9" w14:textId="77777777" w:rsidR="00C12330" w:rsidRPr="0091595F" w:rsidRDefault="00C12330" w:rsidP="00C12330">
                  <w:pPr>
                    <w:snapToGrid w:val="0"/>
                    <w:spacing w:line="240" w:lineRule="auto"/>
                    <w:ind w:right="4"/>
                    <w:jc w:val="center"/>
                    <w:rPr>
                      <w:rFonts w:ascii="Times New Roman" w:hAnsi="Times New Roman" w:cs="Times New Roman"/>
                      <w:color w:val="4F81BD"/>
                      <w:sz w:val="16"/>
                      <w:szCs w:val="16"/>
                    </w:rPr>
                  </w:pPr>
                  <w:r w:rsidRPr="0091595F">
                    <w:rPr>
                      <w:rFonts w:ascii="Times New Roman" w:hAnsi="Times New Roman" w:cs="Times New Roman"/>
                      <w:color w:val="4F81BD"/>
                      <w:sz w:val="16"/>
                      <w:szCs w:val="16"/>
                    </w:rPr>
                    <w:t>OMOP Concepts for Operators</w:t>
                  </w:r>
                </w:p>
              </w:tc>
            </w:tr>
            <w:tr w:rsidR="00B42BB2" w:rsidRPr="0091595F" w14:paraId="3948A53D" w14:textId="77777777" w:rsidTr="00CC62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2456" w:type="pct"/>
                  <w:tcBorders>
                    <w:top w:val="single" w:sz="8" w:space="0" w:color="auto"/>
                    <w:left w:val="single" w:sz="8" w:space="0" w:color="auto"/>
                    <w:bottom w:val="single" w:sz="8" w:space="0" w:color="auto"/>
                    <w:right w:val="single" w:sz="8" w:space="0" w:color="auto"/>
                  </w:tcBorders>
                  <w:shd w:val="clear" w:color="auto" w:fill="F2F2F2"/>
                  <w:noWrap/>
                  <w:vAlign w:val="center"/>
                </w:tcPr>
                <w:p w14:paraId="1746BDF0" w14:textId="77777777" w:rsidR="00C12330" w:rsidRPr="0091595F" w:rsidRDefault="00C12330" w:rsidP="0091595F">
                  <w:pPr>
                    <w:suppressAutoHyphens w:val="0"/>
                    <w:spacing w:before="0" w:after="0" w:line="240" w:lineRule="auto"/>
                    <w:rPr>
                      <w:rFonts w:ascii="Times New Roman" w:hAnsi="Times New Roman" w:cs="Times New Roman"/>
                      <w:b/>
                      <w:bCs/>
                      <w:color w:val="4F81BD"/>
                      <w:sz w:val="16"/>
                      <w:szCs w:val="16"/>
                      <w:lang w:eastAsia="en-US"/>
                    </w:rPr>
                  </w:pPr>
                  <w:r w:rsidRPr="0091595F">
                    <w:rPr>
                      <w:rFonts w:ascii="Times New Roman" w:hAnsi="Times New Roman" w:cs="Times New Roman"/>
                      <w:b/>
                      <w:bCs/>
                      <w:color w:val="4F81BD"/>
                      <w:sz w:val="16"/>
                      <w:szCs w:val="16"/>
                      <w:lang w:eastAsia="en-US"/>
                    </w:rPr>
                    <w:t>Concept ID</w:t>
                  </w:r>
                </w:p>
              </w:tc>
              <w:tc>
                <w:tcPr>
                  <w:tcW w:w="2544" w:type="pct"/>
                  <w:tcBorders>
                    <w:top w:val="single" w:sz="8" w:space="0" w:color="auto"/>
                    <w:left w:val="single" w:sz="8" w:space="0" w:color="auto"/>
                    <w:bottom w:val="single" w:sz="8" w:space="0" w:color="auto"/>
                    <w:right w:val="single" w:sz="8" w:space="0" w:color="auto"/>
                  </w:tcBorders>
                  <w:shd w:val="clear" w:color="auto" w:fill="auto"/>
                  <w:vAlign w:val="center"/>
                </w:tcPr>
                <w:p w14:paraId="0FF15B4F" w14:textId="77777777" w:rsidR="00C12330" w:rsidRPr="0091595F" w:rsidRDefault="00C12330" w:rsidP="0091595F">
                  <w:pPr>
                    <w:suppressAutoHyphens w:val="0"/>
                    <w:spacing w:before="0" w:after="0" w:line="240" w:lineRule="auto"/>
                    <w:rPr>
                      <w:rFonts w:ascii="Times New Roman" w:hAnsi="Times New Roman" w:cs="Times New Roman"/>
                      <w:b/>
                      <w:bCs/>
                      <w:color w:val="4F81BD"/>
                      <w:sz w:val="16"/>
                      <w:szCs w:val="16"/>
                      <w:lang w:eastAsia="en-US"/>
                    </w:rPr>
                  </w:pPr>
                  <w:r w:rsidRPr="0091595F">
                    <w:rPr>
                      <w:rFonts w:ascii="Times New Roman" w:hAnsi="Times New Roman" w:cs="Times New Roman"/>
                      <w:b/>
                      <w:bCs/>
                      <w:color w:val="4F81BD"/>
                      <w:sz w:val="16"/>
                      <w:szCs w:val="16"/>
                      <w:lang w:eastAsia="en-US"/>
                    </w:rPr>
                    <w:t>Concept Name</w:t>
                  </w:r>
                </w:p>
              </w:tc>
            </w:tr>
            <w:tr w:rsidR="00B42BB2" w:rsidRPr="0091595F" w14:paraId="1B58D221" w14:textId="77777777" w:rsidTr="00CC62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2456" w:type="pct"/>
                  <w:tcBorders>
                    <w:top w:val="nil"/>
                    <w:left w:val="single" w:sz="8" w:space="0" w:color="auto"/>
                    <w:bottom w:val="single" w:sz="8" w:space="0" w:color="auto"/>
                    <w:right w:val="single" w:sz="8" w:space="0" w:color="auto"/>
                  </w:tcBorders>
                  <w:shd w:val="clear" w:color="auto" w:fill="F2F2F2"/>
                  <w:noWrap/>
                </w:tcPr>
                <w:p w14:paraId="32F7F033" w14:textId="77777777" w:rsidR="00CC6215" w:rsidRPr="0091595F" w:rsidRDefault="00CC6215"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4171756</w:t>
                  </w:r>
                </w:p>
              </w:tc>
              <w:tc>
                <w:tcPr>
                  <w:tcW w:w="2544" w:type="pct"/>
                  <w:tcBorders>
                    <w:top w:val="nil"/>
                    <w:left w:val="single" w:sz="8" w:space="0" w:color="auto"/>
                    <w:bottom w:val="single" w:sz="8" w:space="0" w:color="auto"/>
                    <w:right w:val="single" w:sz="8" w:space="0" w:color="auto"/>
                  </w:tcBorders>
                  <w:shd w:val="clear" w:color="auto" w:fill="auto"/>
                  <w:vAlign w:val="center"/>
                </w:tcPr>
                <w:p w14:paraId="6CC6A29A" w14:textId="77777777" w:rsidR="00CC6215" w:rsidRPr="0091595F" w:rsidRDefault="00CC6215" w:rsidP="0091595F">
                  <w:pPr>
                    <w:suppressAutoHyphens w:val="0"/>
                    <w:spacing w:before="0" w:after="0" w:line="240" w:lineRule="auto"/>
                    <w:rPr>
                      <w:rFonts w:ascii="Times New Roman" w:hAnsi="Times New Roman" w:cs="Times New Roman"/>
                      <w:color w:val="4F81BD"/>
                      <w:sz w:val="16"/>
                      <w:szCs w:val="16"/>
                      <w:lang w:eastAsia="en-US"/>
                    </w:rPr>
                  </w:pPr>
                  <w:r w:rsidRPr="0091595F">
                    <w:rPr>
                      <w:rFonts w:ascii="Times New Roman" w:hAnsi="Times New Roman" w:cs="Times New Roman"/>
                      <w:color w:val="4F81BD"/>
                      <w:sz w:val="16"/>
                      <w:szCs w:val="16"/>
                      <w:lang w:eastAsia="en-US"/>
                    </w:rPr>
                    <w:t>&lt;</w:t>
                  </w:r>
                </w:p>
              </w:tc>
            </w:tr>
            <w:tr w:rsidR="00B42BB2" w:rsidRPr="0091595F" w14:paraId="0712D067" w14:textId="77777777" w:rsidTr="00CC62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2456" w:type="pct"/>
                  <w:tcBorders>
                    <w:top w:val="nil"/>
                    <w:left w:val="single" w:sz="8" w:space="0" w:color="auto"/>
                    <w:bottom w:val="single" w:sz="8" w:space="0" w:color="auto"/>
                    <w:right w:val="single" w:sz="8" w:space="0" w:color="auto"/>
                  </w:tcBorders>
                  <w:shd w:val="clear" w:color="auto" w:fill="F2F2F2"/>
                  <w:noWrap/>
                </w:tcPr>
                <w:p w14:paraId="3981E9EC" w14:textId="77777777" w:rsidR="00CC6215" w:rsidRPr="0091595F" w:rsidRDefault="00CC6215"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4171754</w:t>
                  </w:r>
                </w:p>
              </w:tc>
              <w:tc>
                <w:tcPr>
                  <w:tcW w:w="2544" w:type="pct"/>
                  <w:tcBorders>
                    <w:top w:val="nil"/>
                    <w:left w:val="single" w:sz="8" w:space="0" w:color="auto"/>
                    <w:bottom w:val="single" w:sz="8" w:space="0" w:color="auto"/>
                    <w:right w:val="single" w:sz="8" w:space="0" w:color="auto"/>
                  </w:tcBorders>
                  <w:shd w:val="clear" w:color="auto" w:fill="auto"/>
                  <w:vAlign w:val="center"/>
                </w:tcPr>
                <w:p w14:paraId="47F7C379" w14:textId="77777777" w:rsidR="00CC6215" w:rsidRPr="0091595F" w:rsidRDefault="00CC6215" w:rsidP="0091595F">
                  <w:pPr>
                    <w:suppressAutoHyphens w:val="0"/>
                    <w:spacing w:before="0" w:after="0" w:line="240" w:lineRule="auto"/>
                    <w:rPr>
                      <w:rFonts w:ascii="Times New Roman" w:hAnsi="Times New Roman" w:cs="Times New Roman"/>
                      <w:color w:val="4F81BD"/>
                      <w:sz w:val="16"/>
                      <w:szCs w:val="16"/>
                      <w:lang w:eastAsia="en-US"/>
                    </w:rPr>
                  </w:pPr>
                  <w:r w:rsidRPr="0091595F">
                    <w:rPr>
                      <w:rFonts w:ascii="Times New Roman" w:hAnsi="Times New Roman" w:cs="Times New Roman"/>
                      <w:color w:val="4F81BD"/>
                      <w:sz w:val="16"/>
                      <w:szCs w:val="16"/>
                      <w:lang w:eastAsia="en-US"/>
                    </w:rPr>
                    <w:t>&lt;=</w:t>
                  </w:r>
                </w:p>
              </w:tc>
            </w:tr>
            <w:tr w:rsidR="00B42BB2" w:rsidRPr="0091595F" w14:paraId="12D4B32D" w14:textId="77777777" w:rsidTr="00CC62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2456" w:type="pct"/>
                  <w:tcBorders>
                    <w:top w:val="nil"/>
                    <w:left w:val="single" w:sz="8" w:space="0" w:color="auto"/>
                    <w:bottom w:val="single" w:sz="8" w:space="0" w:color="auto"/>
                    <w:right w:val="single" w:sz="8" w:space="0" w:color="auto"/>
                  </w:tcBorders>
                  <w:shd w:val="clear" w:color="auto" w:fill="F2F2F2"/>
                  <w:noWrap/>
                </w:tcPr>
                <w:p w14:paraId="77D1B1EB" w14:textId="77777777" w:rsidR="00CC6215" w:rsidRPr="0091595F" w:rsidRDefault="00CC6215"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4172703</w:t>
                  </w:r>
                </w:p>
              </w:tc>
              <w:tc>
                <w:tcPr>
                  <w:tcW w:w="2544" w:type="pct"/>
                  <w:tcBorders>
                    <w:top w:val="nil"/>
                    <w:left w:val="single" w:sz="8" w:space="0" w:color="auto"/>
                    <w:bottom w:val="single" w:sz="8" w:space="0" w:color="auto"/>
                    <w:right w:val="single" w:sz="8" w:space="0" w:color="auto"/>
                  </w:tcBorders>
                  <w:shd w:val="clear" w:color="auto" w:fill="auto"/>
                  <w:vAlign w:val="center"/>
                </w:tcPr>
                <w:p w14:paraId="42A36E8B" w14:textId="77777777" w:rsidR="00CC6215" w:rsidRPr="0091595F" w:rsidRDefault="00CC6215" w:rsidP="0091595F">
                  <w:pPr>
                    <w:suppressAutoHyphens w:val="0"/>
                    <w:spacing w:before="0" w:after="0" w:line="240" w:lineRule="auto"/>
                    <w:rPr>
                      <w:rFonts w:ascii="Times New Roman" w:hAnsi="Times New Roman" w:cs="Times New Roman"/>
                      <w:color w:val="4F81BD"/>
                      <w:sz w:val="16"/>
                      <w:szCs w:val="16"/>
                      <w:lang w:eastAsia="en-US"/>
                    </w:rPr>
                  </w:pPr>
                  <w:r w:rsidRPr="0091595F">
                    <w:rPr>
                      <w:rFonts w:ascii="Times New Roman" w:hAnsi="Times New Roman" w:cs="Times New Roman"/>
                      <w:color w:val="4F81BD"/>
                      <w:sz w:val="16"/>
                      <w:szCs w:val="16"/>
                      <w:lang w:eastAsia="en-US"/>
                    </w:rPr>
                    <w:t>=</w:t>
                  </w:r>
                </w:p>
              </w:tc>
            </w:tr>
            <w:tr w:rsidR="00B42BB2" w:rsidRPr="0091595F" w14:paraId="5C9FA96D" w14:textId="77777777" w:rsidTr="00CC62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2456" w:type="pct"/>
                  <w:tcBorders>
                    <w:top w:val="nil"/>
                    <w:left w:val="single" w:sz="8" w:space="0" w:color="auto"/>
                    <w:bottom w:val="single" w:sz="8" w:space="0" w:color="auto"/>
                    <w:right w:val="single" w:sz="8" w:space="0" w:color="auto"/>
                  </w:tcBorders>
                  <w:shd w:val="clear" w:color="auto" w:fill="F2F2F2"/>
                  <w:noWrap/>
                </w:tcPr>
                <w:p w14:paraId="04EA6F50" w14:textId="77777777" w:rsidR="00CC6215" w:rsidRPr="0091595F" w:rsidRDefault="00CC6215" w:rsidP="00CC6215">
                  <w:pPr>
                    <w:rPr>
                      <w:rFonts w:ascii="Times New Roman" w:hAnsi="Times New Roman" w:cs="Times New Roman"/>
                      <w:color w:val="4F81BD"/>
                      <w:sz w:val="16"/>
                      <w:szCs w:val="16"/>
                    </w:rPr>
                  </w:pPr>
                  <w:r w:rsidRPr="0091595F">
                    <w:rPr>
                      <w:rFonts w:ascii="Times New Roman" w:hAnsi="Times New Roman" w:cs="Times New Roman"/>
                      <w:color w:val="4F81BD"/>
                      <w:sz w:val="16"/>
                      <w:szCs w:val="16"/>
                    </w:rPr>
                    <w:t xml:space="preserve">4172704 </w:t>
                  </w:r>
                </w:p>
              </w:tc>
              <w:tc>
                <w:tcPr>
                  <w:tcW w:w="2544" w:type="pct"/>
                  <w:tcBorders>
                    <w:top w:val="nil"/>
                    <w:left w:val="single" w:sz="8" w:space="0" w:color="auto"/>
                    <w:bottom w:val="single" w:sz="8" w:space="0" w:color="auto"/>
                    <w:right w:val="single" w:sz="8" w:space="0" w:color="auto"/>
                  </w:tcBorders>
                  <w:shd w:val="clear" w:color="auto" w:fill="auto"/>
                  <w:vAlign w:val="center"/>
                </w:tcPr>
                <w:p w14:paraId="30BCF8C0" w14:textId="77777777" w:rsidR="00CC6215" w:rsidRPr="0091595F" w:rsidRDefault="00CC6215" w:rsidP="0091595F">
                  <w:pPr>
                    <w:suppressAutoHyphens w:val="0"/>
                    <w:spacing w:before="0" w:after="0" w:line="240" w:lineRule="auto"/>
                    <w:rPr>
                      <w:rFonts w:ascii="Times New Roman" w:hAnsi="Times New Roman" w:cs="Times New Roman"/>
                      <w:color w:val="4F81BD"/>
                      <w:sz w:val="16"/>
                      <w:szCs w:val="16"/>
                      <w:lang w:eastAsia="en-US"/>
                    </w:rPr>
                  </w:pPr>
                  <w:r w:rsidRPr="0091595F">
                    <w:rPr>
                      <w:rFonts w:ascii="Times New Roman" w:hAnsi="Times New Roman" w:cs="Times New Roman"/>
                      <w:color w:val="4F81BD"/>
                      <w:sz w:val="16"/>
                      <w:szCs w:val="16"/>
                      <w:lang w:eastAsia="en-US"/>
                    </w:rPr>
                    <w:t>&gt;</w:t>
                  </w:r>
                </w:p>
              </w:tc>
            </w:tr>
            <w:tr w:rsidR="00B42BB2" w:rsidRPr="0091595F" w14:paraId="62D7933A" w14:textId="77777777" w:rsidTr="00CC62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0"/>
              </w:trPr>
              <w:tc>
                <w:tcPr>
                  <w:tcW w:w="2456" w:type="pct"/>
                  <w:tcBorders>
                    <w:top w:val="nil"/>
                    <w:left w:val="single" w:sz="8" w:space="0" w:color="auto"/>
                    <w:bottom w:val="single" w:sz="8" w:space="0" w:color="auto"/>
                    <w:right w:val="single" w:sz="8" w:space="0" w:color="auto"/>
                  </w:tcBorders>
                  <w:shd w:val="clear" w:color="auto" w:fill="F2F2F2"/>
                  <w:noWrap/>
                </w:tcPr>
                <w:p w14:paraId="7433A5F8" w14:textId="77777777" w:rsidR="00CC6215" w:rsidRPr="0091595F" w:rsidRDefault="00CC6215" w:rsidP="0091595F">
                  <w:pPr>
                    <w:rPr>
                      <w:rFonts w:ascii="Times New Roman" w:hAnsi="Times New Roman" w:cs="Times New Roman"/>
                      <w:color w:val="4F81BD"/>
                      <w:sz w:val="16"/>
                      <w:szCs w:val="16"/>
                    </w:rPr>
                  </w:pPr>
                  <w:r w:rsidRPr="0091595F">
                    <w:rPr>
                      <w:rFonts w:ascii="Times New Roman" w:hAnsi="Times New Roman" w:cs="Times New Roman"/>
                      <w:color w:val="4F81BD"/>
                      <w:sz w:val="16"/>
                      <w:szCs w:val="16"/>
                    </w:rPr>
                    <w:t>4171755</w:t>
                  </w:r>
                </w:p>
              </w:tc>
              <w:tc>
                <w:tcPr>
                  <w:tcW w:w="2544" w:type="pct"/>
                  <w:tcBorders>
                    <w:top w:val="nil"/>
                    <w:left w:val="single" w:sz="8" w:space="0" w:color="auto"/>
                    <w:bottom w:val="single" w:sz="8" w:space="0" w:color="auto"/>
                    <w:right w:val="single" w:sz="8" w:space="0" w:color="auto"/>
                  </w:tcBorders>
                  <w:shd w:val="clear" w:color="auto" w:fill="auto"/>
                  <w:vAlign w:val="center"/>
                </w:tcPr>
                <w:p w14:paraId="7C730018" w14:textId="77777777" w:rsidR="00CC6215" w:rsidRPr="0091595F" w:rsidRDefault="00CC6215" w:rsidP="0091595F">
                  <w:pPr>
                    <w:suppressAutoHyphens w:val="0"/>
                    <w:spacing w:before="0" w:after="0" w:line="240" w:lineRule="auto"/>
                    <w:rPr>
                      <w:rFonts w:ascii="Times New Roman" w:hAnsi="Times New Roman" w:cs="Times New Roman"/>
                      <w:color w:val="4F81BD"/>
                      <w:sz w:val="16"/>
                      <w:szCs w:val="16"/>
                      <w:lang w:eastAsia="en-US"/>
                    </w:rPr>
                  </w:pPr>
                  <w:r w:rsidRPr="0091595F">
                    <w:rPr>
                      <w:rFonts w:ascii="Times New Roman" w:hAnsi="Times New Roman" w:cs="Times New Roman"/>
                      <w:color w:val="4F81BD"/>
                      <w:sz w:val="16"/>
                      <w:szCs w:val="16"/>
                      <w:lang w:eastAsia="en-US"/>
                    </w:rPr>
                    <w:t>&gt;=</w:t>
                  </w:r>
                </w:p>
              </w:tc>
            </w:tr>
          </w:tbl>
          <w:p w14:paraId="0337F150" w14:textId="77777777" w:rsidR="002F72F3" w:rsidRPr="0091595F" w:rsidRDefault="002F72F3" w:rsidP="00DF632B">
            <w:pPr>
              <w:snapToGrid w:val="0"/>
              <w:spacing w:line="240" w:lineRule="auto"/>
              <w:ind w:right="4"/>
              <w:rPr>
                <w:rFonts w:ascii="Times New Roman" w:hAnsi="Times New Roman" w:cs="Times New Roman"/>
                <w:b/>
                <w:color w:val="4F81BD"/>
                <w:szCs w:val="20"/>
              </w:rPr>
            </w:pPr>
          </w:p>
        </w:tc>
      </w:tr>
      <w:bookmarkEnd w:id="43"/>
      <w:tr w:rsidR="00B42BB2" w:rsidRPr="0091595F" w14:paraId="66C22503"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41FE32B1"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RESULT_UNIT</w:t>
            </w:r>
          </w:p>
        </w:tc>
        <w:tc>
          <w:tcPr>
            <w:tcW w:w="2908" w:type="dxa"/>
            <w:tcBorders>
              <w:top w:val="single" w:sz="4" w:space="0" w:color="808080"/>
              <w:left w:val="single" w:sz="4" w:space="0" w:color="808080"/>
              <w:bottom w:val="single" w:sz="4" w:space="0" w:color="808080"/>
            </w:tcBorders>
            <w:shd w:val="clear" w:color="auto" w:fill="auto"/>
          </w:tcPr>
          <w:p w14:paraId="4FEB9288"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Measurement.measurement_concept_id</w:t>
            </w:r>
            <w:proofErr w:type="spellEnd"/>
          </w:p>
        </w:tc>
        <w:tc>
          <w:tcPr>
            <w:tcW w:w="2425" w:type="dxa"/>
            <w:tcBorders>
              <w:top w:val="single" w:sz="4" w:space="0" w:color="808080"/>
              <w:left w:val="single" w:sz="4" w:space="0" w:color="808080"/>
              <w:bottom w:val="single" w:sz="4" w:space="0" w:color="808080"/>
            </w:tcBorders>
            <w:shd w:val="clear" w:color="auto" w:fill="auto"/>
          </w:tcPr>
          <w:p w14:paraId="1B614A45" w14:textId="77777777" w:rsidR="002F72F3" w:rsidRPr="0091595F" w:rsidRDefault="00DF632B" w:rsidP="00DF632B">
            <w:pPr>
              <w:snapToGrid w:val="0"/>
              <w:spacing w:before="240"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 xml:space="preserve">Derived from Measurement. </w:t>
            </w:r>
            <w:proofErr w:type="spellStart"/>
            <w:proofErr w:type="gramStart"/>
            <w:r w:rsidRPr="0091595F">
              <w:rPr>
                <w:rFonts w:ascii="Times New Roman" w:hAnsi="Times New Roman" w:cs="Times New Roman"/>
                <w:color w:val="4F81BD"/>
                <w:sz w:val="16"/>
                <w:szCs w:val="16"/>
              </w:rPr>
              <w:t>measurement</w:t>
            </w:r>
            <w:proofErr w:type="gramEnd"/>
            <w:r w:rsidRPr="0091595F">
              <w:rPr>
                <w:rFonts w:ascii="Times New Roman" w:hAnsi="Times New Roman" w:cs="Times New Roman"/>
                <w:color w:val="4F81BD"/>
                <w:sz w:val="16"/>
                <w:szCs w:val="16"/>
              </w:rPr>
              <w:t>_concept_id</w:t>
            </w:r>
            <w:proofErr w:type="spellEnd"/>
            <w:r w:rsidRPr="0091595F">
              <w:rPr>
                <w:rFonts w:ascii="Times New Roman" w:hAnsi="Times New Roman" w:cs="Times New Roman"/>
                <w:color w:val="4F81BD"/>
                <w:sz w:val="16"/>
                <w:szCs w:val="16"/>
              </w:rPr>
              <w:t>., see the mapping table above.</w:t>
            </w: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7E6AEAE4" w14:textId="77777777" w:rsidR="002F72F3" w:rsidRPr="0091595F" w:rsidRDefault="002F72F3" w:rsidP="00DF632B">
            <w:pPr>
              <w:snapToGrid w:val="0"/>
              <w:spacing w:line="240" w:lineRule="auto"/>
              <w:ind w:right="4"/>
              <w:rPr>
                <w:rFonts w:ascii="Times New Roman" w:hAnsi="Times New Roman" w:cs="Times New Roman"/>
                <w:b/>
                <w:color w:val="4F81BD"/>
                <w:szCs w:val="20"/>
              </w:rPr>
            </w:pPr>
          </w:p>
        </w:tc>
      </w:tr>
      <w:tr w:rsidR="00B42BB2" w:rsidRPr="0091595F" w14:paraId="78E38E6B"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4112CB6B"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NORM_RANGE_LOW</w:t>
            </w:r>
          </w:p>
        </w:tc>
        <w:tc>
          <w:tcPr>
            <w:tcW w:w="2908" w:type="dxa"/>
            <w:tcBorders>
              <w:top w:val="single" w:sz="4" w:space="0" w:color="808080"/>
              <w:left w:val="single" w:sz="4" w:space="0" w:color="808080"/>
              <w:bottom w:val="single" w:sz="4" w:space="0" w:color="808080"/>
            </w:tcBorders>
            <w:shd w:val="clear" w:color="auto" w:fill="auto"/>
          </w:tcPr>
          <w:p w14:paraId="09128DDC"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27D8D710" w14:textId="77777777" w:rsidR="002F72F3" w:rsidRPr="0091595F" w:rsidRDefault="002F72F3" w:rsidP="00DF632B">
            <w:pPr>
              <w:snapToGrid w:val="0"/>
              <w:spacing w:before="240"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44BF45BF" w14:textId="77777777" w:rsidR="002F72F3" w:rsidRPr="0091595F" w:rsidRDefault="00514B77" w:rsidP="00DF632B">
            <w:pPr>
              <w:snapToGrid w:val="0"/>
              <w:spacing w:line="240" w:lineRule="auto"/>
              <w:ind w:right="4"/>
              <w:rPr>
                <w:rFonts w:ascii="Times New Roman" w:hAnsi="Times New Roman" w:cs="Times New Roman"/>
                <w:b/>
                <w:color w:val="4F81BD"/>
                <w:szCs w:val="20"/>
              </w:rPr>
            </w:pPr>
            <w:r w:rsidRPr="0091595F">
              <w:rPr>
                <w:rFonts w:ascii="Times New Roman" w:hAnsi="Times New Roman" w:cs="Times New Roman"/>
                <w:color w:val="4F81BD"/>
                <w:szCs w:val="20"/>
              </w:rPr>
              <w:t>Not populated</w:t>
            </w:r>
          </w:p>
        </w:tc>
      </w:tr>
      <w:tr w:rsidR="00B42BB2" w:rsidRPr="0091595F" w14:paraId="6BE8C7DD"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4CDB9D80"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NORM_MODIFIER_LOW</w:t>
            </w:r>
          </w:p>
        </w:tc>
        <w:tc>
          <w:tcPr>
            <w:tcW w:w="2908" w:type="dxa"/>
            <w:tcBorders>
              <w:top w:val="single" w:sz="4" w:space="0" w:color="808080"/>
              <w:left w:val="single" w:sz="4" w:space="0" w:color="808080"/>
              <w:bottom w:val="single" w:sz="4" w:space="0" w:color="808080"/>
            </w:tcBorders>
            <w:shd w:val="clear" w:color="auto" w:fill="auto"/>
          </w:tcPr>
          <w:p w14:paraId="20361071"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552189D4" w14:textId="77777777" w:rsidR="002F72F3" w:rsidRPr="0091595F" w:rsidRDefault="002F72F3" w:rsidP="00DF632B">
            <w:pPr>
              <w:snapToGrid w:val="0"/>
              <w:spacing w:before="240"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02B16E80" w14:textId="77777777" w:rsidR="002F72F3" w:rsidRPr="0091595F" w:rsidRDefault="00514B77" w:rsidP="00DF632B">
            <w:pPr>
              <w:snapToGrid w:val="0"/>
              <w:spacing w:line="240" w:lineRule="auto"/>
              <w:ind w:right="4"/>
              <w:rPr>
                <w:rFonts w:ascii="Times New Roman" w:hAnsi="Times New Roman" w:cs="Times New Roman"/>
                <w:b/>
                <w:color w:val="4F81BD"/>
                <w:szCs w:val="20"/>
              </w:rPr>
            </w:pPr>
            <w:r w:rsidRPr="0091595F">
              <w:rPr>
                <w:rFonts w:ascii="Times New Roman" w:hAnsi="Times New Roman" w:cs="Times New Roman"/>
                <w:color w:val="4F81BD"/>
                <w:szCs w:val="20"/>
              </w:rPr>
              <w:t>Not populated</w:t>
            </w:r>
          </w:p>
        </w:tc>
      </w:tr>
      <w:tr w:rsidR="00B42BB2" w:rsidRPr="0091595F" w14:paraId="2F157CD1"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5C485F4C"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NORM_RANGE_HIGH</w:t>
            </w:r>
          </w:p>
        </w:tc>
        <w:tc>
          <w:tcPr>
            <w:tcW w:w="2908" w:type="dxa"/>
            <w:tcBorders>
              <w:top w:val="single" w:sz="4" w:space="0" w:color="808080"/>
              <w:left w:val="single" w:sz="4" w:space="0" w:color="808080"/>
              <w:bottom w:val="single" w:sz="4" w:space="0" w:color="808080"/>
            </w:tcBorders>
            <w:shd w:val="clear" w:color="auto" w:fill="auto"/>
          </w:tcPr>
          <w:p w14:paraId="5F7CDAAC"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53DDE02F" w14:textId="77777777" w:rsidR="002F72F3" w:rsidRPr="0091595F" w:rsidRDefault="002F72F3" w:rsidP="00DF632B">
            <w:pPr>
              <w:snapToGrid w:val="0"/>
              <w:spacing w:before="240"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01EE53E7" w14:textId="77777777" w:rsidR="002F72F3" w:rsidRPr="0091595F" w:rsidRDefault="00514B77" w:rsidP="00DF632B">
            <w:pPr>
              <w:snapToGrid w:val="0"/>
              <w:spacing w:line="240" w:lineRule="auto"/>
              <w:ind w:right="4"/>
              <w:rPr>
                <w:rFonts w:ascii="Times New Roman" w:hAnsi="Times New Roman" w:cs="Times New Roman"/>
                <w:b/>
                <w:color w:val="4F81BD"/>
                <w:szCs w:val="20"/>
              </w:rPr>
            </w:pPr>
            <w:r w:rsidRPr="0091595F">
              <w:rPr>
                <w:rFonts w:ascii="Times New Roman" w:hAnsi="Times New Roman" w:cs="Times New Roman"/>
                <w:color w:val="4F81BD"/>
                <w:szCs w:val="20"/>
              </w:rPr>
              <w:t>Not populated</w:t>
            </w:r>
          </w:p>
        </w:tc>
      </w:tr>
      <w:tr w:rsidR="00B42BB2" w:rsidRPr="0091595F" w14:paraId="5662303D"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666224BC"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NORM_MODIFIER_HIGH</w:t>
            </w:r>
          </w:p>
        </w:tc>
        <w:tc>
          <w:tcPr>
            <w:tcW w:w="2908" w:type="dxa"/>
            <w:tcBorders>
              <w:top w:val="single" w:sz="4" w:space="0" w:color="808080"/>
              <w:left w:val="single" w:sz="4" w:space="0" w:color="808080"/>
              <w:bottom w:val="single" w:sz="4" w:space="0" w:color="808080"/>
            </w:tcBorders>
            <w:shd w:val="clear" w:color="auto" w:fill="auto"/>
          </w:tcPr>
          <w:p w14:paraId="5E2823BA"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44EF71D5" w14:textId="77777777" w:rsidR="002F72F3" w:rsidRPr="0091595F" w:rsidRDefault="002F72F3" w:rsidP="00DF632B">
            <w:pPr>
              <w:snapToGrid w:val="0"/>
              <w:spacing w:before="240"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30EEDB5C" w14:textId="77777777" w:rsidR="002F72F3" w:rsidRPr="0091595F" w:rsidRDefault="00514B77" w:rsidP="00DF632B">
            <w:pPr>
              <w:snapToGrid w:val="0"/>
              <w:spacing w:line="240" w:lineRule="auto"/>
              <w:ind w:right="4"/>
              <w:rPr>
                <w:rFonts w:ascii="Times New Roman" w:hAnsi="Times New Roman" w:cs="Times New Roman"/>
                <w:b/>
                <w:color w:val="4F81BD"/>
                <w:szCs w:val="20"/>
              </w:rPr>
            </w:pPr>
            <w:r w:rsidRPr="0091595F">
              <w:rPr>
                <w:rFonts w:ascii="Times New Roman" w:hAnsi="Times New Roman" w:cs="Times New Roman"/>
                <w:color w:val="4F81BD"/>
                <w:szCs w:val="20"/>
              </w:rPr>
              <w:t>Not populated</w:t>
            </w:r>
          </w:p>
        </w:tc>
      </w:tr>
      <w:tr w:rsidR="00B42BB2" w:rsidRPr="0091595F" w14:paraId="7CEEA28E"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0FE16982" w14:textId="77777777" w:rsidR="002F72F3" w:rsidRPr="0091595F" w:rsidRDefault="002F72F3"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ABN_IND</w:t>
            </w:r>
          </w:p>
        </w:tc>
        <w:tc>
          <w:tcPr>
            <w:tcW w:w="2908" w:type="dxa"/>
            <w:tcBorders>
              <w:top w:val="single" w:sz="4" w:space="0" w:color="808080"/>
              <w:left w:val="single" w:sz="4" w:space="0" w:color="808080"/>
              <w:bottom w:val="single" w:sz="4" w:space="0" w:color="808080"/>
            </w:tcBorders>
            <w:shd w:val="clear" w:color="auto" w:fill="auto"/>
          </w:tcPr>
          <w:p w14:paraId="55994F6E" w14:textId="77777777" w:rsidR="002F72F3" w:rsidRPr="0091595F" w:rsidRDefault="002F72F3"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7589196E" w14:textId="77777777" w:rsidR="002F72F3" w:rsidRPr="0091595F" w:rsidRDefault="002F72F3" w:rsidP="00DF632B">
            <w:pPr>
              <w:snapToGrid w:val="0"/>
              <w:spacing w:before="240"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27A19570" w14:textId="77777777" w:rsidR="002F72F3" w:rsidRPr="0091595F" w:rsidRDefault="00514B77" w:rsidP="00DF632B">
            <w:pPr>
              <w:snapToGrid w:val="0"/>
              <w:spacing w:line="240" w:lineRule="auto"/>
              <w:ind w:right="4"/>
              <w:rPr>
                <w:rFonts w:ascii="Times New Roman" w:hAnsi="Times New Roman" w:cs="Times New Roman"/>
                <w:b/>
                <w:color w:val="4F81BD"/>
                <w:szCs w:val="20"/>
              </w:rPr>
            </w:pPr>
            <w:r w:rsidRPr="0091595F">
              <w:rPr>
                <w:rFonts w:ascii="Times New Roman" w:hAnsi="Times New Roman" w:cs="Times New Roman"/>
                <w:color w:val="4F81BD"/>
                <w:szCs w:val="20"/>
              </w:rPr>
              <w:t>Not populated</w:t>
            </w:r>
          </w:p>
        </w:tc>
      </w:tr>
      <w:tr w:rsidR="00B42BB2" w:rsidRPr="0091595F" w14:paraId="2195BE8F"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69DF1C9E" w14:textId="77777777" w:rsidR="00514B77" w:rsidRPr="0091595F" w:rsidRDefault="00514B77"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RAW_ LAB_NAME</w:t>
            </w:r>
          </w:p>
        </w:tc>
        <w:tc>
          <w:tcPr>
            <w:tcW w:w="2908" w:type="dxa"/>
            <w:tcBorders>
              <w:top w:val="single" w:sz="4" w:space="0" w:color="808080"/>
              <w:left w:val="single" w:sz="4" w:space="0" w:color="808080"/>
              <w:bottom w:val="single" w:sz="4" w:space="0" w:color="808080"/>
            </w:tcBorders>
            <w:shd w:val="clear" w:color="auto" w:fill="auto"/>
          </w:tcPr>
          <w:p w14:paraId="2F59BD21"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Measurement.measurement_source_value</w:t>
            </w:r>
            <w:proofErr w:type="spellEnd"/>
          </w:p>
        </w:tc>
        <w:tc>
          <w:tcPr>
            <w:tcW w:w="2425" w:type="dxa"/>
            <w:tcBorders>
              <w:top w:val="single" w:sz="4" w:space="0" w:color="808080"/>
              <w:left w:val="single" w:sz="4" w:space="0" w:color="808080"/>
              <w:bottom w:val="single" w:sz="4" w:space="0" w:color="808080"/>
            </w:tcBorders>
            <w:shd w:val="clear" w:color="auto" w:fill="auto"/>
          </w:tcPr>
          <w:p w14:paraId="20B96BC3"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0467EA57"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r>
      <w:tr w:rsidR="00B42BB2" w:rsidRPr="0091595F" w14:paraId="27CB731A"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08BC3B36" w14:textId="77777777" w:rsidR="00514B77" w:rsidRPr="0091595F" w:rsidRDefault="00514B77"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RAW_ LAB_CODE</w:t>
            </w:r>
          </w:p>
        </w:tc>
        <w:tc>
          <w:tcPr>
            <w:tcW w:w="2908" w:type="dxa"/>
            <w:tcBorders>
              <w:top w:val="single" w:sz="4" w:space="0" w:color="808080"/>
              <w:left w:val="single" w:sz="4" w:space="0" w:color="808080"/>
              <w:bottom w:val="single" w:sz="4" w:space="0" w:color="808080"/>
            </w:tcBorders>
            <w:shd w:val="clear" w:color="auto" w:fill="auto"/>
          </w:tcPr>
          <w:p w14:paraId="38383021" w14:textId="77777777" w:rsidR="00514B77" w:rsidRPr="0091595F" w:rsidRDefault="003601E6" w:rsidP="003601E6">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Concept.concept_code</w:t>
            </w:r>
            <w:proofErr w:type="spellEnd"/>
          </w:p>
        </w:tc>
        <w:tc>
          <w:tcPr>
            <w:tcW w:w="2425" w:type="dxa"/>
            <w:tcBorders>
              <w:top w:val="single" w:sz="4" w:space="0" w:color="808080"/>
              <w:left w:val="single" w:sz="4" w:space="0" w:color="808080"/>
              <w:bottom w:val="single" w:sz="4" w:space="0" w:color="808080"/>
            </w:tcBorders>
            <w:shd w:val="clear" w:color="auto" w:fill="auto"/>
          </w:tcPr>
          <w:p w14:paraId="5E9B2D97" w14:textId="77777777" w:rsidR="00514B77" w:rsidRPr="0091595F" w:rsidRDefault="003601E6"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 xml:space="preserve">Derived by linking </w:t>
            </w:r>
            <w:proofErr w:type="spellStart"/>
            <w:r w:rsidRPr="0091595F">
              <w:rPr>
                <w:rFonts w:ascii="Times New Roman" w:hAnsi="Times New Roman" w:cs="Times New Roman"/>
                <w:color w:val="4F81BD"/>
                <w:sz w:val="16"/>
                <w:szCs w:val="16"/>
              </w:rPr>
              <w:t>Measurement.measurement_source_concept_id</w:t>
            </w:r>
            <w:proofErr w:type="spellEnd"/>
            <w:r w:rsidRPr="0091595F">
              <w:rPr>
                <w:rFonts w:ascii="Times New Roman" w:hAnsi="Times New Roman" w:cs="Times New Roman"/>
                <w:color w:val="4F81BD"/>
                <w:sz w:val="16"/>
                <w:szCs w:val="16"/>
              </w:rPr>
              <w:t xml:space="preserve"> to </w:t>
            </w:r>
            <w:proofErr w:type="spellStart"/>
            <w:r w:rsidRPr="0091595F">
              <w:rPr>
                <w:rFonts w:ascii="Times New Roman" w:hAnsi="Times New Roman" w:cs="Times New Roman"/>
                <w:color w:val="4F81BD"/>
                <w:sz w:val="16"/>
                <w:szCs w:val="16"/>
              </w:rPr>
              <w:t>Concept.concept_id</w:t>
            </w:r>
            <w:proofErr w:type="spellEnd"/>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0230DE43"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r>
      <w:tr w:rsidR="00B42BB2" w:rsidRPr="0091595F" w14:paraId="210458A9"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430B8038" w14:textId="77777777" w:rsidR="00514B77" w:rsidRPr="0091595F" w:rsidRDefault="00514B77"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RAW_ PANEL</w:t>
            </w:r>
          </w:p>
        </w:tc>
        <w:tc>
          <w:tcPr>
            <w:tcW w:w="2908" w:type="dxa"/>
            <w:tcBorders>
              <w:top w:val="single" w:sz="4" w:space="0" w:color="808080"/>
              <w:left w:val="single" w:sz="4" w:space="0" w:color="808080"/>
              <w:bottom w:val="single" w:sz="4" w:space="0" w:color="808080"/>
            </w:tcBorders>
            <w:shd w:val="clear" w:color="auto" w:fill="auto"/>
          </w:tcPr>
          <w:p w14:paraId="2B42B1AC" w14:textId="77777777" w:rsidR="00514B77" w:rsidRPr="0091595F" w:rsidRDefault="003601E6"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38A6D858"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73C67F08" w14:textId="77777777" w:rsidR="00514B77" w:rsidRPr="0091595F" w:rsidRDefault="003601E6"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Cs w:val="20"/>
              </w:rPr>
              <w:t>Not populated</w:t>
            </w:r>
          </w:p>
        </w:tc>
      </w:tr>
      <w:tr w:rsidR="00B42BB2" w:rsidRPr="0091595F" w14:paraId="64D9F71D"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3EC9FD86" w14:textId="77777777" w:rsidR="00514B77" w:rsidRPr="0091595F" w:rsidRDefault="00514B77"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RAW_ RESULT</w:t>
            </w:r>
          </w:p>
        </w:tc>
        <w:tc>
          <w:tcPr>
            <w:tcW w:w="2908" w:type="dxa"/>
            <w:tcBorders>
              <w:top w:val="single" w:sz="4" w:space="0" w:color="808080"/>
              <w:left w:val="single" w:sz="4" w:space="0" w:color="808080"/>
              <w:bottom w:val="single" w:sz="4" w:space="0" w:color="808080"/>
            </w:tcBorders>
            <w:shd w:val="clear" w:color="auto" w:fill="auto"/>
          </w:tcPr>
          <w:p w14:paraId="660FC502" w14:textId="77777777" w:rsidR="00514B77" w:rsidRPr="0091595F" w:rsidRDefault="00514B77" w:rsidP="003601E6">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w:t>
            </w:r>
            <w:r w:rsidR="003601E6" w:rsidRPr="0091595F">
              <w:rPr>
                <w:rFonts w:ascii="Times New Roman" w:hAnsi="Times New Roman" w:cs="Times New Roman"/>
                <w:color w:val="4F81BD"/>
                <w:sz w:val="16"/>
                <w:szCs w:val="16"/>
              </w:rPr>
              <w:t>value</w:t>
            </w:r>
            <w:r w:rsidRPr="0091595F">
              <w:rPr>
                <w:rFonts w:ascii="Times New Roman" w:hAnsi="Times New Roman" w:cs="Times New Roman"/>
                <w:color w:val="4F81BD"/>
                <w:sz w:val="16"/>
                <w:szCs w:val="16"/>
              </w:rPr>
              <w:t>_source_value</w:t>
            </w:r>
            <w:proofErr w:type="spellEnd"/>
          </w:p>
        </w:tc>
        <w:tc>
          <w:tcPr>
            <w:tcW w:w="2425" w:type="dxa"/>
            <w:tcBorders>
              <w:top w:val="single" w:sz="4" w:space="0" w:color="808080"/>
              <w:left w:val="single" w:sz="4" w:space="0" w:color="808080"/>
              <w:bottom w:val="single" w:sz="4" w:space="0" w:color="808080"/>
            </w:tcBorders>
            <w:shd w:val="clear" w:color="auto" w:fill="auto"/>
          </w:tcPr>
          <w:p w14:paraId="0605DAF0"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29ACCA4F"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r>
      <w:tr w:rsidR="00B42BB2" w:rsidRPr="0091595F" w14:paraId="0274CF02"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18E9F924" w14:textId="77777777" w:rsidR="00514B77" w:rsidRPr="0091595F" w:rsidRDefault="00514B77"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lastRenderedPageBreak/>
              <w:t>RAW_ UNIT</w:t>
            </w:r>
          </w:p>
        </w:tc>
        <w:tc>
          <w:tcPr>
            <w:tcW w:w="2908" w:type="dxa"/>
            <w:tcBorders>
              <w:top w:val="single" w:sz="4" w:space="0" w:color="808080"/>
              <w:left w:val="single" w:sz="4" w:space="0" w:color="808080"/>
              <w:bottom w:val="single" w:sz="4" w:space="0" w:color="808080"/>
            </w:tcBorders>
            <w:shd w:val="clear" w:color="auto" w:fill="auto"/>
          </w:tcPr>
          <w:p w14:paraId="6307993E" w14:textId="77777777" w:rsidR="00514B77" w:rsidRPr="0091595F" w:rsidRDefault="00514B77" w:rsidP="003601E6">
            <w:pPr>
              <w:snapToGrid w:val="0"/>
              <w:spacing w:line="240" w:lineRule="auto"/>
              <w:ind w:right="4"/>
              <w:rPr>
                <w:rFonts w:ascii="Times New Roman" w:hAnsi="Times New Roman" w:cs="Times New Roman"/>
                <w:color w:val="4F81BD"/>
                <w:sz w:val="16"/>
                <w:szCs w:val="16"/>
              </w:rPr>
            </w:pPr>
            <w:proofErr w:type="spellStart"/>
            <w:r w:rsidRPr="0091595F">
              <w:rPr>
                <w:rFonts w:ascii="Times New Roman" w:hAnsi="Times New Roman" w:cs="Times New Roman"/>
                <w:color w:val="4F81BD"/>
                <w:sz w:val="16"/>
                <w:szCs w:val="16"/>
              </w:rPr>
              <w:t>Measurement.</w:t>
            </w:r>
            <w:r w:rsidR="003601E6" w:rsidRPr="0091595F">
              <w:rPr>
                <w:rFonts w:ascii="Times New Roman" w:hAnsi="Times New Roman" w:cs="Times New Roman"/>
                <w:color w:val="4F81BD"/>
                <w:sz w:val="16"/>
                <w:szCs w:val="16"/>
              </w:rPr>
              <w:t>unit</w:t>
            </w:r>
            <w:r w:rsidRPr="0091595F">
              <w:rPr>
                <w:rFonts w:ascii="Times New Roman" w:hAnsi="Times New Roman" w:cs="Times New Roman"/>
                <w:color w:val="4F81BD"/>
                <w:sz w:val="16"/>
                <w:szCs w:val="16"/>
              </w:rPr>
              <w:t>_source_value</w:t>
            </w:r>
            <w:proofErr w:type="spellEnd"/>
          </w:p>
        </w:tc>
        <w:tc>
          <w:tcPr>
            <w:tcW w:w="2425" w:type="dxa"/>
            <w:tcBorders>
              <w:top w:val="single" w:sz="4" w:space="0" w:color="808080"/>
              <w:left w:val="single" w:sz="4" w:space="0" w:color="808080"/>
              <w:bottom w:val="single" w:sz="4" w:space="0" w:color="808080"/>
            </w:tcBorders>
            <w:shd w:val="clear" w:color="auto" w:fill="auto"/>
          </w:tcPr>
          <w:p w14:paraId="358EBE15"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401F0E4F"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r>
      <w:tr w:rsidR="00B42BB2" w:rsidRPr="0091595F" w14:paraId="14A59FA0"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56363F31" w14:textId="77777777" w:rsidR="00514B77" w:rsidRPr="0091595F" w:rsidRDefault="00514B77"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RAW_ ORDER_DEPT</w:t>
            </w:r>
          </w:p>
        </w:tc>
        <w:tc>
          <w:tcPr>
            <w:tcW w:w="2908" w:type="dxa"/>
            <w:tcBorders>
              <w:top w:val="single" w:sz="4" w:space="0" w:color="808080"/>
              <w:left w:val="single" w:sz="4" w:space="0" w:color="808080"/>
              <w:bottom w:val="single" w:sz="4" w:space="0" w:color="808080"/>
            </w:tcBorders>
            <w:shd w:val="clear" w:color="auto" w:fill="auto"/>
          </w:tcPr>
          <w:p w14:paraId="7A230EDF"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2DFE6A36"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143D745C"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r>
      <w:tr w:rsidR="00B42BB2" w:rsidRPr="0091595F" w14:paraId="10646087" w14:textId="77777777" w:rsidTr="00CC6215">
        <w:trPr>
          <w:cantSplit/>
        </w:trPr>
        <w:tc>
          <w:tcPr>
            <w:tcW w:w="2030" w:type="dxa"/>
            <w:tcBorders>
              <w:top w:val="single" w:sz="4" w:space="0" w:color="808080"/>
              <w:left w:val="single" w:sz="4" w:space="0" w:color="808080"/>
              <w:bottom w:val="single" w:sz="4" w:space="0" w:color="808080"/>
            </w:tcBorders>
            <w:shd w:val="clear" w:color="auto" w:fill="auto"/>
          </w:tcPr>
          <w:p w14:paraId="30E98B6D" w14:textId="77777777" w:rsidR="00514B77" w:rsidRPr="0091595F" w:rsidRDefault="00514B77" w:rsidP="00DF632B">
            <w:pPr>
              <w:rPr>
                <w:rFonts w:ascii="Times New Roman" w:hAnsi="Times New Roman" w:cs="Times New Roman"/>
                <w:color w:val="4F81BD"/>
                <w:sz w:val="16"/>
                <w:szCs w:val="16"/>
              </w:rPr>
            </w:pPr>
            <w:r w:rsidRPr="0091595F">
              <w:rPr>
                <w:rFonts w:ascii="Times New Roman" w:hAnsi="Times New Roman" w:cs="Times New Roman"/>
                <w:color w:val="4F81BD"/>
                <w:sz w:val="16"/>
                <w:szCs w:val="16"/>
              </w:rPr>
              <w:t>RAW_ FACILITY_CODE</w:t>
            </w:r>
          </w:p>
        </w:tc>
        <w:tc>
          <w:tcPr>
            <w:tcW w:w="2908" w:type="dxa"/>
            <w:tcBorders>
              <w:top w:val="single" w:sz="4" w:space="0" w:color="808080"/>
              <w:left w:val="single" w:sz="4" w:space="0" w:color="808080"/>
              <w:bottom w:val="single" w:sz="4" w:space="0" w:color="808080"/>
            </w:tcBorders>
            <w:shd w:val="clear" w:color="auto" w:fill="auto"/>
          </w:tcPr>
          <w:p w14:paraId="0A96A752"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r w:rsidRPr="0091595F">
              <w:rPr>
                <w:rFonts w:ascii="Times New Roman" w:hAnsi="Times New Roman" w:cs="Times New Roman"/>
                <w:color w:val="4F81BD"/>
                <w:sz w:val="16"/>
                <w:szCs w:val="16"/>
              </w:rPr>
              <w:t>NULL</w:t>
            </w:r>
          </w:p>
        </w:tc>
        <w:tc>
          <w:tcPr>
            <w:tcW w:w="2425" w:type="dxa"/>
            <w:tcBorders>
              <w:top w:val="single" w:sz="4" w:space="0" w:color="808080"/>
              <w:left w:val="single" w:sz="4" w:space="0" w:color="808080"/>
              <w:bottom w:val="single" w:sz="4" w:space="0" w:color="808080"/>
            </w:tcBorders>
            <w:shd w:val="clear" w:color="auto" w:fill="auto"/>
          </w:tcPr>
          <w:p w14:paraId="509DBCA5"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c>
          <w:tcPr>
            <w:tcW w:w="2871" w:type="dxa"/>
            <w:tcBorders>
              <w:top w:val="single" w:sz="4" w:space="0" w:color="808080"/>
              <w:left w:val="single" w:sz="4" w:space="0" w:color="808080"/>
              <w:bottom w:val="single" w:sz="4" w:space="0" w:color="808080"/>
              <w:right w:val="single" w:sz="4" w:space="0" w:color="808080"/>
            </w:tcBorders>
            <w:shd w:val="clear" w:color="auto" w:fill="auto"/>
          </w:tcPr>
          <w:p w14:paraId="4E5AE733" w14:textId="77777777" w:rsidR="00514B77" w:rsidRPr="0091595F" w:rsidRDefault="00514B77" w:rsidP="00DF632B">
            <w:pPr>
              <w:snapToGrid w:val="0"/>
              <w:spacing w:line="240" w:lineRule="auto"/>
              <w:ind w:right="4"/>
              <w:rPr>
                <w:rFonts w:ascii="Times New Roman" w:hAnsi="Times New Roman" w:cs="Times New Roman"/>
                <w:color w:val="4F81BD"/>
                <w:sz w:val="16"/>
                <w:szCs w:val="16"/>
              </w:rPr>
            </w:pPr>
          </w:p>
        </w:tc>
      </w:tr>
    </w:tbl>
    <w:p w14:paraId="75D7DC14" w14:textId="77777777" w:rsidR="000B0671" w:rsidRPr="00CA289F" w:rsidRDefault="000B0671" w:rsidP="000B0671">
      <w:pPr>
        <w:rPr>
          <w:rFonts w:ascii="Times New Roman" w:hAnsi="Times New Roman" w:cs="Times New Roman"/>
        </w:rPr>
      </w:pPr>
    </w:p>
    <w:p w14:paraId="7522DE94" w14:textId="77777777" w:rsidR="006D4DB0" w:rsidRDefault="00D20CB9" w:rsidP="006D4DB0">
      <w:pPr>
        <w:pStyle w:val="Heading3"/>
        <w:rPr>
          <w:rFonts w:ascii="Times New Roman" w:hAnsi="Times New Roman" w:cs="Times New Roman"/>
        </w:rPr>
      </w:pPr>
      <w:r w:rsidRPr="00CA289F">
        <w:rPr>
          <w:rFonts w:ascii="Times New Roman" w:hAnsi="Times New Roman" w:cs="Times New Roman"/>
        </w:rPr>
        <w:br w:type="page"/>
      </w:r>
      <w:bookmarkStart w:id="48" w:name="_Toc450823074"/>
      <w:r w:rsidR="006D4DB0">
        <w:rPr>
          <w:rFonts w:ascii="Times New Roman" w:hAnsi="Times New Roman" w:cs="Times New Roman"/>
        </w:rPr>
        <w:lastRenderedPageBreak/>
        <w:t>Table</w:t>
      </w:r>
      <w:r w:rsidR="006D4DB0" w:rsidRPr="00CA289F">
        <w:rPr>
          <w:rFonts w:ascii="Times New Roman" w:hAnsi="Times New Roman" w:cs="Times New Roman"/>
        </w:rPr>
        <w:t xml:space="preserve">: </w:t>
      </w:r>
      <w:r w:rsidR="006D4DB0">
        <w:rPr>
          <w:rFonts w:ascii="Times New Roman" w:hAnsi="Times New Roman" w:cs="Times New Roman"/>
        </w:rPr>
        <w:t>C</w:t>
      </w:r>
      <w:r w:rsidR="00364D2C">
        <w:rPr>
          <w:rFonts w:ascii="Times New Roman" w:hAnsi="Times New Roman" w:cs="Times New Roman"/>
        </w:rPr>
        <w:t>ONDITION</w:t>
      </w:r>
      <w:bookmarkEnd w:id="48"/>
    </w:p>
    <w:p w14:paraId="55C1C295" w14:textId="77777777" w:rsidR="006D4DB0" w:rsidRDefault="006D4DB0" w:rsidP="006D4DB0">
      <w:pPr>
        <w:autoSpaceDE w:val="0"/>
        <w:rPr>
          <w:rFonts w:ascii="Times New Roman" w:hAnsi="Times New Roman" w:cs="Times New Roman"/>
          <w:color w:val="4F81BD"/>
          <w:sz w:val="22"/>
          <w:szCs w:val="22"/>
        </w:rPr>
      </w:pPr>
      <w:r w:rsidRPr="006D4DB0">
        <w:rPr>
          <w:rFonts w:ascii="Times New Roman" w:hAnsi="Times New Roman" w:cs="Times New Roman"/>
          <w:color w:val="4F81BD"/>
          <w:sz w:val="22"/>
          <w:szCs w:val="22"/>
        </w:rPr>
        <w:t xml:space="preserve">A condition represents a patient’s diagnosed and self-reported health conditions and diseases. The patient’s medical history and current state may both be represented. </w:t>
      </w:r>
    </w:p>
    <w:p w14:paraId="0552C0D9" w14:textId="77777777" w:rsidR="001A67CE" w:rsidRPr="006D4DB0" w:rsidRDefault="001A67CE" w:rsidP="006D4DB0">
      <w:pPr>
        <w:autoSpaceDE w:val="0"/>
        <w:rPr>
          <w:rFonts w:ascii="Times New Roman" w:hAnsi="Times New Roman" w:cs="Times New Roman"/>
          <w:color w:val="4F81BD"/>
          <w:sz w:val="22"/>
          <w:szCs w:val="22"/>
        </w:rPr>
      </w:pPr>
      <w:r>
        <w:rPr>
          <w:rFonts w:ascii="Times New Roman" w:hAnsi="Times New Roman" w:cs="Times New Roman"/>
          <w:color w:val="4F81BD"/>
          <w:sz w:val="22"/>
          <w:szCs w:val="22"/>
        </w:rPr>
        <w:t>CONDITION</w:t>
      </w:r>
      <w:r w:rsidRPr="001A67CE">
        <w:rPr>
          <w:rFonts w:ascii="Times New Roman" w:hAnsi="Times New Roman" w:cs="Times New Roman"/>
          <w:color w:val="4F81BD"/>
          <w:sz w:val="22"/>
          <w:szCs w:val="22"/>
        </w:rPr>
        <w:t xml:space="preserve"> should capture all records from the OMOP CDM where the Condition Type Concept is EHR problem list entry (38000245).</w:t>
      </w:r>
      <w:r w:rsidR="00372745">
        <w:rPr>
          <w:rFonts w:ascii="Times New Roman" w:hAnsi="Times New Roman" w:cs="Times New Roman"/>
          <w:color w:val="4F81BD"/>
          <w:sz w:val="22"/>
          <w:szCs w:val="22"/>
        </w:rPr>
        <w:t xml:space="preserve"> Test.</w:t>
      </w:r>
    </w:p>
    <w:p w14:paraId="52BCFBD4" w14:textId="77777777" w:rsidR="006D4DB0" w:rsidRDefault="006D4DB0" w:rsidP="006D4DB0">
      <w:pPr>
        <w:autoSpaceDE w:val="0"/>
        <w:rPr>
          <w:rFonts w:ascii="Times New Roman" w:hAnsi="Times New Roman" w:cs="Times New Roman"/>
          <w:color w:val="4F81BD"/>
          <w:sz w:val="22"/>
          <w:szCs w:val="22"/>
        </w:rPr>
      </w:pPr>
      <w:r w:rsidRPr="006D4DB0">
        <w:rPr>
          <w:rFonts w:ascii="Times New Roman" w:hAnsi="Times New Roman" w:cs="Times New Roman"/>
          <w:color w:val="4F81BD"/>
          <w:sz w:val="22"/>
          <w:szCs w:val="22"/>
        </w:rPr>
        <w:t>The CONDITION table contains one record per CONDITIONID.</w:t>
      </w:r>
    </w:p>
    <w:p w14:paraId="3715DA4B" w14:textId="77777777" w:rsidR="007C4770" w:rsidRPr="006D4DB0" w:rsidRDefault="007C4770" w:rsidP="007C4770">
      <w:pPr>
        <w:autoSpaceDE w:val="0"/>
        <w:spacing w:after="0"/>
        <w:rPr>
          <w:rFonts w:ascii="Times New Roman" w:hAnsi="Times New Roman" w:cs="Times New Roman"/>
          <w:color w:val="4F81BD"/>
          <w:sz w:val="22"/>
          <w:szCs w:val="22"/>
        </w:rPr>
      </w:pPr>
      <w:r>
        <w:rPr>
          <w:rFonts w:ascii="Times New Roman" w:hAnsi="Times New Roman" w:cs="Times New Roman"/>
          <w:color w:val="4F81BD"/>
          <w:sz w:val="22"/>
          <w:szCs w:val="22"/>
        </w:rPr>
        <w:t>Condition field mapping:</w:t>
      </w:r>
    </w:p>
    <w:tbl>
      <w:tblPr>
        <w:tblW w:w="9613" w:type="dxa"/>
        <w:tblInd w:w="-55" w:type="dxa"/>
        <w:tblLayout w:type="fixed"/>
        <w:tblLook w:val="0000" w:firstRow="0" w:lastRow="0" w:firstColumn="0" w:lastColumn="0" w:noHBand="0" w:noVBand="0"/>
      </w:tblPr>
      <w:tblGrid>
        <w:gridCol w:w="1603"/>
        <w:gridCol w:w="2340"/>
        <w:gridCol w:w="2790"/>
        <w:gridCol w:w="2880"/>
      </w:tblGrid>
      <w:tr w:rsidR="001A67CE" w:rsidRPr="00CA289F" w14:paraId="57E1BF38" w14:textId="77777777" w:rsidTr="008E691D">
        <w:trPr>
          <w:cantSplit/>
          <w:tblHeader/>
        </w:trPr>
        <w:tc>
          <w:tcPr>
            <w:tcW w:w="1603" w:type="dxa"/>
            <w:tcBorders>
              <w:top w:val="single" w:sz="4" w:space="0" w:color="808080"/>
              <w:left w:val="single" w:sz="4" w:space="0" w:color="808080"/>
              <w:bottom w:val="single" w:sz="4" w:space="0" w:color="808080"/>
            </w:tcBorders>
            <w:shd w:val="clear" w:color="auto" w:fill="005172"/>
          </w:tcPr>
          <w:p w14:paraId="5C6446C3" w14:textId="77777777" w:rsidR="001A67CE" w:rsidRPr="00CA289F" w:rsidRDefault="001A67CE" w:rsidP="00E44CCE">
            <w:pPr>
              <w:spacing w:after="0" w:line="240" w:lineRule="auto"/>
              <w:ind w:right="4"/>
              <w:rPr>
                <w:rFonts w:ascii="Times New Roman" w:hAnsi="Times New Roman" w:cs="Times New Roman"/>
                <w:b/>
                <w:bCs/>
                <w:szCs w:val="20"/>
              </w:rPr>
            </w:pPr>
            <w:r w:rsidRPr="00CA289F">
              <w:rPr>
                <w:rFonts w:ascii="Times New Roman" w:hAnsi="Times New Roman" w:cs="Times New Roman"/>
                <w:b/>
                <w:bCs/>
                <w:szCs w:val="20"/>
              </w:rPr>
              <w:t>Destination Field</w:t>
            </w:r>
          </w:p>
        </w:tc>
        <w:tc>
          <w:tcPr>
            <w:tcW w:w="2340" w:type="dxa"/>
            <w:tcBorders>
              <w:top w:val="single" w:sz="4" w:space="0" w:color="808080"/>
              <w:left w:val="single" w:sz="4" w:space="0" w:color="808080"/>
              <w:bottom w:val="single" w:sz="4" w:space="0" w:color="808080"/>
            </w:tcBorders>
            <w:shd w:val="clear" w:color="auto" w:fill="005172"/>
          </w:tcPr>
          <w:p w14:paraId="0DFB86AD" w14:textId="77777777" w:rsidR="001A67CE" w:rsidRPr="00CA289F" w:rsidRDefault="001A67CE" w:rsidP="00E44CCE">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Source Field</w:t>
            </w:r>
          </w:p>
        </w:tc>
        <w:tc>
          <w:tcPr>
            <w:tcW w:w="2790" w:type="dxa"/>
            <w:tcBorders>
              <w:top w:val="single" w:sz="4" w:space="0" w:color="808080"/>
              <w:left w:val="single" w:sz="4" w:space="0" w:color="808080"/>
              <w:bottom w:val="single" w:sz="4" w:space="0" w:color="808080"/>
            </w:tcBorders>
            <w:shd w:val="clear" w:color="auto" w:fill="005172"/>
          </w:tcPr>
          <w:p w14:paraId="056A5A8A" w14:textId="77777777" w:rsidR="001A67CE" w:rsidRPr="00CA289F" w:rsidRDefault="001A67CE" w:rsidP="00E44CCE">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Applied Rule</w:t>
            </w:r>
          </w:p>
        </w:tc>
        <w:tc>
          <w:tcPr>
            <w:tcW w:w="2880" w:type="dxa"/>
            <w:tcBorders>
              <w:top w:val="single" w:sz="4" w:space="0" w:color="808080"/>
              <w:left w:val="single" w:sz="4" w:space="0" w:color="808080"/>
              <w:bottom w:val="single" w:sz="4" w:space="0" w:color="808080"/>
              <w:right w:val="single" w:sz="4" w:space="0" w:color="808080"/>
            </w:tcBorders>
            <w:shd w:val="clear" w:color="auto" w:fill="005172"/>
          </w:tcPr>
          <w:p w14:paraId="5C2022BE" w14:textId="77777777" w:rsidR="001A67CE" w:rsidRPr="00CA289F" w:rsidRDefault="001A67CE" w:rsidP="00E44CCE">
            <w:pPr>
              <w:spacing w:line="240" w:lineRule="auto"/>
              <w:ind w:right="4"/>
              <w:rPr>
                <w:rFonts w:ascii="Times New Roman" w:hAnsi="Times New Roman" w:cs="Times New Roman"/>
              </w:rPr>
            </w:pPr>
            <w:r w:rsidRPr="00CA289F">
              <w:rPr>
                <w:rFonts w:ascii="Times New Roman" w:hAnsi="Times New Roman" w:cs="Times New Roman"/>
                <w:b/>
                <w:bCs/>
                <w:szCs w:val="20"/>
              </w:rPr>
              <w:t>Comment</w:t>
            </w:r>
          </w:p>
        </w:tc>
      </w:tr>
      <w:tr w:rsidR="001A67CE" w:rsidRPr="00CA289F" w14:paraId="594F51AE" w14:textId="77777777" w:rsidTr="008E691D">
        <w:trPr>
          <w:cantSplit/>
        </w:trPr>
        <w:tc>
          <w:tcPr>
            <w:tcW w:w="1603" w:type="dxa"/>
            <w:tcBorders>
              <w:top w:val="single" w:sz="4" w:space="0" w:color="808080"/>
              <w:left w:val="single" w:sz="4" w:space="0" w:color="808080"/>
              <w:bottom w:val="single" w:sz="4" w:space="0" w:color="808080"/>
            </w:tcBorders>
            <w:shd w:val="clear" w:color="auto" w:fill="auto"/>
          </w:tcPr>
          <w:p w14:paraId="0A71AC47" w14:textId="77777777" w:rsidR="001A67CE" w:rsidRPr="00CA289F" w:rsidRDefault="001A67CE" w:rsidP="00E44CCE">
            <w:pPr>
              <w:rPr>
                <w:rFonts w:ascii="Times New Roman" w:hAnsi="Times New Roman" w:cs="Times New Roman"/>
                <w:sz w:val="16"/>
                <w:szCs w:val="16"/>
              </w:rPr>
            </w:pPr>
            <w:r w:rsidRPr="00CA289F">
              <w:rPr>
                <w:rFonts w:ascii="Times New Roman" w:hAnsi="Times New Roman" w:cs="Times New Roman"/>
                <w:color w:val="000000"/>
                <w:sz w:val="16"/>
                <w:szCs w:val="16"/>
              </w:rPr>
              <w:t>PATID</w:t>
            </w:r>
          </w:p>
        </w:tc>
        <w:tc>
          <w:tcPr>
            <w:tcW w:w="2340" w:type="dxa"/>
            <w:tcBorders>
              <w:top w:val="single" w:sz="4" w:space="0" w:color="808080"/>
              <w:left w:val="single" w:sz="4" w:space="0" w:color="808080"/>
              <w:bottom w:val="single" w:sz="4" w:space="0" w:color="808080"/>
            </w:tcBorders>
            <w:shd w:val="clear" w:color="auto" w:fill="auto"/>
          </w:tcPr>
          <w:p w14:paraId="45EAC69B" w14:textId="77777777" w:rsidR="001A67CE" w:rsidRPr="00CA289F" w:rsidRDefault="001A67CE" w:rsidP="00E44CCE">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Condition_Occurrence.person_id</w:t>
            </w:r>
            <w:proofErr w:type="spellEnd"/>
          </w:p>
        </w:tc>
        <w:tc>
          <w:tcPr>
            <w:tcW w:w="2790" w:type="dxa"/>
            <w:tcBorders>
              <w:top w:val="single" w:sz="4" w:space="0" w:color="808080"/>
              <w:left w:val="single" w:sz="4" w:space="0" w:color="808080"/>
              <w:bottom w:val="single" w:sz="4" w:space="0" w:color="808080"/>
            </w:tcBorders>
            <w:shd w:val="clear" w:color="auto" w:fill="auto"/>
          </w:tcPr>
          <w:p w14:paraId="5AD20598" w14:textId="77777777" w:rsidR="001A67CE" w:rsidRPr="00CA289F" w:rsidRDefault="001A67CE" w:rsidP="00E44CCE">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462D7787" w14:textId="77777777" w:rsidR="001A67CE" w:rsidRPr="00CA289F" w:rsidRDefault="001A67CE" w:rsidP="00E44CC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Convert to text</w:t>
            </w:r>
          </w:p>
        </w:tc>
      </w:tr>
      <w:tr w:rsidR="001A67CE" w:rsidRPr="00CA289F" w14:paraId="41A526FC" w14:textId="77777777" w:rsidTr="008E691D">
        <w:trPr>
          <w:cantSplit/>
        </w:trPr>
        <w:tc>
          <w:tcPr>
            <w:tcW w:w="1603" w:type="dxa"/>
            <w:tcBorders>
              <w:top w:val="single" w:sz="4" w:space="0" w:color="808080"/>
              <w:left w:val="single" w:sz="4" w:space="0" w:color="808080"/>
              <w:bottom w:val="single" w:sz="4" w:space="0" w:color="808080"/>
            </w:tcBorders>
            <w:shd w:val="clear" w:color="auto" w:fill="auto"/>
          </w:tcPr>
          <w:p w14:paraId="52FD5FAB" w14:textId="77777777" w:rsidR="001A67CE" w:rsidRPr="00CA289F" w:rsidRDefault="001A67CE" w:rsidP="00E44CCE">
            <w:pPr>
              <w:rPr>
                <w:rFonts w:ascii="Times New Roman" w:hAnsi="Times New Roman" w:cs="Times New Roman"/>
                <w:sz w:val="16"/>
                <w:szCs w:val="16"/>
              </w:rPr>
            </w:pPr>
            <w:r w:rsidRPr="00CA289F">
              <w:rPr>
                <w:rFonts w:ascii="Times New Roman" w:hAnsi="Times New Roman" w:cs="Times New Roman"/>
                <w:color w:val="000000"/>
                <w:sz w:val="16"/>
                <w:szCs w:val="16"/>
              </w:rPr>
              <w:t>ENCOUNTERID</w:t>
            </w:r>
          </w:p>
        </w:tc>
        <w:tc>
          <w:tcPr>
            <w:tcW w:w="2340" w:type="dxa"/>
            <w:tcBorders>
              <w:top w:val="single" w:sz="4" w:space="0" w:color="808080"/>
              <w:left w:val="single" w:sz="4" w:space="0" w:color="808080"/>
              <w:bottom w:val="single" w:sz="4" w:space="0" w:color="808080"/>
            </w:tcBorders>
            <w:shd w:val="clear" w:color="auto" w:fill="auto"/>
          </w:tcPr>
          <w:p w14:paraId="5D4C0CB2" w14:textId="77777777" w:rsidR="001A67CE" w:rsidRPr="00CA289F" w:rsidRDefault="001A67CE" w:rsidP="00E44CCE">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Condition_Occurrence.visit_occurrence_id</w:t>
            </w:r>
            <w:proofErr w:type="spellEnd"/>
          </w:p>
        </w:tc>
        <w:tc>
          <w:tcPr>
            <w:tcW w:w="2790" w:type="dxa"/>
            <w:tcBorders>
              <w:top w:val="single" w:sz="4" w:space="0" w:color="808080"/>
              <w:left w:val="single" w:sz="4" w:space="0" w:color="808080"/>
              <w:bottom w:val="single" w:sz="4" w:space="0" w:color="808080"/>
            </w:tcBorders>
            <w:shd w:val="clear" w:color="auto" w:fill="auto"/>
          </w:tcPr>
          <w:p w14:paraId="498FDFE1" w14:textId="77777777" w:rsidR="001A67CE" w:rsidRPr="00CA289F" w:rsidRDefault="001A67CE" w:rsidP="00E44CCE">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2F8CA510" w14:textId="77777777" w:rsidR="001A67CE" w:rsidRPr="00CA289F" w:rsidRDefault="001A67CE" w:rsidP="00E44CCE">
            <w:pPr>
              <w:snapToGrid w:val="0"/>
              <w:spacing w:line="240" w:lineRule="auto"/>
              <w:ind w:right="4"/>
              <w:rPr>
                <w:rFonts w:ascii="Times New Roman" w:hAnsi="Times New Roman" w:cs="Times New Roman"/>
                <w:sz w:val="16"/>
                <w:szCs w:val="16"/>
              </w:rPr>
            </w:pPr>
          </w:p>
        </w:tc>
      </w:tr>
      <w:tr w:rsidR="001A67CE" w:rsidRPr="00CA289F" w14:paraId="21D0645F" w14:textId="77777777" w:rsidTr="008E691D">
        <w:trPr>
          <w:cantSplit/>
        </w:trPr>
        <w:tc>
          <w:tcPr>
            <w:tcW w:w="1603" w:type="dxa"/>
            <w:tcBorders>
              <w:top w:val="single" w:sz="4" w:space="0" w:color="808080"/>
              <w:left w:val="single" w:sz="4" w:space="0" w:color="808080"/>
              <w:bottom w:val="single" w:sz="4" w:space="0" w:color="808080"/>
            </w:tcBorders>
            <w:shd w:val="clear" w:color="auto" w:fill="auto"/>
          </w:tcPr>
          <w:p w14:paraId="77D57905" w14:textId="77777777" w:rsidR="001A67CE" w:rsidRPr="00CA289F" w:rsidRDefault="00364D2C" w:rsidP="00E44CCE">
            <w:pPr>
              <w:rPr>
                <w:rFonts w:ascii="Times New Roman" w:hAnsi="Times New Roman" w:cs="Times New Roman"/>
                <w:sz w:val="16"/>
                <w:szCs w:val="16"/>
              </w:rPr>
            </w:pPr>
            <w:r>
              <w:rPr>
                <w:rFonts w:ascii="Times New Roman" w:hAnsi="Times New Roman" w:cs="Times New Roman"/>
                <w:color w:val="000000"/>
                <w:sz w:val="16"/>
                <w:szCs w:val="16"/>
              </w:rPr>
              <w:t>REPORT_DATE</w:t>
            </w:r>
          </w:p>
        </w:tc>
        <w:tc>
          <w:tcPr>
            <w:tcW w:w="2340" w:type="dxa"/>
            <w:tcBorders>
              <w:top w:val="single" w:sz="4" w:space="0" w:color="808080"/>
              <w:left w:val="single" w:sz="4" w:space="0" w:color="808080"/>
              <w:bottom w:val="single" w:sz="4" w:space="0" w:color="808080"/>
            </w:tcBorders>
            <w:shd w:val="clear" w:color="auto" w:fill="auto"/>
          </w:tcPr>
          <w:p w14:paraId="5390AF19" w14:textId="77777777" w:rsidR="001A67CE" w:rsidRPr="00CA289F" w:rsidRDefault="001A67CE" w:rsidP="00321896">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Encounter.</w:t>
            </w:r>
            <w:r w:rsidR="00321896">
              <w:rPr>
                <w:rFonts w:ascii="Times New Roman" w:hAnsi="Times New Roman" w:cs="Times New Roman"/>
                <w:sz w:val="16"/>
                <w:szCs w:val="16"/>
              </w:rPr>
              <w:t>admit_date</w:t>
            </w:r>
            <w:proofErr w:type="spellEnd"/>
          </w:p>
        </w:tc>
        <w:tc>
          <w:tcPr>
            <w:tcW w:w="2790" w:type="dxa"/>
            <w:tcBorders>
              <w:top w:val="single" w:sz="4" w:space="0" w:color="808080"/>
              <w:left w:val="single" w:sz="4" w:space="0" w:color="808080"/>
              <w:bottom w:val="single" w:sz="4" w:space="0" w:color="808080"/>
            </w:tcBorders>
            <w:shd w:val="clear" w:color="auto" w:fill="auto"/>
          </w:tcPr>
          <w:p w14:paraId="709A3CB4" w14:textId="77777777" w:rsidR="001A67CE" w:rsidRPr="00CA289F" w:rsidRDefault="001A67CE" w:rsidP="00E44CC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[target] Encounter table on </w:t>
            </w:r>
            <w:proofErr w:type="spellStart"/>
            <w:r w:rsidRPr="00CA289F">
              <w:rPr>
                <w:rFonts w:ascii="Times New Roman" w:hAnsi="Times New Roman" w:cs="Times New Roman"/>
                <w:sz w:val="16"/>
                <w:szCs w:val="16"/>
              </w:rPr>
              <w:t>Condition_Occurrence.visit_occurrence_id</w:t>
            </w:r>
            <w:proofErr w:type="spellEnd"/>
            <w:r w:rsidRPr="00CA289F">
              <w:rPr>
                <w:rFonts w:ascii="Times New Roman" w:hAnsi="Times New Roman" w:cs="Times New Roman"/>
                <w:sz w:val="16"/>
                <w:szCs w:val="16"/>
              </w:rPr>
              <w:t xml:space="preserve"> = </w:t>
            </w:r>
            <w:proofErr w:type="spellStart"/>
            <w:r w:rsidRPr="00CA289F">
              <w:rPr>
                <w:rFonts w:ascii="Times New Roman" w:hAnsi="Times New Roman" w:cs="Times New Roman"/>
                <w:sz w:val="16"/>
                <w:szCs w:val="16"/>
              </w:rPr>
              <w:t>Encounter.encounterid</w:t>
            </w:r>
            <w:proofErr w:type="spellEnd"/>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6817B16F" w14:textId="77777777" w:rsidR="008F2381" w:rsidRPr="00CA289F" w:rsidRDefault="008F2381" w:rsidP="008F2381">
            <w:pPr>
              <w:snapToGrid w:val="0"/>
              <w:spacing w:line="240" w:lineRule="auto"/>
              <w:ind w:right="4"/>
              <w:rPr>
                <w:rFonts w:ascii="Times New Roman" w:hAnsi="Times New Roman" w:cs="Times New Roman"/>
                <w:color w:val="000000"/>
                <w:sz w:val="16"/>
                <w:szCs w:val="16"/>
              </w:rPr>
            </w:pPr>
            <w:r w:rsidRPr="00CA289F">
              <w:rPr>
                <w:rFonts w:ascii="Times New Roman" w:hAnsi="Times New Roman" w:cs="Times New Roman"/>
                <w:color w:val="000000"/>
                <w:sz w:val="16"/>
                <w:szCs w:val="16"/>
              </w:rPr>
              <w:t>Text. Format as 'YYYY-MM-DD'.</w:t>
            </w:r>
          </w:p>
          <w:p w14:paraId="6FFEECD4" w14:textId="77777777" w:rsidR="001A67CE" w:rsidRPr="00CA289F" w:rsidRDefault="008F2381" w:rsidP="008F2381">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Copied from ENCOUNTER record</w:t>
            </w:r>
          </w:p>
        </w:tc>
      </w:tr>
      <w:tr w:rsidR="001A67CE" w:rsidRPr="00CA289F" w14:paraId="0925FAD4" w14:textId="77777777" w:rsidTr="008E691D">
        <w:trPr>
          <w:cantSplit/>
        </w:trPr>
        <w:tc>
          <w:tcPr>
            <w:tcW w:w="1603" w:type="dxa"/>
            <w:tcBorders>
              <w:top w:val="single" w:sz="4" w:space="0" w:color="808080"/>
              <w:left w:val="single" w:sz="4" w:space="0" w:color="808080"/>
              <w:bottom w:val="single" w:sz="4" w:space="0" w:color="808080"/>
            </w:tcBorders>
            <w:shd w:val="clear" w:color="auto" w:fill="auto"/>
          </w:tcPr>
          <w:p w14:paraId="52A764F5" w14:textId="77777777" w:rsidR="001A67CE" w:rsidRPr="00CA289F" w:rsidRDefault="00321896" w:rsidP="00E44CCE">
            <w:pPr>
              <w:rPr>
                <w:rFonts w:ascii="Times New Roman" w:hAnsi="Times New Roman" w:cs="Times New Roman"/>
                <w:sz w:val="16"/>
                <w:szCs w:val="16"/>
              </w:rPr>
            </w:pPr>
            <w:r>
              <w:rPr>
                <w:rFonts w:ascii="Times New Roman" w:hAnsi="Times New Roman" w:cs="Times New Roman"/>
                <w:color w:val="000000"/>
                <w:sz w:val="16"/>
                <w:szCs w:val="16"/>
              </w:rPr>
              <w:t>RESOLVE_DATE</w:t>
            </w:r>
          </w:p>
        </w:tc>
        <w:tc>
          <w:tcPr>
            <w:tcW w:w="2340" w:type="dxa"/>
            <w:tcBorders>
              <w:top w:val="single" w:sz="4" w:space="0" w:color="808080"/>
              <w:left w:val="single" w:sz="4" w:space="0" w:color="808080"/>
              <w:bottom w:val="single" w:sz="4" w:space="0" w:color="808080"/>
            </w:tcBorders>
            <w:shd w:val="clear" w:color="auto" w:fill="auto"/>
          </w:tcPr>
          <w:p w14:paraId="7AD8D9AD" w14:textId="77777777" w:rsidR="001A67CE" w:rsidRPr="00CA289F" w:rsidRDefault="001A67CE" w:rsidP="00321896">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Encounter.</w:t>
            </w:r>
            <w:r w:rsidR="00321896">
              <w:rPr>
                <w:rFonts w:ascii="Times New Roman" w:hAnsi="Times New Roman" w:cs="Times New Roman"/>
                <w:sz w:val="16"/>
                <w:szCs w:val="16"/>
              </w:rPr>
              <w:t>discharge_date</w:t>
            </w:r>
            <w:proofErr w:type="spellEnd"/>
          </w:p>
        </w:tc>
        <w:tc>
          <w:tcPr>
            <w:tcW w:w="2790" w:type="dxa"/>
            <w:tcBorders>
              <w:top w:val="single" w:sz="4" w:space="0" w:color="808080"/>
              <w:left w:val="single" w:sz="4" w:space="0" w:color="808080"/>
              <w:bottom w:val="single" w:sz="4" w:space="0" w:color="808080"/>
            </w:tcBorders>
            <w:shd w:val="clear" w:color="auto" w:fill="auto"/>
          </w:tcPr>
          <w:p w14:paraId="6C23B768" w14:textId="77777777" w:rsidR="001A67CE" w:rsidRPr="00CA289F" w:rsidRDefault="001A67CE" w:rsidP="00E44CCE">
            <w:pPr>
              <w:snapToGrid w:val="0"/>
              <w:spacing w:line="240" w:lineRule="auto"/>
              <w:ind w:right="4"/>
              <w:rPr>
                <w:rFonts w:ascii="Times New Roman" w:hAnsi="Times New Roman" w:cs="Times New Roman"/>
                <w:color w:val="000000"/>
                <w:sz w:val="16"/>
                <w:szCs w:val="16"/>
              </w:rPr>
            </w:pPr>
            <w:r w:rsidRPr="00CA289F">
              <w:rPr>
                <w:rFonts w:ascii="Times New Roman" w:hAnsi="Times New Roman" w:cs="Times New Roman"/>
                <w:sz w:val="16"/>
                <w:szCs w:val="16"/>
              </w:rPr>
              <w:t xml:space="preserve">Join to Encounter table on </w:t>
            </w:r>
            <w:proofErr w:type="spellStart"/>
            <w:r w:rsidRPr="00CA289F">
              <w:rPr>
                <w:rFonts w:ascii="Times New Roman" w:hAnsi="Times New Roman" w:cs="Times New Roman"/>
                <w:sz w:val="16"/>
                <w:szCs w:val="16"/>
              </w:rPr>
              <w:t>Condition_Occurrence.visit_occurrence_id</w:t>
            </w:r>
            <w:proofErr w:type="spellEnd"/>
            <w:r w:rsidRPr="00CA289F">
              <w:rPr>
                <w:rFonts w:ascii="Times New Roman" w:hAnsi="Times New Roman" w:cs="Times New Roman"/>
                <w:sz w:val="16"/>
                <w:szCs w:val="16"/>
              </w:rPr>
              <w:t xml:space="preserve"> = </w:t>
            </w:r>
            <w:proofErr w:type="spellStart"/>
            <w:r w:rsidRPr="00CA289F">
              <w:rPr>
                <w:rFonts w:ascii="Times New Roman" w:hAnsi="Times New Roman" w:cs="Times New Roman"/>
                <w:sz w:val="16"/>
                <w:szCs w:val="16"/>
              </w:rPr>
              <w:t>Encounter.encounterid</w:t>
            </w:r>
            <w:proofErr w:type="spellEnd"/>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314010D6" w14:textId="77777777" w:rsidR="001A67CE" w:rsidRPr="00CA289F" w:rsidRDefault="001A67CE" w:rsidP="00E44CCE">
            <w:pPr>
              <w:snapToGrid w:val="0"/>
              <w:spacing w:line="240" w:lineRule="auto"/>
              <w:ind w:right="4"/>
              <w:rPr>
                <w:rFonts w:ascii="Times New Roman" w:hAnsi="Times New Roman" w:cs="Times New Roman"/>
                <w:color w:val="000000"/>
                <w:sz w:val="16"/>
                <w:szCs w:val="16"/>
              </w:rPr>
            </w:pPr>
            <w:r w:rsidRPr="00CA289F">
              <w:rPr>
                <w:rFonts w:ascii="Times New Roman" w:hAnsi="Times New Roman" w:cs="Times New Roman"/>
                <w:color w:val="000000"/>
                <w:sz w:val="16"/>
                <w:szCs w:val="16"/>
              </w:rPr>
              <w:t>Text. Format as 'YYYY-MM-DD'.</w:t>
            </w:r>
          </w:p>
          <w:p w14:paraId="01D2A58E" w14:textId="77777777" w:rsidR="001A67CE" w:rsidRPr="00CA289F" w:rsidRDefault="001A67CE" w:rsidP="00E44CC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Copied from ENCOUNTER record</w:t>
            </w:r>
          </w:p>
        </w:tc>
      </w:tr>
      <w:tr w:rsidR="001A67CE" w:rsidRPr="00CA289F" w14:paraId="1A499DC9" w14:textId="77777777" w:rsidTr="008E691D">
        <w:trPr>
          <w:cantSplit/>
        </w:trPr>
        <w:tc>
          <w:tcPr>
            <w:tcW w:w="1603" w:type="dxa"/>
            <w:tcBorders>
              <w:top w:val="single" w:sz="4" w:space="0" w:color="808080"/>
              <w:left w:val="single" w:sz="4" w:space="0" w:color="808080"/>
              <w:bottom w:val="single" w:sz="4" w:space="0" w:color="808080"/>
            </w:tcBorders>
            <w:shd w:val="clear" w:color="auto" w:fill="auto"/>
          </w:tcPr>
          <w:p w14:paraId="11143A03" w14:textId="77777777" w:rsidR="001A67CE" w:rsidRPr="00CA289F" w:rsidRDefault="00321896" w:rsidP="00E44CCE">
            <w:pPr>
              <w:rPr>
                <w:rFonts w:ascii="Times New Roman" w:hAnsi="Times New Roman" w:cs="Times New Roman"/>
                <w:sz w:val="16"/>
                <w:szCs w:val="16"/>
              </w:rPr>
            </w:pPr>
            <w:r>
              <w:rPr>
                <w:rFonts w:ascii="Times New Roman" w:hAnsi="Times New Roman" w:cs="Times New Roman"/>
                <w:color w:val="000000"/>
                <w:sz w:val="16"/>
                <w:szCs w:val="16"/>
              </w:rPr>
              <w:t>ONSET_DATE</w:t>
            </w:r>
          </w:p>
        </w:tc>
        <w:tc>
          <w:tcPr>
            <w:tcW w:w="2340" w:type="dxa"/>
            <w:tcBorders>
              <w:top w:val="single" w:sz="4" w:space="0" w:color="808080"/>
              <w:left w:val="single" w:sz="4" w:space="0" w:color="808080"/>
              <w:bottom w:val="single" w:sz="4" w:space="0" w:color="808080"/>
            </w:tcBorders>
            <w:shd w:val="clear" w:color="auto" w:fill="auto"/>
          </w:tcPr>
          <w:p w14:paraId="500248E4" w14:textId="77777777" w:rsidR="001A67CE" w:rsidRPr="00CA289F" w:rsidRDefault="008F2381" w:rsidP="00E44CCE">
            <w:pPr>
              <w:snapToGrid w:val="0"/>
              <w:spacing w:line="240" w:lineRule="auto"/>
              <w:ind w:right="4"/>
              <w:rPr>
                <w:rFonts w:ascii="Times New Roman" w:hAnsi="Times New Roman" w:cs="Times New Roman"/>
                <w:sz w:val="16"/>
                <w:szCs w:val="16"/>
              </w:rPr>
            </w:pPr>
            <w:r w:rsidRPr="008F2381">
              <w:rPr>
                <w:rFonts w:ascii="Times New Roman" w:hAnsi="Times New Roman" w:cs="Times New Roman"/>
                <w:sz w:val="16"/>
                <w:szCs w:val="16"/>
                <w:highlight w:val="magenta"/>
              </w:rPr>
              <w:t>NULL</w:t>
            </w:r>
          </w:p>
        </w:tc>
        <w:tc>
          <w:tcPr>
            <w:tcW w:w="2790" w:type="dxa"/>
            <w:tcBorders>
              <w:top w:val="single" w:sz="4" w:space="0" w:color="808080"/>
              <w:left w:val="single" w:sz="4" w:space="0" w:color="808080"/>
              <w:bottom w:val="single" w:sz="4" w:space="0" w:color="808080"/>
            </w:tcBorders>
            <w:shd w:val="clear" w:color="auto" w:fill="auto"/>
          </w:tcPr>
          <w:p w14:paraId="02B32C2F" w14:textId="77777777" w:rsidR="001A67CE" w:rsidRPr="00CA289F" w:rsidRDefault="001A67CE" w:rsidP="00E44CC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to encounter table on </w:t>
            </w:r>
            <w:proofErr w:type="spellStart"/>
            <w:r w:rsidRPr="00CA289F">
              <w:rPr>
                <w:rFonts w:ascii="Times New Roman" w:hAnsi="Times New Roman" w:cs="Times New Roman"/>
                <w:sz w:val="16"/>
                <w:szCs w:val="16"/>
              </w:rPr>
              <w:t>Condition_Occurrence.visit_occurrence_id</w:t>
            </w:r>
            <w:proofErr w:type="spellEnd"/>
            <w:r w:rsidRPr="00CA289F">
              <w:rPr>
                <w:rFonts w:ascii="Times New Roman" w:hAnsi="Times New Roman" w:cs="Times New Roman"/>
                <w:sz w:val="16"/>
                <w:szCs w:val="16"/>
              </w:rPr>
              <w:t xml:space="preserve"> = </w:t>
            </w:r>
            <w:proofErr w:type="spellStart"/>
            <w:r w:rsidRPr="00CA289F">
              <w:rPr>
                <w:rFonts w:ascii="Times New Roman" w:hAnsi="Times New Roman" w:cs="Times New Roman"/>
                <w:sz w:val="16"/>
                <w:szCs w:val="16"/>
              </w:rPr>
              <w:t>Encounter.providerid</w:t>
            </w:r>
            <w:proofErr w:type="spellEnd"/>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2EB2BEAC" w14:textId="77777777" w:rsidR="001A67CE" w:rsidRPr="00CA289F" w:rsidRDefault="001A67CE" w:rsidP="00E44CC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Copied from ENCOUNTER record</w:t>
            </w:r>
          </w:p>
        </w:tc>
      </w:tr>
      <w:tr w:rsidR="001A67CE" w:rsidRPr="00CA289F" w14:paraId="2ACE9F49" w14:textId="77777777" w:rsidTr="008E691D">
        <w:trPr>
          <w:cantSplit/>
        </w:trPr>
        <w:tc>
          <w:tcPr>
            <w:tcW w:w="1603" w:type="dxa"/>
            <w:tcBorders>
              <w:top w:val="single" w:sz="4" w:space="0" w:color="808080"/>
              <w:left w:val="single" w:sz="4" w:space="0" w:color="808080"/>
              <w:bottom w:val="single" w:sz="4" w:space="0" w:color="808080"/>
            </w:tcBorders>
            <w:shd w:val="clear" w:color="auto" w:fill="auto"/>
          </w:tcPr>
          <w:p w14:paraId="1536F593" w14:textId="77777777" w:rsidR="001A67CE" w:rsidRPr="00CA289F" w:rsidRDefault="008F2381" w:rsidP="00E44CCE">
            <w:pPr>
              <w:rPr>
                <w:rFonts w:ascii="Times New Roman" w:hAnsi="Times New Roman" w:cs="Times New Roman"/>
                <w:sz w:val="16"/>
                <w:szCs w:val="16"/>
              </w:rPr>
            </w:pPr>
            <w:r>
              <w:rPr>
                <w:rFonts w:ascii="Times New Roman" w:hAnsi="Times New Roman" w:cs="Times New Roman"/>
                <w:color w:val="000000"/>
                <w:sz w:val="16"/>
                <w:szCs w:val="16"/>
              </w:rPr>
              <w:t>CONDITION_STATUS</w:t>
            </w:r>
          </w:p>
        </w:tc>
        <w:tc>
          <w:tcPr>
            <w:tcW w:w="2340" w:type="dxa"/>
            <w:tcBorders>
              <w:top w:val="single" w:sz="4" w:space="0" w:color="808080"/>
              <w:left w:val="single" w:sz="4" w:space="0" w:color="808080"/>
              <w:bottom w:val="single" w:sz="4" w:space="0" w:color="808080"/>
            </w:tcBorders>
            <w:shd w:val="clear" w:color="auto" w:fill="auto"/>
          </w:tcPr>
          <w:p w14:paraId="7877BBCD" w14:textId="77777777" w:rsidR="008F2381" w:rsidRDefault="00BA7698" w:rsidP="008F2381">
            <w:pPr>
              <w:snapToGrid w:val="0"/>
              <w:spacing w:before="0" w:line="240" w:lineRule="auto"/>
              <w:ind w:right="4"/>
              <w:rPr>
                <w:rFonts w:ascii="Times New Roman" w:hAnsi="Times New Roman" w:cs="Times New Roman"/>
                <w:sz w:val="16"/>
                <w:szCs w:val="16"/>
              </w:rPr>
            </w:pPr>
            <w:r>
              <w:rPr>
                <w:rFonts w:ascii="Times New Roman" w:hAnsi="Times New Roman" w:cs="Times New Roman"/>
                <w:sz w:val="16"/>
                <w:szCs w:val="16"/>
              </w:rPr>
              <w:t xml:space="preserve">Derive from </w:t>
            </w:r>
            <w:proofErr w:type="spellStart"/>
            <w:r>
              <w:rPr>
                <w:rFonts w:ascii="Times New Roman" w:hAnsi="Times New Roman" w:cs="Times New Roman"/>
                <w:sz w:val="16"/>
                <w:szCs w:val="16"/>
              </w:rPr>
              <w:t>c</w:t>
            </w:r>
            <w:r w:rsidR="008F2381" w:rsidRPr="008F2381">
              <w:rPr>
                <w:rFonts w:ascii="Times New Roman" w:hAnsi="Times New Roman" w:cs="Times New Roman"/>
                <w:sz w:val="16"/>
                <w:szCs w:val="16"/>
              </w:rPr>
              <w:t>ondition_end_date</w:t>
            </w:r>
            <w:proofErr w:type="spellEnd"/>
            <w:r w:rsidR="008F2381" w:rsidRPr="008F2381">
              <w:rPr>
                <w:rFonts w:ascii="Times New Roman" w:hAnsi="Times New Roman" w:cs="Times New Roman"/>
                <w:sz w:val="16"/>
                <w:szCs w:val="16"/>
              </w:rPr>
              <w:t xml:space="preserve"> </w:t>
            </w:r>
          </w:p>
          <w:p w14:paraId="246C988B" w14:textId="77777777" w:rsidR="008F2381" w:rsidRPr="00CA289F" w:rsidRDefault="008F2381" w:rsidP="00BA7698">
            <w:pPr>
              <w:snapToGrid w:val="0"/>
              <w:spacing w:before="0" w:line="240" w:lineRule="auto"/>
              <w:ind w:right="4"/>
              <w:rPr>
                <w:rFonts w:ascii="Times New Roman" w:hAnsi="Times New Roman" w:cs="Times New Roman"/>
                <w:sz w:val="16"/>
                <w:szCs w:val="16"/>
              </w:rPr>
            </w:pPr>
          </w:p>
        </w:tc>
        <w:tc>
          <w:tcPr>
            <w:tcW w:w="2790" w:type="dxa"/>
            <w:tcBorders>
              <w:top w:val="single" w:sz="4" w:space="0" w:color="808080"/>
              <w:left w:val="single" w:sz="4" w:space="0" w:color="808080"/>
              <w:bottom w:val="single" w:sz="4" w:space="0" w:color="808080"/>
            </w:tcBorders>
            <w:shd w:val="clear" w:color="auto" w:fill="auto"/>
          </w:tcPr>
          <w:p w14:paraId="7524C3B7" w14:textId="77777777" w:rsidR="00BA7698" w:rsidRDefault="00BA7698" w:rsidP="00BA7698">
            <w:pPr>
              <w:snapToGrid w:val="0"/>
              <w:spacing w:before="0" w:line="240" w:lineRule="auto"/>
              <w:ind w:right="4"/>
              <w:rPr>
                <w:rFonts w:ascii="Times New Roman" w:hAnsi="Times New Roman" w:cs="Times New Roman"/>
                <w:sz w:val="16"/>
                <w:szCs w:val="16"/>
              </w:rPr>
            </w:pPr>
            <w:r w:rsidRPr="008F2381">
              <w:rPr>
                <w:rFonts w:ascii="Times New Roman" w:hAnsi="Times New Roman" w:cs="Times New Roman"/>
                <w:sz w:val="16"/>
                <w:szCs w:val="16"/>
              </w:rPr>
              <w:t xml:space="preserve">If </w:t>
            </w:r>
            <w:proofErr w:type="spellStart"/>
            <w:r w:rsidRPr="008F2381">
              <w:rPr>
                <w:rFonts w:ascii="Times New Roman" w:hAnsi="Times New Roman" w:cs="Times New Roman"/>
                <w:sz w:val="16"/>
                <w:szCs w:val="16"/>
              </w:rPr>
              <w:t>condition_end_date</w:t>
            </w:r>
            <w:proofErr w:type="spellEnd"/>
            <w:r w:rsidRPr="008F2381">
              <w:rPr>
                <w:rFonts w:ascii="Times New Roman" w:hAnsi="Times New Roman" w:cs="Times New Roman"/>
                <w:sz w:val="16"/>
                <w:szCs w:val="16"/>
              </w:rPr>
              <w:t xml:space="preserve"> is null then </w:t>
            </w:r>
          </w:p>
          <w:p w14:paraId="1E753EAA" w14:textId="77777777" w:rsidR="00BA7698" w:rsidRDefault="00BA7698" w:rsidP="00BA7698">
            <w:pPr>
              <w:snapToGrid w:val="0"/>
              <w:spacing w:before="0" w:line="240" w:lineRule="auto"/>
              <w:ind w:right="4"/>
              <w:rPr>
                <w:rFonts w:ascii="Times New Roman" w:hAnsi="Times New Roman" w:cs="Times New Roman"/>
                <w:sz w:val="16"/>
                <w:szCs w:val="16"/>
              </w:rPr>
            </w:pPr>
            <w:r w:rsidRPr="008F2381">
              <w:rPr>
                <w:rFonts w:ascii="Times New Roman" w:hAnsi="Times New Roman" w:cs="Times New Roman"/>
                <w:sz w:val="16"/>
                <w:szCs w:val="16"/>
              </w:rPr>
              <w:t>'AC'</w:t>
            </w:r>
            <w:r>
              <w:rPr>
                <w:rFonts w:ascii="Times New Roman" w:hAnsi="Times New Roman" w:cs="Times New Roman"/>
                <w:sz w:val="16"/>
                <w:szCs w:val="16"/>
              </w:rPr>
              <w:t xml:space="preserve"> – Active</w:t>
            </w:r>
            <w:r w:rsidRPr="008F2381">
              <w:rPr>
                <w:rFonts w:ascii="Times New Roman" w:hAnsi="Times New Roman" w:cs="Times New Roman"/>
                <w:sz w:val="16"/>
                <w:szCs w:val="16"/>
              </w:rPr>
              <w:t xml:space="preserve"> </w:t>
            </w:r>
          </w:p>
          <w:p w14:paraId="12F1CAEA" w14:textId="77777777" w:rsidR="00BA7698" w:rsidRDefault="00BA7698" w:rsidP="00BA7698">
            <w:pPr>
              <w:snapToGrid w:val="0"/>
              <w:spacing w:before="0" w:line="240" w:lineRule="auto"/>
              <w:ind w:right="4"/>
              <w:rPr>
                <w:rFonts w:ascii="Times New Roman" w:hAnsi="Times New Roman" w:cs="Times New Roman"/>
                <w:sz w:val="16"/>
                <w:szCs w:val="16"/>
              </w:rPr>
            </w:pPr>
            <w:r>
              <w:rPr>
                <w:rFonts w:ascii="Times New Roman" w:hAnsi="Times New Roman" w:cs="Times New Roman"/>
                <w:sz w:val="16"/>
                <w:szCs w:val="16"/>
              </w:rPr>
              <w:t>Else</w:t>
            </w:r>
            <w:r w:rsidRPr="008F2381">
              <w:rPr>
                <w:rFonts w:ascii="Times New Roman" w:hAnsi="Times New Roman" w:cs="Times New Roman"/>
                <w:sz w:val="16"/>
                <w:szCs w:val="16"/>
              </w:rPr>
              <w:t xml:space="preserve"> </w:t>
            </w:r>
          </w:p>
          <w:p w14:paraId="61022D9A" w14:textId="77777777" w:rsidR="00BA7698" w:rsidRDefault="00BA7698" w:rsidP="00BA7698">
            <w:pPr>
              <w:snapToGrid w:val="0"/>
              <w:spacing w:before="0" w:line="240" w:lineRule="auto"/>
              <w:ind w:right="4"/>
              <w:rPr>
                <w:rFonts w:ascii="Times New Roman" w:hAnsi="Times New Roman" w:cs="Times New Roman"/>
                <w:sz w:val="16"/>
                <w:szCs w:val="16"/>
              </w:rPr>
            </w:pPr>
            <w:r w:rsidRPr="008F2381">
              <w:rPr>
                <w:rFonts w:ascii="Times New Roman" w:hAnsi="Times New Roman" w:cs="Times New Roman"/>
                <w:sz w:val="16"/>
                <w:szCs w:val="16"/>
              </w:rPr>
              <w:t>'RS'</w:t>
            </w:r>
            <w:r w:rsidRPr="00CA289F">
              <w:rPr>
                <w:rFonts w:ascii="Times New Roman" w:hAnsi="Times New Roman" w:cs="Times New Roman"/>
                <w:sz w:val="16"/>
                <w:szCs w:val="16"/>
              </w:rPr>
              <w:t xml:space="preserve"> </w:t>
            </w:r>
            <w:r>
              <w:rPr>
                <w:rFonts w:ascii="Times New Roman" w:hAnsi="Times New Roman" w:cs="Times New Roman"/>
                <w:sz w:val="16"/>
                <w:szCs w:val="16"/>
              </w:rPr>
              <w:t xml:space="preserve"> - Resolved </w:t>
            </w:r>
          </w:p>
          <w:p w14:paraId="2B9C486F" w14:textId="77777777" w:rsidR="001A67CE" w:rsidRPr="00CA289F" w:rsidRDefault="001A67CE" w:rsidP="00E44CCE">
            <w:pPr>
              <w:snapToGrid w:val="0"/>
              <w:spacing w:before="120"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25939BD9" w14:textId="77777777" w:rsidR="001A67CE" w:rsidRPr="00CA289F" w:rsidRDefault="0018459C" w:rsidP="00E44CCE">
            <w:pPr>
              <w:snapToGrid w:val="0"/>
              <w:spacing w:line="240" w:lineRule="auto"/>
              <w:ind w:right="4"/>
              <w:rPr>
                <w:rFonts w:ascii="Times New Roman" w:hAnsi="Times New Roman" w:cs="Times New Roman"/>
                <w:sz w:val="16"/>
                <w:szCs w:val="16"/>
              </w:rPr>
            </w:pPr>
            <w:r>
              <w:rPr>
                <w:rFonts w:ascii="Times New Roman" w:hAnsi="Times New Roman" w:cs="Times New Roman"/>
                <w:sz w:val="16"/>
                <w:szCs w:val="16"/>
              </w:rPr>
              <w:t>Condition Status = Inactive will not be populated.</w:t>
            </w:r>
          </w:p>
        </w:tc>
      </w:tr>
      <w:tr w:rsidR="001A67CE" w:rsidRPr="00CA289F" w14:paraId="4F9A7A2F" w14:textId="77777777" w:rsidTr="008E691D">
        <w:trPr>
          <w:cantSplit/>
        </w:trPr>
        <w:tc>
          <w:tcPr>
            <w:tcW w:w="1603" w:type="dxa"/>
            <w:tcBorders>
              <w:top w:val="single" w:sz="4" w:space="0" w:color="808080"/>
              <w:left w:val="single" w:sz="4" w:space="0" w:color="808080"/>
              <w:bottom w:val="single" w:sz="4" w:space="0" w:color="808080"/>
            </w:tcBorders>
            <w:shd w:val="clear" w:color="auto" w:fill="auto"/>
          </w:tcPr>
          <w:p w14:paraId="53C189FC" w14:textId="77777777" w:rsidR="001A67CE" w:rsidRPr="00CA289F" w:rsidRDefault="00F446B0" w:rsidP="00E44CCE">
            <w:pPr>
              <w:rPr>
                <w:rFonts w:ascii="Times New Roman" w:hAnsi="Times New Roman" w:cs="Times New Roman"/>
                <w:sz w:val="16"/>
                <w:szCs w:val="16"/>
              </w:rPr>
            </w:pPr>
            <w:r>
              <w:rPr>
                <w:rFonts w:ascii="Times New Roman" w:hAnsi="Times New Roman" w:cs="Times New Roman"/>
                <w:color w:val="000000"/>
                <w:sz w:val="16"/>
                <w:szCs w:val="16"/>
              </w:rPr>
              <w:t>CONDITION</w:t>
            </w:r>
          </w:p>
        </w:tc>
        <w:tc>
          <w:tcPr>
            <w:tcW w:w="2340" w:type="dxa"/>
            <w:tcBorders>
              <w:top w:val="single" w:sz="4" w:space="0" w:color="808080"/>
              <w:left w:val="single" w:sz="4" w:space="0" w:color="808080"/>
              <w:bottom w:val="single" w:sz="4" w:space="0" w:color="808080"/>
            </w:tcBorders>
            <w:shd w:val="clear" w:color="auto" w:fill="auto"/>
          </w:tcPr>
          <w:p w14:paraId="42D779EA" w14:textId="77777777" w:rsidR="00F446B0" w:rsidRPr="00CA289F" w:rsidRDefault="00F446B0" w:rsidP="00F446B0">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Condition_Occurrence.condition_source_value</w:t>
            </w:r>
            <w:proofErr w:type="spellEnd"/>
          </w:p>
          <w:p w14:paraId="5F6CD907" w14:textId="77777777" w:rsidR="00F446B0" w:rsidRPr="00CA289F" w:rsidRDefault="00F446B0" w:rsidP="00F446B0">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Otherwise,</w:t>
            </w:r>
          </w:p>
          <w:p w14:paraId="6DCEC545" w14:textId="77777777" w:rsidR="00F446B0" w:rsidRPr="00CA289F" w:rsidRDefault="00F446B0" w:rsidP="00F446B0">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Concept.concept_code</w:t>
            </w:r>
            <w:proofErr w:type="spellEnd"/>
          </w:p>
          <w:p w14:paraId="3072DF34" w14:textId="77777777" w:rsidR="001A67CE" w:rsidRPr="00CA289F" w:rsidRDefault="001A67CE" w:rsidP="00E44CCE">
            <w:pPr>
              <w:snapToGrid w:val="0"/>
              <w:spacing w:line="240" w:lineRule="auto"/>
              <w:ind w:right="4"/>
              <w:rPr>
                <w:rFonts w:ascii="Times New Roman" w:hAnsi="Times New Roman" w:cs="Times New Roman"/>
                <w:sz w:val="16"/>
                <w:szCs w:val="16"/>
              </w:rPr>
            </w:pPr>
          </w:p>
        </w:tc>
        <w:tc>
          <w:tcPr>
            <w:tcW w:w="2790" w:type="dxa"/>
            <w:tcBorders>
              <w:top w:val="single" w:sz="4" w:space="0" w:color="808080"/>
              <w:left w:val="single" w:sz="4" w:space="0" w:color="808080"/>
              <w:bottom w:val="single" w:sz="4" w:space="0" w:color="808080"/>
            </w:tcBorders>
            <w:shd w:val="clear" w:color="auto" w:fill="auto"/>
          </w:tcPr>
          <w:p w14:paraId="41E9A089" w14:textId="77777777" w:rsidR="00F446B0" w:rsidRPr="00CA289F" w:rsidRDefault="00F446B0" w:rsidP="00F446B0">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If condition_ </w:t>
            </w:r>
            <w:proofErr w:type="spellStart"/>
            <w:r w:rsidRPr="00CA289F">
              <w:rPr>
                <w:rFonts w:ascii="Times New Roman" w:hAnsi="Times New Roman" w:cs="Times New Roman"/>
                <w:sz w:val="16"/>
                <w:szCs w:val="16"/>
              </w:rPr>
              <w:t>source_concept_id</w:t>
            </w:r>
            <w:proofErr w:type="spellEnd"/>
            <w:r w:rsidRPr="00CA289F">
              <w:rPr>
                <w:rFonts w:ascii="Times New Roman" w:hAnsi="Times New Roman" w:cs="Times New Roman"/>
                <w:sz w:val="16"/>
                <w:szCs w:val="16"/>
              </w:rPr>
              <w:t xml:space="preserve"> is 44814649 (‘Other’), use </w:t>
            </w:r>
            <w:proofErr w:type="spellStart"/>
            <w:r w:rsidRPr="00CA289F">
              <w:rPr>
                <w:rFonts w:ascii="Times New Roman" w:hAnsi="Times New Roman" w:cs="Times New Roman"/>
                <w:sz w:val="16"/>
                <w:szCs w:val="16"/>
              </w:rPr>
              <w:t>Condition_Occurrence.condition_source_value</w:t>
            </w:r>
            <w:proofErr w:type="spellEnd"/>
            <w:r w:rsidRPr="00CA289F">
              <w:rPr>
                <w:rFonts w:ascii="Times New Roman" w:hAnsi="Times New Roman" w:cs="Times New Roman"/>
                <w:sz w:val="16"/>
                <w:szCs w:val="16"/>
              </w:rPr>
              <w:t xml:space="preserve">. </w:t>
            </w:r>
          </w:p>
          <w:p w14:paraId="3AC08F05" w14:textId="77777777" w:rsidR="00F446B0" w:rsidRPr="00CA289F" w:rsidRDefault="00F446B0" w:rsidP="00F446B0">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Otherwise, </w:t>
            </w:r>
          </w:p>
          <w:p w14:paraId="083B9833" w14:textId="77777777" w:rsidR="00F446B0" w:rsidRPr="00CA289F" w:rsidRDefault="00F446B0" w:rsidP="00F446B0">
            <w:pPr>
              <w:snapToGrid w:val="0"/>
              <w:spacing w:before="0" w:line="240" w:lineRule="auto"/>
              <w:ind w:right="4"/>
              <w:rPr>
                <w:rFonts w:ascii="Times New Roman" w:hAnsi="Times New Roman" w:cs="Times New Roman"/>
                <w:sz w:val="16"/>
                <w:szCs w:val="16"/>
              </w:rPr>
            </w:pPr>
            <w:proofErr w:type="gramStart"/>
            <w:r w:rsidRPr="00CA289F">
              <w:rPr>
                <w:rFonts w:ascii="Times New Roman" w:hAnsi="Times New Roman" w:cs="Times New Roman"/>
                <w:sz w:val="16"/>
                <w:szCs w:val="16"/>
              </w:rPr>
              <w:t>join</w:t>
            </w:r>
            <w:proofErr w:type="gramEnd"/>
            <w:r w:rsidRPr="00CA289F">
              <w:rPr>
                <w:rFonts w:ascii="Times New Roman" w:hAnsi="Times New Roman" w:cs="Times New Roman"/>
                <w:sz w:val="16"/>
                <w:szCs w:val="16"/>
              </w:rPr>
              <w:t xml:space="preserve"> condition_ </w:t>
            </w:r>
            <w:proofErr w:type="spellStart"/>
            <w:r w:rsidRPr="00CA289F">
              <w:rPr>
                <w:rFonts w:ascii="Times New Roman" w:hAnsi="Times New Roman" w:cs="Times New Roman"/>
                <w:sz w:val="16"/>
                <w:szCs w:val="16"/>
              </w:rPr>
              <w:t>source_concept_id</w:t>
            </w:r>
            <w:proofErr w:type="spellEnd"/>
            <w:r w:rsidRPr="00CA289F">
              <w:rPr>
                <w:rFonts w:ascii="Times New Roman" w:hAnsi="Times New Roman" w:cs="Times New Roman"/>
                <w:sz w:val="16"/>
                <w:szCs w:val="16"/>
              </w:rPr>
              <w:t xml:space="preserve"> to </w:t>
            </w:r>
            <w:proofErr w:type="spellStart"/>
            <w:r w:rsidRPr="00CA289F">
              <w:rPr>
                <w:rFonts w:ascii="Times New Roman" w:hAnsi="Times New Roman" w:cs="Times New Roman"/>
                <w:sz w:val="16"/>
                <w:szCs w:val="16"/>
              </w:rPr>
              <w:t>Concept.concept_id</w:t>
            </w:r>
            <w:proofErr w:type="spellEnd"/>
            <w:r w:rsidRPr="00CA289F">
              <w:rPr>
                <w:rFonts w:ascii="Times New Roman" w:hAnsi="Times New Roman" w:cs="Times New Roman"/>
                <w:sz w:val="16"/>
                <w:szCs w:val="16"/>
              </w:rPr>
              <w:t xml:space="preserve">. </w:t>
            </w:r>
          </w:p>
          <w:p w14:paraId="714A86C9" w14:textId="77777777" w:rsidR="001A67CE" w:rsidRPr="00CA289F" w:rsidRDefault="001A67CE" w:rsidP="00E44CCE">
            <w:pPr>
              <w:snapToGrid w:val="0"/>
              <w:spacing w:before="0" w:line="240" w:lineRule="auto"/>
              <w:ind w:right="4"/>
              <w:rPr>
                <w:rFonts w:ascii="Times New Roman" w:hAnsi="Times New Roman" w:cs="Times New Roman"/>
                <w:sz w:val="16"/>
                <w:szCs w:val="16"/>
                <w:highlight w:val="yellow"/>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5321B7F1" w14:textId="77777777" w:rsidR="001A67CE" w:rsidRPr="00CA289F" w:rsidRDefault="001A67CE" w:rsidP="00E44CCE">
            <w:pPr>
              <w:tabs>
                <w:tab w:val="left" w:pos="685"/>
              </w:tabs>
              <w:autoSpaceDE w:val="0"/>
              <w:snapToGrid w:val="0"/>
              <w:spacing w:before="0" w:after="0" w:line="240" w:lineRule="auto"/>
              <w:ind w:right="4"/>
              <w:rPr>
                <w:rFonts w:ascii="Times New Roman" w:hAnsi="Times New Roman" w:cs="Times New Roman"/>
                <w:sz w:val="16"/>
                <w:szCs w:val="16"/>
              </w:rPr>
            </w:pPr>
          </w:p>
        </w:tc>
      </w:tr>
      <w:tr w:rsidR="001A67CE" w:rsidRPr="00CA289F" w14:paraId="633CBD1F" w14:textId="77777777" w:rsidTr="008E691D">
        <w:trPr>
          <w:cantSplit/>
        </w:trPr>
        <w:tc>
          <w:tcPr>
            <w:tcW w:w="1603" w:type="dxa"/>
            <w:tcBorders>
              <w:top w:val="single" w:sz="4" w:space="0" w:color="808080"/>
              <w:left w:val="single" w:sz="4" w:space="0" w:color="808080"/>
              <w:bottom w:val="single" w:sz="4" w:space="0" w:color="808080"/>
            </w:tcBorders>
            <w:shd w:val="clear" w:color="auto" w:fill="auto"/>
          </w:tcPr>
          <w:p w14:paraId="744E2A8C" w14:textId="77777777" w:rsidR="001A67CE" w:rsidRPr="00CA289F" w:rsidRDefault="00F446B0" w:rsidP="00E44CCE">
            <w:pPr>
              <w:rPr>
                <w:rFonts w:ascii="Times New Roman" w:hAnsi="Times New Roman" w:cs="Times New Roman"/>
                <w:sz w:val="16"/>
                <w:szCs w:val="16"/>
              </w:rPr>
            </w:pPr>
            <w:r>
              <w:rPr>
                <w:rFonts w:ascii="Times New Roman" w:hAnsi="Times New Roman" w:cs="Times New Roman"/>
                <w:color w:val="000000"/>
                <w:sz w:val="16"/>
                <w:szCs w:val="16"/>
              </w:rPr>
              <w:lastRenderedPageBreak/>
              <w:t>CONDITION_TYPE</w:t>
            </w:r>
          </w:p>
        </w:tc>
        <w:tc>
          <w:tcPr>
            <w:tcW w:w="2340" w:type="dxa"/>
            <w:tcBorders>
              <w:top w:val="single" w:sz="4" w:space="0" w:color="808080"/>
              <w:left w:val="single" w:sz="4" w:space="0" w:color="808080"/>
              <w:bottom w:val="single" w:sz="4" w:space="0" w:color="808080"/>
            </w:tcBorders>
            <w:shd w:val="clear" w:color="auto" w:fill="auto"/>
          </w:tcPr>
          <w:p w14:paraId="75C33604" w14:textId="77777777" w:rsidR="001A67CE" w:rsidRPr="00CA289F" w:rsidRDefault="00F446B0" w:rsidP="00E44CC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Derive from </w:t>
            </w:r>
            <w:proofErr w:type="spellStart"/>
            <w:r w:rsidRPr="00CA289F">
              <w:rPr>
                <w:rFonts w:ascii="Times New Roman" w:hAnsi="Times New Roman" w:cs="Times New Roman"/>
                <w:sz w:val="16"/>
                <w:szCs w:val="16"/>
              </w:rPr>
              <w:t>Concept.vocabulary_id</w:t>
            </w:r>
            <w:proofErr w:type="spellEnd"/>
          </w:p>
        </w:tc>
        <w:tc>
          <w:tcPr>
            <w:tcW w:w="2790" w:type="dxa"/>
            <w:tcBorders>
              <w:top w:val="single" w:sz="4" w:space="0" w:color="808080"/>
              <w:left w:val="single" w:sz="4" w:space="0" w:color="808080"/>
              <w:bottom w:val="single" w:sz="4" w:space="0" w:color="808080"/>
            </w:tcBorders>
            <w:shd w:val="clear" w:color="auto" w:fill="auto"/>
          </w:tcPr>
          <w:p w14:paraId="5CFC2CB7" w14:textId="77777777" w:rsidR="00F446B0" w:rsidRPr="00CA289F" w:rsidRDefault="00F446B0" w:rsidP="00F446B0">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Join </w:t>
            </w:r>
            <w:proofErr w:type="spellStart"/>
            <w:r w:rsidRPr="00CA289F">
              <w:rPr>
                <w:rFonts w:ascii="Times New Roman" w:hAnsi="Times New Roman" w:cs="Times New Roman"/>
                <w:sz w:val="16"/>
                <w:szCs w:val="16"/>
              </w:rPr>
              <w:t>source_condition_concept_id</w:t>
            </w:r>
            <w:proofErr w:type="spellEnd"/>
            <w:r w:rsidRPr="00CA289F">
              <w:rPr>
                <w:rFonts w:ascii="Times New Roman" w:hAnsi="Times New Roman" w:cs="Times New Roman"/>
                <w:sz w:val="16"/>
                <w:szCs w:val="16"/>
              </w:rPr>
              <w:t xml:space="preserve"> to  </w:t>
            </w:r>
            <w:proofErr w:type="spellStart"/>
            <w:r w:rsidRPr="00CA289F">
              <w:rPr>
                <w:rFonts w:ascii="Times New Roman" w:hAnsi="Times New Roman" w:cs="Times New Roman"/>
                <w:sz w:val="16"/>
                <w:szCs w:val="16"/>
              </w:rPr>
              <w:t>Concept.concept_id</w:t>
            </w:r>
            <w:proofErr w:type="spellEnd"/>
            <w:r w:rsidRPr="00CA289F">
              <w:rPr>
                <w:rFonts w:ascii="Times New Roman" w:hAnsi="Times New Roman" w:cs="Times New Roman"/>
                <w:sz w:val="16"/>
                <w:szCs w:val="16"/>
              </w:rPr>
              <w:t xml:space="preserve"> to get </w:t>
            </w:r>
            <w:proofErr w:type="spellStart"/>
            <w:r w:rsidRPr="00CA289F">
              <w:rPr>
                <w:rFonts w:ascii="Times New Roman" w:hAnsi="Times New Roman" w:cs="Times New Roman"/>
                <w:sz w:val="16"/>
                <w:szCs w:val="16"/>
              </w:rPr>
              <w:t>vocabulary_id</w:t>
            </w:r>
            <w:proofErr w:type="spellEnd"/>
            <w:r w:rsidRPr="00CA289F">
              <w:rPr>
                <w:rFonts w:ascii="Times New Roman" w:hAnsi="Times New Roman" w:cs="Times New Roman"/>
                <w:sz w:val="16"/>
                <w:szCs w:val="16"/>
              </w:rPr>
              <w:t xml:space="preserve"> </w:t>
            </w:r>
          </w:p>
          <w:tbl>
            <w:tblPr>
              <w:tblW w:w="4869" w:type="pct"/>
              <w:tblLayout w:type="fixed"/>
              <w:tblLook w:val="04A0" w:firstRow="1" w:lastRow="0" w:firstColumn="1" w:lastColumn="0" w:noHBand="0" w:noVBand="1"/>
            </w:tblPr>
            <w:tblGrid>
              <w:gridCol w:w="904"/>
              <w:gridCol w:w="1593"/>
            </w:tblGrid>
            <w:tr w:rsidR="00F446B0" w:rsidRPr="00CA289F" w14:paraId="7725C39C" w14:textId="77777777" w:rsidTr="00E44CCE">
              <w:trPr>
                <w:cantSplit/>
                <w:trHeight w:val="288"/>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C4CA9" w14:textId="77777777" w:rsidR="00F446B0" w:rsidRPr="00CA289F" w:rsidRDefault="00F446B0" w:rsidP="00F446B0">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OMOP  to </w:t>
                  </w:r>
                  <w:proofErr w:type="spellStart"/>
                  <w:r w:rsidRPr="00CA289F">
                    <w:rPr>
                      <w:rFonts w:ascii="Times New Roman" w:hAnsi="Times New Roman" w:cs="Times New Roman"/>
                      <w:sz w:val="16"/>
                      <w:szCs w:val="16"/>
                      <w:lang w:eastAsia="en-US"/>
                    </w:rPr>
                    <w:t>PCORnet</w:t>
                  </w:r>
                  <w:proofErr w:type="spellEnd"/>
                  <w:r w:rsidRPr="00CA289F">
                    <w:rPr>
                      <w:rFonts w:ascii="Times New Roman" w:hAnsi="Times New Roman" w:cs="Times New Roman"/>
                      <w:sz w:val="16"/>
                      <w:szCs w:val="16"/>
                      <w:lang w:eastAsia="en-US"/>
                    </w:rPr>
                    <w:t xml:space="preserve"> Vocabulary Mapping</w:t>
                  </w:r>
                </w:p>
              </w:tc>
            </w:tr>
            <w:tr w:rsidR="00F446B0" w:rsidRPr="00CA289F" w14:paraId="643C6A82" w14:textId="77777777" w:rsidTr="00E44CCE">
              <w:trPr>
                <w:cantSplit/>
                <w:trHeight w:val="288"/>
              </w:trPr>
              <w:tc>
                <w:tcPr>
                  <w:tcW w:w="1810" w:type="pct"/>
                  <w:tcBorders>
                    <w:top w:val="nil"/>
                    <w:left w:val="single" w:sz="4" w:space="0" w:color="auto"/>
                    <w:bottom w:val="single" w:sz="4" w:space="0" w:color="auto"/>
                    <w:right w:val="single" w:sz="4" w:space="0" w:color="auto"/>
                  </w:tcBorders>
                  <w:shd w:val="clear" w:color="auto" w:fill="E7E6E6"/>
                  <w:noWrap/>
                  <w:vAlign w:val="bottom"/>
                  <w:hideMark/>
                </w:tcPr>
                <w:p w14:paraId="7ECE3E2A" w14:textId="77777777" w:rsidR="00F446B0" w:rsidRPr="00CA289F" w:rsidRDefault="00F446B0" w:rsidP="00F446B0">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ICD9CM</w:t>
                  </w:r>
                </w:p>
              </w:tc>
              <w:tc>
                <w:tcPr>
                  <w:tcW w:w="3190" w:type="pct"/>
                  <w:tcBorders>
                    <w:top w:val="nil"/>
                    <w:left w:val="nil"/>
                    <w:bottom w:val="single" w:sz="4" w:space="0" w:color="auto"/>
                    <w:right w:val="single" w:sz="4" w:space="0" w:color="auto"/>
                  </w:tcBorders>
                  <w:shd w:val="clear" w:color="auto" w:fill="auto"/>
                  <w:vAlign w:val="bottom"/>
                  <w:hideMark/>
                </w:tcPr>
                <w:p w14:paraId="4933D342" w14:textId="77777777" w:rsidR="00F446B0" w:rsidRPr="00CA289F" w:rsidRDefault="00F446B0" w:rsidP="00F446B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09 = ICD-9-CM</w:t>
                  </w:r>
                </w:p>
              </w:tc>
            </w:tr>
            <w:tr w:rsidR="00F446B0" w:rsidRPr="00CA289F" w14:paraId="59094B2B" w14:textId="77777777" w:rsidTr="00E44CCE">
              <w:trPr>
                <w:cantSplit/>
                <w:trHeight w:val="288"/>
              </w:trPr>
              <w:tc>
                <w:tcPr>
                  <w:tcW w:w="1810" w:type="pct"/>
                  <w:tcBorders>
                    <w:top w:val="nil"/>
                    <w:left w:val="single" w:sz="4" w:space="0" w:color="auto"/>
                    <w:bottom w:val="single" w:sz="4" w:space="0" w:color="auto"/>
                    <w:right w:val="single" w:sz="4" w:space="0" w:color="auto"/>
                  </w:tcBorders>
                  <w:shd w:val="clear" w:color="auto" w:fill="E7E6E6"/>
                  <w:noWrap/>
                  <w:vAlign w:val="bottom"/>
                </w:tcPr>
                <w:p w14:paraId="7CCEEDC4" w14:textId="77777777" w:rsidR="00F446B0" w:rsidRPr="00CA289F" w:rsidRDefault="00F446B0" w:rsidP="00F446B0">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ICD10CM</w:t>
                  </w:r>
                </w:p>
              </w:tc>
              <w:tc>
                <w:tcPr>
                  <w:tcW w:w="3190" w:type="pct"/>
                  <w:tcBorders>
                    <w:top w:val="nil"/>
                    <w:left w:val="nil"/>
                    <w:bottom w:val="single" w:sz="4" w:space="0" w:color="auto"/>
                    <w:right w:val="single" w:sz="4" w:space="0" w:color="auto"/>
                  </w:tcBorders>
                  <w:shd w:val="clear" w:color="auto" w:fill="auto"/>
                  <w:vAlign w:val="bottom"/>
                </w:tcPr>
                <w:p w14:paraId="298471AA" w14:textId="77777777" w:rsidR="00F446B0" w:rsidRPr="00CA289F" w:rsidRDefault="00F446B0" w:rsidP="00F446B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10 = ICD-10-CM</w:t>
                  </w:r>
                </w:p>
              </w:tc>
            </w:tr>
            <w:tr w:rsidR="00F446B0" w:rsidRPr="00CA289F" w14:paraId="01AD0C9A" w14:textId="77777777" w:rsidTr="00E44CCE">
              <w:trPr>
                <w:cantSplit/>
                <w:trHeight w:val="288"/>
              </w:trPr>
              <w:tc>
                <w:tcPr>
                  <w:tcW w:w="1810" w:type="pct"/>
                  <w:tcBorders>
                    <w:top w:val="nil"/>
                    <w:left w:val="single" w:sz="4" w:space="0" w:color="auto"/>
                    <w:bottom w:val="single" w:sz="4" w:space="0" w:color="auto"/>
                    <w:right w:val="single" w:sz="4" w:space="0" w:color="auto"/>
                  </w:tcBorders>
                  <w:shd w:val="clear" w:color="auto" w:fill="E7E6E6"/>
                  <w:noWrap/>
                  <w:vAlign w:val="bottom"/>
                  <w:hideMark/>
                </w:tcPr>
                <w:p w14:paraId="5495843D" w14:textId="77777777" w:rsidR="00F446B0" w:rsidRPr="00CA289F" w:rsidRDefault="00F446B0" w:rsidP="00F446B0">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SNOMED</w:t>
                  </w:r>
                </w:p>
              </w:tc>
              <w:tc>
                <w:tcPr>
                  <w:tcW w:w="3190" w:type="pct"/>
                  <w:tcBorders>
                    <w:top w:val="nil"/>
                    <w:left w:val="nil"/>
                    <w:bottom w:val="single" w:sz="4" w:space="0" w:color="auto"/>
                    <w:right w:val="single" w:sz="4" w:space="0" w:color="auto"/>
                  </w:tcBorders>
                  <w:shd w:val="clear" w:color="auto" w:fill="auto"/>
                  <w:vAlign w:val="bottom"/>
                  <w:hideMark/>
                </w:tcPr>
                <w:p w14:paraId="06FF0D47" w14:textId="77777777" w:rsidR="00F446B0" w:rsidRPr="00CA289F" w:rsidRDefault="00F446B0" w:rsidP="00F446B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SM = SNOMED CT</w:t>
                  </w:r>
                </w:p>
              </w:tc>
            </w:tr>
            <w:tr w:rsidR="00F446B0" w:rsidRPr="00CA289F" w14:paraId="16883205" w14:textId="77777777" w:rsidTr="00E44CCE">
              <w:trPr>
                <w:cantSplit/>
                <w:trHeight w:val="288"/>
              </w:trPr>
              <w:tc>
                <w:tcPr>
                  <w:tcW w:w="1810" w:type="pct"/>
                  <w:tcBorders>
                    <w:top w:val="nil"/>
                    <w:left w:val="single" w:sz="4" w:space="0" w:color="auto"/>
                    <w:bottom w:val="single" w:sz="4" w:space="0" w:color="auto"/>
                    <w:right w:val="single" w:sz="4" w:space="0" w:color="auto"/>
                  </w:tcBorders>
                  <w:shd w:val="clear" w:color="auto" w:fill="E7E6E6"/>
                  <w:noWrap/>
                  <w:vAlign w:val="bottom"/>
                  <w:hideMark/>
                </w:tcPr>
                <w:p w14:paraId="66C91F13" w14:textId="77777777" w:rsidR="00F446B0" w:rsidRPr="00CA289F" w:rsidRDefault="00F446B0" w:rsidP="00F446B0">
                  <w:pPr>
                    <w:suppressAutoHyphens w:val="0"/>
                    <w:spacing w:before="0" w:after="0" w:line="240" w:lineRule="auto"/>
                    <w:jc w:val="right"/>
                    <w:rPr>
                      <w:rFonts w:ascii="Times New Roman" w:hAnsi="Times New Roman" w:cs="Times New Roman"/>
                      <w:sz w:val="16"/>
                      <w:szCs w:val="16"/>
                      <w:lang w:eastAsia="en-US"/>
                    </w:rPr>
                  </w:pPr>
                  <w:proofErr w:type="spellStart"/>
                  <w:r w:rsidRPr="00CA289F">
                    <w:rPr>
                      <w:rFonts w:ascii="Times New Roman" w:hAnsi="Times New Roman" w:cs="Times New Roman"/>
                      <w:sz w:val="16"/>
                      <w:szCs w:val="16"/>
                      <w:lang w:eastAsia="en-US"/>
                    </w:rPr>
                    <w:t>PCORNet</w:t>
                  </w:r>
                  <w:proofErr w:type="spellEnd"/>
                </w:p>
              </w:tc>
              <w:tc>
                <w:tcPr>
                  <w:tcW w:w="3190" w:type="pct"/>
                  <w:tcBorders>
                    <w:top w:val="nil"/>
                    <w:left w:val="nil"/>
                    <w:bottom w:val="single" w:sz="4" w:space="0" w:color="auto"/>
                    <w:right w:val="single" w:sz="4" w:space="0" w:color="auto"/>
                  </w:tcBorders>
                  <w:shd w:val="clear" w:color="auto" w:fill="auto"/>
                  <w:vAlign w:val="bottom"/>
                  <w:hideMark/>
                </w:tcPr>
                <w:p w14:paraId="4CB9FF69" w14:textId="77777777" w:rsidR="00F446B0" w:rsidRPr="00CA289F" w:rsidRDefault="00F446B0" w:rsidP="00F446B0">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OT = Other</w:t>
                  </w:r>
                </w:p>
              </w:tc>
            </w:tr>
          </w:tbl>
          <w:p w14:paraId="01F39940" w14:textId="77777777" w:rsidR="00F446B0" w:rsidRPr="00CA289F" w:rsidRDefault="00F446B0" w:rsidP="00F446B0">
            <w:pPr>
              <w:snapToGrid w:val="0"/>
              <w:spacing w:before="0" w:line="240" w:lineRule="auto"/>
              <w:ind w:right="4"/>
              <w:rPr>
                <w:rFonts w:ascii="Times New Roman" w:hAnsi="Times New Roman" w:cs="Times New Roman"/>
                <w:sz w:val="16"/>
                <w:szCs w:val="16"/>
              </w:rPr>
            </w:pPr>
          </w:p>
          <w:p w14:paraId="794ADEE6" w14:textId="77777777" w:rsidR="00F446B0" w:rsidRPr="00CA289F" w:rsidRDefault="00F446B0" w:rsidP="00F446B0">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Otherwise</w:t>
            </w:r>
          </w:p>
          <w:p w14:paraId="485615AB" w14:textId="77777777" w:rsidR="001A67CE" w:rsidRPr="00CA289F" w:rsidRDefault="00F446B0" w:rsidP="00F446B0">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use ‘OT’ (‘Other’)</w:t>
            </w:r>
          </w:p>
        </w:tc>
        <w:tc>
          <w:tcPr>
            <w:tcW w:w="2880" w:type="dxa"/>
            <w:tcBorders>
              <w:top w:val="single" w:sz="4" w:space="0" w:color="808080"/>
              <w:left w:val="single" w:sz="4" w:space="0" w:color="808080"/>
              <w:bottom w:val="single" w:sz="4" w:space="0" w:color="808080"/>
              <w:right w:val="single" w:sz="4" w:space="0" w:color="808080"/>
            </w:tcBorders>
            <w:shd w:val="clear" w:color="auto" w:fill="auto"/>
          </w:tcPr>
          <w:tbl>
            <w:tblPr>
              <w:tblW w:w="4386" w:type="pct"/>
              <w:tblLayout w:type="fixed"/>
              <w:tblLook w:val="04A0" w:firstRow="1" w:lastRow="0" w:firstColumn="1" w:lastColumn="0" w:noHBand="0" w:noVBand="1"/>
            </w:tblPr>
            <w:tblGrid>
              <w:gridCol w:w="2328"/>
            </w:tblGrid>
            <w:tr w:rsidR="00F446B0" w:rsidRPr="00CA289F" w14:paraId="30E5F04D" w14:textId="77777777" w:rsidTr="00E44CCE">
              <w:trPr>
                <w:cantSplit/>
                <w:trHeight w:val="288"/>
              </w:trPr>
              <w:tc>
                <w:tcPr>
                  <w:tcW w:w="50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A121F" w14:textId="77777777" w:rsidR="00F446B0" w:rsidRPr="00CA289F" w:rsidRDefault="00F446B0" w:rsidP="00F446B0">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OMOP  Vocabularies</w:t>
                  </w:r>
                </w:p>
              </w:tc>
            </w:tr>
            <w:tr w:rsidR="00F446B0" w:rsidRPr="00CA289F" w14:paraId="4684FA7A" w14:textId="77777777" w:rsidTr="00E44CCE">
              <w:trPr>
                <w:cantSplit/>
                <w:trHeight w:val="288"/>
              </w:trPr>
              <w:tc>
                <w:tcPr>
                  <w:tcW w:w="5000" w:type="pct"/>
                  <w:tcBorders>
                    <w:top w:val="nil"/>
                    <w:left w:val="single" w:sz="4" w:space="0" w:color="auto"/>
                    <w:bottom w:val="single" w:sz="4" w:space="0" w:color="auto"/>
                    <w:right w:val="single" w:sz="4" w:space="0" w:color="auto"/>
                  </w:tcBorders>
                  <w:shd w:val="clear" w:color="auto" w:fill="E7E6E6"/>
                  <w:noWrap/>
                  <w:vAlign w:val="bottom"/>
                  <w:hideMark/>
                </w:tcPr>
                <w:p w14:paraId="004086EE" w14:textId="77777777" w:rsidR="00F446B0" w:rsidRPr="00CA289F" w:rsidRDefault="00F446B0" w:rsidP="00F446B0">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ICD9CM</w:t>
                  </w:r>
                </w:p>
              </w:tc>
            </w:tr>
            <w:tr w:rsidR="00F446B0" w:rsidRPr="00CA289F" w14:paraId="2814CA2D" w14:textId="77777777" w:rsidTr="00E44CCE">
              <w:trPr>
                <w:cantSplit/>
                <w:trHeight w:val="288"/>
              </w:trPr>
              <w:tc>
                <w:tcPr>
                  <w:tcW w:w="5000" w:type="pct"/>
                  <w:tcBorders>
                    <w:top w:val="nil"/>
                    <w:left w:val="single" w:sz="4" w:space="0" w:color="auto"/>
                    <w:bottom w:val="single" w:sz="4" w:space="0" w:color="auto"/>
                    <w:right w:val="single" w:sz="4" w:space="0" w:color="auto"/>
                  </w:tcBorders>
                  <w:shd w:val="clear" w:color="auto" w:fill="E7E6E6"/>
                  <w:noWrap/>
                  <w:vAlign w:val="bottom"/>
                </w:tcPr>
                <w:p w14:paraId="768A05FE" w14:textId="77777777" w:rsidR="00F446B0" w:rsidRPr="00CA289F" w:rsidRDefault="00F446B0" w:rsidP="00F446B0">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ICD10CM</w:t>
                  </w:r>
                </w:p>
              </w:tc>
            </w:tr>
            <w:tr w:rsidR="00F446B0" w:rsidRPr="00CA289F" w14:paraId="5D2C03AA" w14:textId="77777777" w:rsidTr="00E44CCE">
              <w:trPr>
                <w:cantSplit/>
                <w:trHeight w:val="288"/>
              </w:trPr>
              <w:tc>
                <w:tcPr>
                  <w:tcW w:w="5000" w:type="pct"/>
                  <w:tcBorders>
                    <w:top w:val="nil"/>
                    <w:left w:val="single" w:sz="4" w:space="0" w:color="auto"/>
                    <w:bottom w:val="single" w:sz="4" w:space="0" w:color="auto"/>
                    <w:right w:val="single" w:sz="4" w:space="0" w:color="auto"/>
                  </w:tcBorders>
                  <w:shd w:val="clear" w:color="auto" w:fill="E7E6E6"/>
                  <w:noWrap/>
                  <w:vAlign w:val="bottom"/>
                  <w:hideMark/>
                </w:tcPr>
                <w:p w14:paraId="409CDF36" w14:textId="77777777" w:rsidR="00F446B0" w:rsidRPr="00CA289F" w:rsidRDefault="00F446B0" w:rsidP="00F446B0">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SNOMED</w:t>
                  </w:r>
                </w:p>
              </w:tc>
            </w:tr>
            <w:tr w:rsidR="00F446B0" w:rsidRPr="00CA289F" w14:paraId="0EF2D58C" w14:textId="77777777" w:rsidTr="00E44CCE">
              <w:trPr>
                <w:cantSplit/>
                <w:trHeight w:val="288"/>
              </w:trPr>
              <w:tc>
                <w:tcPr>
                  <w:tcW w:w="5000" w:type="pct"/>
                  <w:tcBorders>
                    <w:top w:val="nil"/>
                    <w:left w:val="single" w:sz="4" w:space="0" w:color="auto"/>
                    <w:bottom w:val="single" w:sz="4" w:space="0" w:color="auto"/>
                    <w:right w:val="single" w:sz="4" w:space="0" w:color="auto"/>
                  </w:tcBorders>
                  <w:shd w:val="clear" w:color="auto" w:fill="E7E6E6"/>
                  <w:noWrap/>
                  <w:vAlign w:val="bottom"/>
                  <w:hideMark/>
                </w:tcPr>
                <w:p w14:paraId="7C9583EB" w14:textId="77777777" w:rsidR="00F446B0" w:rsidRPr="00CA289F" w:rsidRDefault="00F446B0" w:rsidP="00F446B0">
                  <w:pPr>
                    <w:suppressAutoHyphens w:val="0"/>
                    <w:spacing w:before="0" w:after="0" w:line="240" w:lineRule="auto"/>
                    <w:jc w:val="center"/>
                    <w:rPr>
                      <w:rFonts w:ascii="Times New Roman" w:hAnsi="Times New Roman" w:cs="Times New Roman"/>
                      <w:sz w:val="16"/>
                      <w:szCs w:val="16"/>
                      <w:lang w:eastAsia="en-US"/>
                    </w:rPr>
                  </w:pPr>
                  <w:proofErr w:type="spellStart"/>
                  <w:r w:rsidRPr="00971377">
                    <w:rPr>
                      <w:rFonts w:ascii="Times New Roman" w:hAnsi="Times New Roman" w:cs="Times New Roman"/>
                      <w:sz w:val="16"/>
                      <w:szCs w:val="16"/>
                      <w:highlight w:val="magenta"/>
                      <w:lang w:eastAsia="en-US"/>
                    </w:rPr>
                    <w:t>PCORNet</w:t>
                  </w:r>
                  <w:proofErr w:type="spellEnd"/>
                </w:p>
              </w:tc>
            </w:tr>
          </w:tbl>
          <w:p w14:paraId="14F7030D" w14:textId="77777777" w:rsidR="001A67CE" w:rsidRPr="00CA289F" w:rsidRDefault="001A67CE" w:rsidP="00E44CCE">
            <w:pPr>
              <w:widowControl w:val="0"/>
              <w:snapToGrid w:val="0"/>
              <w:spacing w:before="0" w:after="0" w:line="240" w:lineRule="auto"/>
              <w:ind w:right="4"/>
              <w:rPr>
                <w:rFonts w:ascii="Times New Roman" w:hAnsi="Times New Roman" w:cs="Times New Roman"/>
                <w:sz w:val="16"/>
                <w:szCs w:val="16"/>
              </w:rPr>
            </w:pPr>
          </w:p>
        </w:tc>
      </w:tr>
      <w:tr w:rsidR="001A67CE" w:rsidRPr="00CA289F" w14:paraId="05EF40F3" w14:textId="77777777" w:rsidTr="008E691D">
        <w:trPr>
          <w:cantSplit/>
        </w:trPr>
        <w:tc>
          <w:tcPr>
            <w:tcW w:w="1603" w:type="dxa"/>
            <w:tcBorders>
              <w:top w:val="single" w:sz="4" w:space="0" w:color="808080"/>
              <w:left w:val="single" w:sz="4" w:space="0" w:color="808080"/>
              <w:bottom w:val="single" w:sz="4" w:space="0" w:color="808080"/>
            </w:tcBorders>
            <w:shd w:val="clear" w:color="auto" w:fill="auto"/>
          </w:tcPr>
          <w:p w14:paraId="2C303F54" w14:textId="77777777" w:rsidR="001A67CE" w:rsidRPr="00CA289F" w:rsidRDefault="000331ED" w:rsidP="00E44CCE">
            <w:pPr>
              <w:rPr>
                <w:rFonts w:ascii="Times New Roman" w:hAnsi="Times New Roman" w:cs="Times New Roman"/>
                <w:sz w:val="16"/>
                <w:szCs w:val="16"/>
              </w:rPr>
            </w:pPr>
            <w:r>
              <w:rPr>
                <w:rFonts w:ascii="Times New Roman" w:hAnsi="Times New Roman" w:cs="Times New Roman"/>
                <w:color w:val="000000"/>
                <w:sz w:val="16"/>
                <w:szCs w:val="16"/>
              </w:rPr>
              <w:t>CONDITION_SOURCE</w:t>
            </w:r>
          </w:p>
        </w:tc>
        <w:tc>
          <w:tcPr>
            <w:tcW w:w="2340" w:type="dxa"/>
            <w:tcBorders>
              <w:top w:val="single" w:sz="4" w:space="0" w:color="808080"/>
              <w:left w:val="single" w:sz="4" w:space="0" w:color="808080"/>
              <w:bottom w:val="single" w:sz="4" w:space="0" w:color="808080"/>
            </w:tcBorders>
            <w:shd w:val="clear" w:color="auto" w:fill="auto"/>
          </w:tcPr>
          <w:p w14:paraId="51FA5706" w14:textId="77777777" w:rsidR="001A67CE" w:rsidRPr="00CA289F" w:rsidRDefault="001A67CE" w:rsidP="00E44CC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Derive from </w:t>
            </w:r>
            <w:proofErr w:type="spellStart"/>
            <w:r w:rsidRPr="00CA289F">
              <w:rPr>
                <w:rFonts w:ascii="Times New Roman" w:hAnsi="Times New Roman" w:cs="Times New Roman"/>
                <w:sz w:val="16"/>
                <w:szCs w:val="16"/>
              </w:rPr>
              <w:t>Condition_Occurrence.condition_type_concept_id</w:t>
            </w:r>
            <w:proofErr w:type="spellEnd"/>
            <w:r w:rsidRPr="00CA289F">
              <w:rPr>
                <w:rFonts w:ascii="Times New Roman" w:hAnsi="Times New Roman" w:cs="Times New Roman"/>
                <w:sz w:val="16"/>
                <w:szCs w:val="16"/>
              </w:rPr>
              <w:t xml:space="preserve">  </w:t>
            </w:r>
          </w:p>
        </w:tc>
        <w:tc>
          <w:tcPr>
            <w:tcW w:w="2790" w:type="dxa"/>
            <w:tcBorders>
              <w:top w:val="single" w:sz="4" w:space="0" w:color="808080"/>
              <w:left w:val="single" w:sz="4" w:space="0" w:color="808080"/>
              <w:bottom w:val="single" w:sz="4" w:space="0" w:color="808080"/>
            </w:tcBorders>
            <w:shd w:val="clear" w:color="auto" w:fill="auto"/>
          </w:tcPr>
          <w:p w14:paraId="0BE97566" w14:textId="77777777" w:rsidR="001A67CE" w:rsidRPr="00CA289F" w:rsidRDefault="001A67CE" w:rsidP="000331ED">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If </w:t>
            </w:r>
            <w:proofErr w:type="spellStart"/>
            <w:r w:rsidRPr="00CA289F">
              <w:rPr>
                <w:rFonts w:ascii="Times New Roman" w:hAnsi="Times New Roman" w:cs="Times New Roman"/>
                <w:sz w:val="16"/>
                <w:szCs w:val="16"/>
              </w:rPr>
              <w:t>condition_type_concept_id</w:t>
            </w:r>
            <w:proofErr w:type="spellEnd"/>
            <w:r w:rsidRPr="00CA289F">
              <w:rPr>
                <w:rFonts w:ascii="Times New Roman" w:hAnsi="Times New Roman" w:cs="Times New Roman"/>
                <w:sz w:val="16"/>
                <w:szCs w:val="16"/>
              </w:rPr>
              <w:t xml:space="preserve">  = </w:t>
            </w:r>
            <w:r w:rsidR="000331ED" w:rsidRPr="000331ED">
              <w:rPr>
                <w:rFonts w:ascii="Times New Roman" w:hAnsi="Times New Roman" w:cs="Times New Roman"/>
                <w:sz w:val="16"/>
                <w:szCs w:val="16"/>
              </w:rPr>
              <w:t>38000245</w:t>
            </w:r>
          </w:p>
          <w:p w14:paraId="164972F8" w14:textId="77777777" w:rsidR="001A67CE" w:rsidRPr="00CA289F" w:rsidRDefault="001A67CE" w:rsidP="00E44CCE">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Then '</w:t>
            </w:r>
            <w:r w:rsidR="000331ED">
              <w:rPr>
                <w:rFonts w:ascii="Times New Roman" w:hAnsi="Times New Roman" w:cs="Times New Roman"/>
                <w:sz w:val="16"/>
                <w:szCs w:val="16"/>
              </w:rPr>
              <w:t>HC</w:t>
            </w:r>
            <w:r w:rsidRPr="00CA289F">
              <w:rPr>
                <w:rFonts w:ascii="Times New Roman" w:hAnsi="Times New Roman" w:cs="Times New Roman"/>
                <w:sz w:val="16"/>
                <w:szCs w:val="16"/>
              </w:rPr>
              <w:t>'  (</w:t>
            </w:r>
            <w:r w:rsidR="000331ED">
              <w:rPr>
                <w:rFonts w:ascii="Times New Roman" w:hAnsi="Times New Roman" w:cs="Times New Roman"/>
                <w:sz w:val="16"/>
                <w:szCs w:val="16"/>
              </w:rPr>
              <w:t>Healthcare problem list</w:t>
            </w:r>
            <w:r w:rsidRPr="00CA289F">
              <w:rPr>
                <w:rFonts w:ascii="Times New Roman" w:hAnsi="Times New Roman" w:cs="Times New Roman"/>
                <w:sz w:val="16"/>
                <w:szCs w:val="16"/>
              </w:rPr>
              <w:t>)</w:t>
            </w:r>
          </w:p>
          <w:p w14:paraId="1ACC4E51" w14:textId="77777777" w:rsidR="001A67CE" w:rsidRPr="00CA289F" w:rsidRDefault="001A67CE" w:rsidP="00E44CCE">
            <w:pPr>
              <w:snapToGrid w:val="0"/>
              <w:spacing w:before="0"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Else If   </w:t>
            </w:r>
            <w:proofErr w:type="spellStart"/>
            <w:r w:rsidRPr="00CA289F">
              <w:rPr>
                <w:rFonts w:ascii="Times New Roman" w:hAnsi="Times New Roman" w:cs="Times New Roman"/>
                <w:sz w:val="16"/>
                <w:szCs w:val="16"/>
              </w:rPr>
              <w:t>condition_type_concept_id</w:t>
            </w:r>
            <w:proofErr w:type="spellEnd"/>
            <w:r w:rsidRPr="00CA289F">
              <w:rPr>
                <w:rFonts w:ascii="Times New Roman" w:hAnsi="Times New Roman" w:cs="Times New Roman"/>
                <w:sz w:val="16"/>
                <w:szCs w:val="16"/>
              </w:rPr>
              <w:t xml:space="preserve">  = </w:t>
            </w:r>
          </w:p>
          <w:p w14:paraId="2AE53213" w14:textId="77777777" w:rsidR="001A67CE" w:rsidRPr="00CA289F" w:rsidRDefault="00DF26EB" w:rsidP="00E44CCE">
            <w:pPr>
              <w:snapToGrid w:val="0"/>
              <w:spacing w:before="0" w:after="0" w:line="240" w:lineRule="auto"/>
              <w:ind w:right="4"/>
              <w:rPr>
                <w:rFonts w:ascii="Times New Roman" w:hAnsi="Times New Roman" w:cs="Times New Roman"/>
                <w:sz w:val="16"/>
                <w:szCs w:val="16"/>
              </w:rPr>
            </w:pPr>
            <w:r w:rsidRPr="00DF26EB">
              <w:rPr>
                <w:rFonts w:ascii="Times New Roman" w:hAnsi="Times New Roman" w:cs="Times New Roman"/>
                <w:sz w:val="16"/>
                <w:szCs w:val="16"/>
                <w:highlight w:val="magenta"/>
              </w:rPr>
              <w:t>44819221</w:t>
            </w:r>
          </w:p>
          <w:p w14:paraId="35BEC2AB" w14:textId="77777777" w:rsidR="001A67CE" w:rsidRDefault="001A67CE" w:rsidP="00E44CCE">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Then '</w:t>
            </w:r>
            <w:r w:rsidR="000331ED">
              <w:rPr>
                <w:rFonts w:ascii="Times New Roman" w:hAnsi="Times New Roman" w:cs="Times New Roman"/>
                <w:sz w:val="16"/>
                <w:szCs w:val="16"/>
              </w:rPr>
              <w:t>PR</w:t>
            </w:r>
            <w:r w:rsidRPr="00CA289F">
              <w:rPr>
                <w:rFonts w:ascii="Times New Roman" w:hAnsi="Times New Roman" w:cs="Times New Roman"/>
                <w:sz w:val="16"/>
                <w:szCs w:val="16"/>
              </w:rPr>
              <w:t>' (</w:t>
            </w:r>
            <w:r w:rsidR="000331ED">
              <w:rPr>
                <w:rFonts w:ascii="Times New Roman" w:hAnsi="Times New Roman" w:cs="Times New Roman"/>
                <w:sz w:val="16"/>
                <w:szCs w:val="16"/>
              </w:rPr>
              <w:t>Patient-reported medical history</w:t>
            </w:r>
            <w:r w:rsidRPr="00CA289F">
              <w:rPr>
                <w:rFonts w:ascii="Times New Roman" w:hAnsi="Times New Roman" w:cs="Times New Roman"/>
                <w:sz w:val="16"/>
                <w:szCs w:val="16"/>
              </w:rPr>
              <w:t>)</w:t>
            </w:r>
          </w:p>
          <w:p w14:paraId="723EE3B3" w14:textId="77777777" w:rsidR="000331ED" w:rsidRPr="00CA289F" w:rsidRDefault="000331ED" w:rsidP="000331ED">
            <w:pPr>
              <w:snapToGrid w:val="0"/>
              <w:spacing w:before="0"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Else If   </w:t>
            </w:r>
            <w:proofErr w:type="spellStart"/>
            <w:r w:rsidRPr="00CA289F">
              <w:rPr>
                <w:rFonts w:ascii="Times New Roman" w:hAnsi="Times New Roman" w:cs="Times New Roman"/>
                <w:sz w:val="16"/>
                <w:szCs w:val="16"/>
              </w:rPr>
              <w:t>condition_type_concept_id</w:t>
            </w:r>
            <w:proofErr w:type="spellEnd"/>
            <w:r w:rsidRPr="00CA289F">
              <w:rPr>
                <w:rFonts w:ascii="Times New Roman" w:hAnsi="Times New Roman" w:cs="Times New Roman"/>
                <w:sz w:val="16"/>
                <w:szCs w:val="16"/>
              </w:rPr>
              <w:t xml:space="preserve">  = </w:t>
            </w:r>
          </w:p>
          <w:p w14:paraId="71B2321A" w14:textId="77777777" w:rsidR="000331ED" w:rsidRPr="00CA289F" w:rsidRDefault="000331ED" w:rsidP="000331ED">
            <w:pPr>
              <w:snapToGrid w:val="0"/>
              <w:spacing w:before="0" w:after="0" w:line="240" w:lineRule="auto"/>
              <w:ind w:right="4"/>
              <w:rPr>
                <w:rFonts w:ascii="Times New Roman" w:hAnsi="Times New Roman" w:cs="Times New Roman"/>
                <w:sz w:val="16"/>
                <w:szCs w:val="16"/>
              </w:rPr>
            </w:pPr>
            <w:r w:rsidRPr="000331ED">
              <w:rPr>
                <w:rFonts w:ascii="Times New Roman" w:hAnsi="Times New Roman" w:cs="Times New Roman"/>
                <w:sz w:val="16"/>
                <w:szCs w:val="16"/>
                <w:highlight w:val="magenta"/>
              </w:rPr>
              <w:t>#######</w:t>
            </w:r>
          </w:p>
          <w:p w14:paraId="5C38F4D2" w14:textId="77777777" w:rsidR="000331ED" w:rsidRDefault="000331ED" w:rsidP="000331ED">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Then '</w:t>
            </w:r>
            <w:r>
              <w:rPr>
                <w:rFonts w:ascii="Times New Roman" w:hAnsi="Times New Roman" w:cs="Times New Roman"/>
                <w:sz w:val="16"/>
                <w:szCs w:val="16"/>
              </w:rPr>
              <w:t>RG’</w:t>
            </w:r>
            <w:r w:rsidRPr="00CA289F">
              <w:rPr>
                <w:rFonts w:ascii="Times New Roman" w:hAnsi="Times New Roman" w:cs="Times New Roman"/>
                <w:sz w:val="16"/>
                <w:szCs w:val="16"/>
              </w:rPr>
              <w:t xml:space="preserve"> (</w:t>
            </w:r>
            <w:r>
              <w:rPr>
                <w:rFonts w:ascii="Times New Roman" w:hAnsi="Times New Roman" w:cs="Times New Roman"/>
                <w:sz w:val="16"/>
                <w:szCs w:val="16"/>
              </w:rPr>
              <w:t>Registry cohort</w:t>
            </w:r>
            <w:r w:rsidRPr="00CA289F">
              <w:rPr>
                <w:rFonts w:ascii="Times New Roman" w:hAnsi="Times New Roman" w:cs="Times New Roman"/>
                <w:sz w:val="16"/>
                <w:szCs w:val="16"/>
              </w:rPr>
              <w:t>)</w:t>
            </w:r>
          </w:p>
          <w:p w14:paraId="1015135A" w14:textId="77777777" w:rsidR="000331ED" w:rsidRPr="00CA289F" w:rsidRDefault="000331ED" w:rsidP="000331ED">
            <w:pPr>
              <w:snapToGrid w:val="0"/>
              <w:spacing w:before="0" w:after="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Else If   </w:t>
            </w:r>
            <w:proofErr w:type="spellStart"/>
            <w:r w:rsidRPr="00CA289F">
              <w:rPr>
                <w:rFonts w:ascii="Times New Roman" w:hAnsi="Times New Roman" w:cs="Times New Roman"/>
                <w:sz w:val="16"/>
                <w:szCs w:val="16"/>
              </w:rPr>
              <w:t>condition_type_concept_id</w:t>
            </w:r>
            <w:proofErr w:type="spellEnd"/>
            <w:r w:rsidRPr="00CA289F">
              <w:rPr>
                <w:rFonts w:ascii="Times New Roman" w:hAnsi="Times New Roman" w:cs="Times New Roman"/>
                <w:sz w:val="16"/>
                <w:szCs w:val="16"/>
              </w:rPr>
              <w:t xml:space="preserve">  = </w:t>
            </w:r>
          </w:p>
          <w:p w14:paraId="13942F3A" w14:textId="77777777" w:rsidR="000331ED" w:rsidRPr="00CA289F" w:rsidRDefault="000331ED" w:rsidP="000331ED">
            <w:pPr>
              <w:snapToGrid w:val="0"/>
              <w:spacing w:before="0" w:after="0" w:line="240" w:lineRule="auto"/>
              <w:ind w:right="4"/>
              <w:rPr>
                <w:rFonts w:ascii="Times New Roman" w:hAnsi="Times New Roman" w:cs="Times New Roman"/>
                <w:sz w:val="16"/>
                <w:szCs w:val="16"/>
              </w:rPr>
            </w:pPr>
            <w:r w:rsidRPr="000331ED">
              <w:rPr>
                <w:rFonts w:ascii="Times New Roman" w:hAnsi="Times New Roman" w:cs="Times New Roman"/>
                <w:sz w:val="16"/>
                <w:szCs w:val="16"/>
                <w:highlight w:val="magenta"/>
              </w:rPr>
              <w:t>#######</w:t>
            </w:r>
          </w:p>
          <w:p w14:paraId="36E47B25" w14:textId="77777777" w:rsidR="000331ED" w:rsidRPr="00CA289F" w:rsidRDefault="000331ED" w:rsidP="000331ED">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Then '</w:t>
            </w:r>
            <w:r>
              <w:rPr>
                <w:rFonts w:ascii="Times New Roman" w:hAnsi="Times New Roman" w:cs="Times New Roman"/>
                <w:sz w:val="16"/>
                <w:szCs w:val="16"/>
              </w:rPr>
              <w:t>PC’</w:t>
            </w:r>
            <w:r w:rsidRPr="00CA289F">
              <w:rPr>
                <w:rFonts w:ascii="Times New Roman" w:hAnsi="Times New Roman" w:cs="Times New Roman"/>
                <w:sz w:val="16"/>
                <w:szCs w:val="16"/>
              </w:rPr>
              <w:t xml:space="preserve"> (</w:t>
            </w:r>
            <w:proofErr w:type="spellStart"/>
            <w:r>
              <w:rPr>
                <w:rFonts w:ascii="Times New Roman" w:hAnsi="Times New Roman" w:cs="Times New Roman"/>
                <w:sz w:val="16"/>
                <w:szCs w:val="16"/>
              </w:rPr>
              <w:t>PCORnet</w:t>
            </w:r>
            <w:proofErr w:type="spellEnd"/>
            <w:r>
              <w:rPr>
                <w:rFonts w:ascii="Times New Roman" w:hAnsi="Times New Roman" w:cs="Times New Roman"/>
                <w:sz w:val="16"/>
                <w:szCs w:val="16"/>
              </w:rPr>
              <w:t>-defined condition algorithm</w:t>
            </w:r>
            <w:r w:rsidRPr="00CA289F">
              <w:rPr>
                <w:rFonts w:ascii="Times New Roman" w:hAnsi="Times New Roman" w:cs="Times New Roman"/>
                <w:sz w:val="16"/>
                <w:szCs w:val="16"/>
              </w:rPr>
              <w:t>)</w:t>
            </w:r>
          </w:p>
          <w:p w14:paraId="76550152" w14:textId="77777777" w:rsidR="001A67CE" w:rsidRDefault="001A67CE" w:rsidP="00E44CCE">
            <w:pPr>
              <w:snapToGrid w:val="0"/>
              <w:spacing w:before="0" w:line="240" w:lineRule="auto"/>
              <w:ind w:right="4"/>
              <w:rPr>
                <w:rFonts w:ascii="Times New Roman" w:hAnsi="Times New Roman" w:cs="Times New Roman"/>
                <w:sz w:val="16"/>
                <w:szCs w:val="16"/>
              </w:rPr>
            </w:pPr>
            <w:r>
              <w:rPr>
                <w:rFonts w:ascii="Times New Roman" w:hAnsi="Times New Roman" w:cs="Times New Roman"/>
                <w:sz w:val="16"/>
                <w:szCs w:val="16"/>
              </w:rPr>
              <w:t>Else</w:t>
            </w:r>
          </w:p>
          <w:tbl>
            <w:tblPr>
              <w:tblW w:w="5000" w:type="pct"/>
              <w:tblLayout w:type="fixed"/>
              <w:tblLook w:val="04A0" w:firstRow="1" w:lastRow="0" w:firstColumn="1" w:lastColumn="0" w:noHBand="0" w:noVBand="1"/>
            </w:tblPr>
            <w:tblGrid>
              <w:gridCol w:w="1099"/>
              <w:gridCol w:w="1465"/>
            </w:tblGrid>
            <w:tr w:rsidR="001A67CE" w:rsidRPr="00CA289F" w14:paraId="1CBBFB25" w14:textId="77777777" w:rsidTr="00E44CCE">
              <w:trPr>
                <w:cantSplit/>
                <w:trHeight w:val="144"/>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0A08C" w14:textId="77777777" w:rsidR="001A67CE" w:rsidRPr="00CA289F" w:rsidRDefault="001A67CE" w:rsidP="00E44CCE">
                  <w:pPr>
                    <w:suppressAutoHyphens w:val="0"/>
                    <w:spacing w:before="0" w:after="0" w:line="240" w:lineRule="auto"/>
                    <w:jc w:val="center"/>
                    <w:rPr>
                      <w:rFonts w:ascii="Times New Roman" w:hAnsi="Times New Roman" w:cs="Times New Roman"/>
                      <w:sz w:val="16"/>
                      <w:szCs w:val="16"/>
                      <w:lang w:eastAsia="en-US"/>
                    </w:rPr>
                  </w:pPr>
                  <w:r w:rsidRPr="00CA289F">
                    <w:rPr>
                      <w:rFonts w:ascii="Times New Roman" w:hAnsi="Times New Roman" w:cs="Times New Roman"/>
                      <w:sz w:val="16"/>
                      <w:szCs w:val="16"/>
                      <w:lang w:eastAsia="en-US"/>
                    </w:rPr>
                    <w:t xml:space="preserve">OMOP to </w:t>
                  </w:r>
                  <w:proofErr w:type="spellStart"/>
                  <w:r w:rsidRPr="00CA289F">
                    <w:rPr>
                      <w:rFonts w:ascii="Times New Roman" w:hAnsi="Times New Roman" w:cs="Times New Roman"/>
                      <w:sz w:val="16"/>
                      <w:szCs w:val="16"/>
                      <w:lang w:eastAsia="en-US"/>
                    </w:rPr>
                    <w:t>PCORnet</w:t>
                  </w:r>
                  <w:proofErr w:type="spellEnd"/>
                </w:p>
              </w:tc>
            </w:tr>
            <w:tr w:rsidR="001A67CE" w:rsidRPr="00CA289F" w14:paraId="6C30CC9B" w14:textId="77777777" w:rsidTr="00E44CCE">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729E7D93" w14:textId="77777777" w:rsidR="001A67CE" w:rsidRPr="00CA289F" w:rsidRDefault="001A67CE" w:rsidP="00E44CCE">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44814650</w:t>
                  </w:r>
                </w:p>
              </w:tc>
              <w:tc>
                <w:tcPr>
                  <w:tcW w:w="2857" w:type="pct"/>
                  <w:tcBorders>
                    <w:top w:val="nil"/>
                    <w:left w:val="nil"/>
                    <w:bottom w:val="single" w:sz="4" w:space="0" w:color="auto"/>
                    <w:right w:val="single" w:sz="4" w:space="0" w:color="auto"/>
                  </w:tcBorders>
                  <w:shd w:val="clear" w:color="auto" w:fill="auto"/>
                  <w:vAlign w:val="bottom"/>
                  <w:hideMark/>
                </w:tcPr>
                <w:p w14:paraId="45446704" w14:textId="77777777" w:rsidR="001A67CE" w:rsidRPr="00CA289F" w:rsidRDefault="001A67CE" w:rsidP="00E44CCE">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No Information</w:t>
                  </w:r>
                </w:p>
              </w:tc>
            </w:tr>
            <w:tr w:rsidR="001A67CE" w:rsidRPr="00CA289F" w14:paraId="5248FAF4" w14:textId="77777777" w:rsidTr="00E44CCE">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27265371" w14:textId="77777777" w:rsidR="001A67CE" w:rsidRPr="00CA289F" w:rsidRDefault="001A67CE" w:rsidP="00E44CCE">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44814653</w:t>
                  </w:r>
                </w:p>
              </w:tc>
              <w:tc>
                <w:tcPr>
                  <w:tcW w:w="2857" w:type="pct"/>
                  <w:tcBorders>
                    <w:top w:val="nil"/>
                    <w:left w:val="nil"/>
                    <w:bottom w:val="single" w:sz="4" w:space="0" w:color="auto"/>
                    <w:right w:val="single" w:sz="4" w:space="0" w:color="auto"/>
                  </w:tcBorders>
                  <w:shd w:val="clear" w:color="auto" w:fill="auto"/>
                  <w:vAlign w:val="bottom"/>
                  <w:hideMark/>
                </w:tcPr>
                <w:p w14:paraId="045BD6B8" w14:textId="77777777" w:rsidR="001A67CE" w:rsidRPr="00CA289F" w:rsidRDefault="001A67CE" w:rsidP="00E44CCE">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Unknown</w:t>
                  </w:r>
                </w:p>
              </w:tc>
            </w:tr>
            <w:tr w:rsidR="001A67CE" w:rsidRPr="00CA289F" w14:paraId="484D37DB" w14:textId="77777777" w:rsidTr="00E44CCE">
              <w:trPr>
                <w:cantSplit/>
                <w:trHeight w:val="144"/>
              </w:trPr>
              <w:tc>
                <w:tcPr>
                  <w:tcW w:w="2143" w:type="pct"/>
                  <w:tcBorders>
                    <w:top w:val="nil"/>
                    <w:left w:val="single" w:sz="4" w:space="0" w:color="auto"/>
                    <w:bottom w:val="single" w:sz="4" w:space="0" w:color="auto"/>
                    <w:right w:val="single" w:sz="4" w:space="0" w:color="auto"/>
                  </w:tcBorders>
                  <w:shd w:val="clear" w:color="auto" w:fill="E7E6E6"/>
                  <w:noWrap/>
                  <w:vAlign w:val="bottom"/>
                  <w:hideMark/>
                </w:tcPr>
                <w:p w14:paraId="54D03FA0" w14:textId="77777777" w:rsidR="001A67CE" w:rsidRPr="00CA289F" w:rsidRDefault="001A67CE" w:rsidP="00E44CCE">
                  <w:pPr>
                    <w:suppressAutoHyphens w:val="0"/>
                    <w:spacing w:before="0" w:after="0" w:line="240" w:lineRule="auto"/>
                    <w:jc w:val="right"/>
                    <w:rPr>
                      <w:rFonts w:ascii="Times New Roman" w:hAnsi="Times New Roman" w:cs="Times New Roman"/>
                      <w:sz w:val="16"/>
                      <w:szCs w:val="16"/>
                      <w:lang w:eastAsia="en-US"/>
                    </w:rPr>
                  </w:pPr>
                  <w:r w:rsidRPr="00CA289F">
                    <w:rPr>
                      <w:rFonts w:ascii="Times New Roman" w:hAnsi="Times New Roman" w:cs="Times New Roman"/>
                      <w:sz w:val="16"/>
                      <w:szCs w:val="16"/>
                      <w:lang w:eastAsia="en-US"/>
                    </w:rPr>
                    <w:t>44814649</w:t>
                  </w:r>
                </w:p>
              </w:tc>
              <w:tc>
                <w:tcPr>
                  <w:tcW w:w="2857" w:type="pct"/>
                  <w:tcBorders>
                    <w:top w:val="nil"/>
                    <w:left w:val="nil"/>
                    <w:bottom w:val="single" w:sz="4" w:space="0" w:color="auto"/>
                    <w:right w:val="single" w:sz="4" w:space="0" w:color="auto"/>
                  </w:tcBorders>
                  <w:shd w:val="clear" w:color="auto" w:fill="auto"/>
                  <w:vAlign w:val="bottom"/>
                  <w:hideMark/>
                </w:tcPr>
                <w:p w14:paraId="5425C6EC" w14:textId="77777777" w:rsidR="001A67CE" w:rsidRPr="00CA289F" w:rsidRDefault="001A67CE" w:rsidP="00E44CCE">
                  <w:pPr>
                    <w:suppressAutoHyphens w:val="0"/>
                    <w:spacing w:before="0" w:after="0" w:line="240" w:lineRule="auto"/>
                    <w:rPr>
                      <w:rFonts w:ascii="Times New Roman" w:hAnsi="Times New Roman" w:cs="Times New Roman"/>
                      <w:sz w:val="16"/>
                      <w:szCs w:val="16"/>
                      <w:lang w:eastAsia="en-US"/>
                    </w:rPr>
                  </w:pPr>
                  <w:r w:rsidRPr="00CA289F">
                    <w:rPr>
                      <w:rFonts w:ascii="Times New Roman" w:hAnsi="Times New Roman" w:cs="Times New Roman"/>
                      <w:sz w:val="16"/>
                      <w:szCs w:val="16"/>
                      <w:lang w:eastAsia="en-US"/>
                    </w:rPr>
                    <w:t>Other</w:t>
                  </w:r>
                </w:p>
              </w:tc>
            </w:tr>
          </w:tbl>
          <w:p w14:paraId="5564AA85" w14:textId="77777777" w:rsidR="001A67CE" w:rsidRPr="00CA289F" w:rsidRDefault="001A67CE" w:rsidP="00E44CCE">
            <w:pPr>
              <w:snapToGrid w:val="0"/>
              <w:spacing w:before="0" w:line="240" w:lineRule="auto"/>
              <w:ind w:right="4"/>
              <w:rPr>
                <w:rFonts w:ascii="Times New Roman" w:hAnsi="Times New Roman" w:cs="Times New Roman"/>
                <w:b/>
                <w:color w:val="FF0000"/>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11EE819E" w14:textId="77777777" w:rsidR="001A67CE" w:rsidRPr="00CA289F" w:rsidRDefault="001A67CE" w:rsidP="00E44CCE">
            <w:pPr>
              <w:snapToGrid w:val="0"/>
              <w:spacing w:line="240" w:lineRule="auto"/>
              <w:ind w:right="4"/>
              <w:rPr>
                <w:rFonts w:ascii="Times New Roman" w:hAnsi="Times New Roman" w:cs="Times New Roman"/>
                <w:sz w:val="16"/>
                <w:szCs w:val="16"/>
              </w:rPr>
            </w:pPr>
          </w:p>
        </w:tc>
      </w:tr>
      <w:tr w:rsidR="001A67CE" w:rsidRPr="00CA289F" w14:paraId="13E9748C" w14:textId="77777777" w:rsidTr="008E691D">
        <w:trPr>
          <w:cantSplit/>
        </w:trPr>
        <w:tc>
          <w:tcPr>
            <w:tcW w:w="1603" w:type="dxa"/>
            <w:tcBorders>
              <w:top w:val="single" w:sz="4" w:space="0" w:color="808080"/>
              <w:left w:val="single" w:sz="4" w:space="0" w:color="808080"/>
              <w:bottom w:val="single" w:sz="4" w:space="0" w:color="808080"/>
            </w:tcBorders>
            <w:shd w:val="clear" w:color="auto" w:fill="auto"/>
            <w:vAlign w:val="bottom"/>
          </w:tcPr>
          <w:p w14:paraId="469B66BF" w14:textId="77777777" w:rsidR="001A67CE" w:rsidRPr="00CA289F" w:rsidRDefault="001A67CE" w:rsidP="008E691D">
            <w:pPr>
              <w:rPr>
                <w:rFonts w:ascii="Times New Roman" w:hAnsi="Times New Roman" w:cs="Times New Roman"/>
                <w:sz w:val="16"/>
                <w:szCs w:val="16"/>
              </w:rPr>
            </w:pPr>
            <w:r w:rsidRPr="00CA289F">
              <w:rPr>
                <w:rFonts w:ascii="Times New Roman" w:hAnsi="Times New Roman" w:cs="Times New Roman"/>
                <w:color w:val="000000"/>
                <w:sz w:val="16"/>
                <w:szCs w:val="16"/>
              </w:rPr>
              <w:t>RAW_</w:t>
            </w:r>
            <w:r w:rsidR="008E691D">
              <w:rPr>
                <w:rFonts w:ascii="Times New Roman" w:hAnsi="Times New Roman" w:cs="Times New Roman"/>
                <w:color w:val="000000"/>
                <w:sz w:val="16"/>
                <w:szCs w:val="16"/>
              </w:rPr>
              <w:t>CONDITION_STATUS</w:t>
            </w:r>
          </w:p>
        </w:tc>
        <w:tc>
          <w:tcPr>
            <w:tcW w:w="2340" w:type="dxa"/>
            <w:tcBorders>
              <w:top w:val="single" w:sz="4" w:space="0" w:color="808080"/>
              <w:left w:val="single" w:sz="4" w:space="0" w:color="808080"/>
              <w:bottom w:val="single" w:sz="4" w:space="0" w:color="808080"/>
            </w:tcBorders>
            <w:shd w:val="clear" w:color="auto" w:fill="auto"/>
          </w:tcPr>
          <w:p w14:paraId="52C17744" w14:textId="77777777" w:rsidR="001A67CE" w:rsidRPr="00CA289F" w:rsidRDefault="008E691D" w:rsidP="00E44CCE">
            <w:pPr>
              <w:snapToGrid w:val="0"/>
              <w:spacing w:line="240" w:lineRule="auto"/>
              <w:ind w:right="4"/>
              <w:rPr>
                <w:rFonts w:ascii="Times New Roman" w:hAnsi="Times New Roman" w:cs="Times New Roman"/>
                <w:sz w:val="16"/>
                <w:szCs w:val="16"/>
              </w:rPr>
            </w:pPr>
            <w:r w:rsidRPr="008E691D">
              <w:rPr>
                <w:rFonts w:ascii="Times New Roman" w:hAnsi="Times New Roman" w:cs="Times New Roman"/>
                <w:sz w:val="16"/>
                <w:szCs w:val="16"/>
                <w:highlight w:val="magenta"/>
              </w:rPr>
              <w:t>NULL</w:t>
            </w:r>
          </w:p>
        </w:tc>
        <w:tc>
          <w:tcPr>
            <w:tcW w:w="2790" w:type="dxa"/>
            <w:tcBorders>
              <w:top w:val="single" w:sz="4" w:space="0" w:color="808080"/>
              <w:left w:val="single" w:sz="4" w:space="0" w:color="808080"/>
              <w:bottom w:val="single" w:sz="4" w:space="0" w:color="808080"/>
            </w:tcBorders>
            <w:shd w:val="clear" w:color="auto" w:fill="auto"/>
          </w:tcPr>
          <w:p w14:paraId="63094949" w14:textId="77777777" w:rsidR="001A67CE" w:rsidRPr="00CA289F" w:rsidRDefault="001A67CE" w:rsidP="00E44CCE">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764D70B3" w14:textId="77777777" w:rsidR="001A67CE" w:rsidRPr="00CA289F" w:rsidRDefault="001A67CE" w:rsidP="00E44CCE">
            <w:pPr>
              <w:snapToGrid w:val="0"/>
              <w:spacing w:line="240" w:lineRule="auto"/>
              <w:ind w:right="4"/>
              <w:rPr>
                <w:rFonts w:ascii="Times New Roman" w:hAnsi="Times New Roman" w:cs="Times New Roman"/>
                <w:sz w:val="16"/>
                <w:szCs w:val="16"/>
              </w:rPr>
            </w:pPr>
          </w:p>
        </w:tc>
      </w:tr>
      <w:tr w:rsidR="001A67CE" w:rsidRPr="00CA289F" w14:paraId="6AE6467F" w14:textId="77777777" w:rsidTr="008E691D">
        <w:trPr>
          <w:cantSplit/>
        </w:trPr>
        <w:tc>
          <w:tcPr>
            <w:tcW w:w="1603" w:type="dxa"/>
            <w:tcBorders>
              <w:top w:val="single" w:sz="4" w:space="0" w:color="808080"/>
              <w:left w:val="single" w:sz="4" w:space="0" w:color="808080"/>
              <w:bottom w:val="single" w:sz="4" w:space="0" w:color="808080"/>
            </w:tcBorders>
            <w:shd w:val="clear" w:color="auto" w:fill="auto"/>
          </w:tcPr>
          <w:p w14:paraId="7E28D986" w14:textId="77777777" w:rsidR="001A67CE" w:rsidRPr="00CA289F" w:rsidRDefault="008E691D" w:rsidP="00E44CCE">
            <w:pPr>
              <w:rPr>
                <w:rFonts w:ascii="Times New Roman" w:hAnsi="Times New Roman" w:cs="Times New Roman"/>
                <w:sz w:val="16"/>
                <w:szCs w:val="16"/>
              </w:rPr>
            </w:pPr>
            <w:r>
              <w:rPr>
                <w:rFonts w:ascii="Times New Roman" w:hAnsi="Times New Roman" w:cs="Times New Roman"/>
                <w:color w:val="000000"/>
                <w:sz w:val="16"/>
                <w:szCs w:val="16"/>
              </w:rPr>
              <w:t>RAW_CONDITION</w:t>
            </w:r>
          </w:p>
        </w:tc>
        <w:tc>
          <w:tcPr>
            <w:tcW w:w="2340" w:type="dxa"/>
            <w:tcBorders>
              <w:top w:val="single" w:sz="4" w:space="0" w:color="808080"/>
              <w:left w:val="single" w:sz="4" w:space="0" w:color="808080"/>
              <w:bottom w:val="single" w:sz="4" w:space="0" w:color="808080"/>
            </w:tcBorders>
            <w:shd w:val="clear" w:color="auto" w:fill="auto"/>
          </w:tcPr>
          <w:p w14:paraId="002DF281" w14:textId="77777777" w:rsidR="001A67CE" w:rsidRPr="00CA289F" w:rsidRDefault="008E691D" w:rsidP="00E44CCE">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Condition_Occurrence.condition_source_value</w:t>
            </w:r>
            <w:proofErr w:type="spellEnd"/>
          </w:p>
        </w:tc>
        <w:tc>
          <w:tcPr>
            <w:tcW w:w="2790" w:type="dxa"/>
            <w:tcBorders>
              <w:top w:val="single" w:sz="4" w:space="0" w:color="808080"/>
              <w:left w:val="single" w:sz="4" w:space="0" w:color="808080"/>
              <w:bottom w:val="single" w:sz="4" w:space="0" w:color="808080"/>
            </w:tcBorders>
            <w:shd w:val="clear" w:color="auto" w:fill="auto"/>
          </w:tcPr>
          <w:p w14:paraId="7DBCE60C" w14:textId="77777777" w:rsidR="001A67CE" w:rsidRPr="00CA289F" w:rsidRDefault="001A67CE" w:rsidP="00E44CCE">
            <w:pPr>
              <w:snapToGrid w:val="0"/>
              <w:spacing w:before="0"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52D25A7D" w14:textId="77777777" w:rsidR="001A67CE" w:rsidRPr="00CA289F" w:rsidRDefault="001A67CE" w:rsidP="00E44CCE">
            <w:pPr>
              <w:snapToGrid w:val="0"/>
              <w:spacing w:line="240" w:lineRule="auto"/>
              <w:ind w:right="4"/>
              <w:rPr>
                <w:rFonts w:ascii="Times New Roman" w:hAnsi="Times New Roman" w:cs="Times New Roman"/>
                <w:sz w:val="16"/>
                <w:szCs w:val="16"/>
              </w:rPr>
            </w:pPr>
          </w:p>
        </w:tc>
      </w:tr>
      <w:tr w:rsidR="001A67CE" w:rsidRPr="00CA289F" w14:paraId="6BA75BD2" w14:textId="77777777" w:rsidTr="008E691D">
        <w:trPr>
          <w:cantSplit/>
        </w:trPr>
        <w:tc>
          <w:tcPr>
            <w:tcW w:w="1603" w:type="dxa"/>
            <w:tcBorders>
              <w:top w:val="single" w:sz="4" w:space="0" w:color="808080"/>
              <w:left w:val="single" w:sz="4" w:space="0" w:color="808080"/>
              <w:bottom w:val="single" w:sz="4" w:space="0" w:color="808080"/>
            </w:tcBorders>
            <w:shd w:val="clear" w:color="auto" w:fill="auto"/>
            <w:vAlign w:val="bottom"/>
          </w:tcPr>
          <w:p w14:paraId="1F2B7538" w14:textId="77777777" w:rsidR="001A67CE" w:rsidRPr="00CA289F" w:rsidRDefault="00133B46" w:rsidP="00E44CCE">
            <w:pPr>
              <w:rPr>
                <w:rFonts w:ascii="Times New Roman" w:hAnsi="Times New Roman" w:cs="Times New Roman"/>
                <w:sz w:val="16"/>
                <w:szCs w:val="16"/>
              </w:rPr>
            </w:pPr>
            <w:r>
              <w:rPr>
                <w:rFonts w:ascii="Times New Roman" w:hAnsi="Times New Roman" w:cs="Times New Roman"/>
                <w:color w:val="000000"/>
                <w:sz w:val="16"/>
                <w:szCs w:val="16"/>
              </w:rPr>
              <w:t>RAW_CONDITION_TYPE</w:t>
            </w:r>
          </w:p>
        </w:tc>
        <w:tc>
          <w:tcPr>
            <w:tcW w:w="2340" w:type="dxa"/>
            <w:tcBorders>
              <w:top w:val="single" w:sz="4" w:space="0" w:color="808080"/>
              <w:left w:val="single" w:sz="4" w:space="0" w:color="808080"/>
              <w:bottom w:val="single" w:sz="4" w:space="0" w:color="808080"/>
            </w:tcBorders>
            <w:shd w:val="clear" w:color="auto" w:fill="auto"/>
          </w:tcPr>
          <w:p w14:paraId="613C9B37" w14:textId="77777777" w:rsidR="001A67CE" w:rsidRPr="00CA289F" w:rsidRDefault="001A67CE" w:rsidP="00133B46">
            <w:pPr>
              <w:snapToGrid w:val="0"/>
              <w:spacing w:line="240" w:lineRule="auto"/>
              <w:ind w:right="4"/>
              <w:rPr>
                <w:rFonts w:ascii="Times New Roman" w:hAnsi="Times New Roman" w:cs="Times New Roman"/>
                <w:sz w:val="16"/>
                <w:szCs w:val="16"/>
              </w:rPr>
            </w:pPr>
            <w:proofErr w:type="spellStart"/>
            <w:r w:rsidRPr="00CA289F">
              <w:rPr>
                <w:rFonts w:ascii="Times New Roman" w:hAnsi="Times New Roman" w:cs="Times New Roman"/>
                <w:sz w:val="16"/>
                <w:szCs w:val="16"/>
              </w:rPr>
              <w:t>Observation.</w:t>
            </w:r>
            <w:r w:rsidR="00133B46">
              <w:rPr>
                <w:rFonts w:ascii="Times New Roman" w:hAnsi="Times New Roman" w:cs="Times New Roman"/>
                <w:sz w:val="16"/>
                <w:szCs w:val="16"/>
              </w:rPr>
              <w:t>vocabulary_id</w:t>
            </w:r>
            <w:proofErr w:type="spellEnd"/>
          </w:p>
        </w:tc>
        <w:tc>
          <w:tcPr>
            <w:tcW w:w="2790" w:type="dxa"/>
            <w:tcBorders>
              <w:top w:val="single" w:sz="4" w:space="0" w:color="808080"/>
              <w:left w:val="single" w:sz="4" w:space="0" w:color="808080"/>
              <w:bottom w:val="single" w:sz="4" w:space="0" w:color="808080"/>
            </w:tcBorders>
            <w:shd w:val="clear" w:color="auto" w:fill="auto"/>
          </w:tcPr>
          <w:p w14:paraId="6D1B7DD2" w14:textId="77777777" w:rsidR="00133B46" w:rsidRPr="00CA289F" w:rsidRDefault="00133B46" w:rsidP="00133B46">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If condition_ </w:t>
            </w:r>
            <w:proofErr w:type="spellStart"/>
            <w:r w:rsidRPr="00CA289F">
              <w:rPr>
                <w:rFonts w:ascii="Times New Roman" w:hAnsi="Times New Roman" w:cs="Times New Roman"/>
                <w:sz w:val="16"/>
                <w:szCs w:val="16"/>
              </w:rPr>
              <w:t>source_concept_id</w:t>
            </w:r>
            <w:proofErr w:type="spellEnd"/>
            <w:r w:rsidRPr="00CA289F">
              <w:rPr>
                <w:rFonts w:ascii="Times New Roman" w:hAnsi="Times New Roman" w:cs="Times New Roman"/>
                <w:sz w:val="16"/>
                <w:szCs w:val="16"/>
              </w:rPr>
              <w:t xml:space="preserve"> is 44814649 (‘Other’), use ‘OT’ (‘Other’). </w:t>
            </w:r>
          </w:p>
          <w:p w14:paraId="52B6D042" w14:textId="77777777" w:rsidR="001A67CE" w:rsidRPr="00CA289F" w:rsidRDefault="00133B46" w:rsidP="00133B46">
            <w:pPr>
              <w:snapToGrid w:val="0"/>
              <w:spacing w:before="0" w:after="0" w:line="240" w:lineRule="auto"/>
              <w:rPr>
                <w:rFonts w:ascii="Times New Roman" w:hAnsi="Times New Roman" w:cs="Times New Roman"/>
                <w:sz w:val="16"/>
                <w:szCs w:val="16"/>
              </w:rPr>
            </w:pPr>
            <w:r w:rsidRPr="00CA289F">
              <w:rPr>
                <w:rFonts w:ascii="Times New Roman" w:hAnsi="Times New Roman" w:cs="Times New Roman"/>
                <w:sz w:val="16"/>
                <w:szCs w:val="16"/>
              </w:rPr>
              <w:t xml:space="preserve">Otherwise, join  </w:t>
            </w:r>
            <w:proofErr w:type="spellStart"/>
            <w:r w:rsidRPr="00CA289F">
              <w:rPr>
                <w:rFonts w:ascii="Times New Roman" w:hAnsi="Times New Roman" w:cs="Times New Roman"/>
                <w:sz w:val="16"/>
                <w:szCs w:val="16"/>
              </w:rPr>
              <w:t>condition_source_concept_id</w:t>
            </w:r>
            <w:proofErr w:type="spellEnd"/>
            <w:r w:rsidRPr="00CA289F">
              <w:rPr>
                <w:rFonts w:ascii="Times New Roman" w:hAnsi="Times New Roman" w:cs="Times New Roman"/>
                <w:sz w:val="16"/>
                <w:szCs w:val="16"/>
              </w:rPr>
              <w:t xml:space="preserve"> to </w:t>
            </w:r>
            <w:proofErr w:type="spellStart"/>
            <w:r w:rsidRPr="00CA289F">
              <w:rPr>
                <w:rFonts w:ascii="Times New Roman" w:hAnsi="Times New Roman" w:cs="Times New Roman"/>
                <w:sz w:val="16"/>
                <w:szCs w:val="16"/>
              </w:rPr>
              <w:t>Concept.concept_id</w:t>
            </w:r>
            <w:proofErr w:type="spellEnd"/>
            <w:r w:rsidRPr="00CA289F">
              <w:rPr>
                <w:rFonts w:ascii="Times New Roman" w:hAnsi="Times New Roman" w:cs="Times New Roman"/>
                <w:sz w:val="16"/>
                <w:szCs w:val="16"/>
              </w:rPr>
              <w:t xml:space="preserve"> </w:t>
            </w: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4A604E44" w14:textId="77777777" w:rsidR="001A67CE" w:rsidRPr="00CA289F" w:rsidRDefault="001A67CE" w:rsidP="00E44CCE">
            <w:pPr>
              <w:snapToGrid w:val="0"/>
              <w:spacing w:line="240" w:lineRule="auto"/>
              <w:ind w:right="4"/>
              <w:rPr>
                <w:rFonts w:ascii="Times New Roman" w:hAnsi="Times New Roman" w:cs="Times New Roman"/>
                <w:sz w:val="16"/>
                <w:szCs w:val="16"/>
              </w:rPr>
            </w:pPr>
          </w:p>
        </w:tc>
      </w:tr>
      <w:tr w:rsidR="001A67CE" w:rsidRPr="00CA289F" w14:paraId="0DD242DD" w14:textId="77777777" w:rsidTr="008E691D">
        <w:trPr>
          <w:cantSplit/>
        </w:trPr>
        <w:tc>
          <w:tcPr>
            <w:tcW w:w="1603" w:type="dxa"/>
            <w:tcBorders>
              <w:top w:val="single" w:sz="4" w:space="0" w:color="808080"/>
              <w:left w:val="single" w:sz="4" w:space="0" w:color="808080"/>
              <w:bottom w:val="single" w:sz="4" w:space="0" w:color="808080"/>
            </w:tcBorders>
            <w:shd w:val="clear" w:color="auto" w:fill="auto"/>
          </w:tcPr>
          <w:p w14:paraId="0E7A6E52" w14:textId="77777777" w:rsidR="001A67CE" w:rsidRPr="00CA289F" w:rsidRDefault="00133B46" w:rsidP="00E44CCE">
            <w:pPr>
              <w:rPr>
                <w:rFonts w:ascii="Times New Roman" w:hAnsi="Times New Roman" w:cs="Times New Roman"/>
                <w:sz w:val="16"/>
                <w:szCs w:val="16"/>
              </w:rPr>
            </w:pPr>
            <w:r>
              <w:rPr>
                <w:rFonts w:ascii="Times New Roman" w:hAnsi="Times New Roman" w:cs="Times New Roman"/>
                <w:color w:val="000000"/>
                <w:sz w:val="16"/>
                <w:szCs w:val="16"/>
              </w:rPr>
              <w:t>RAW_CONDITION_SOURCE</w:t>
            </w:r>
          </w:p>
        </w:tc>
        <w:tc>
          <w:tcPr>
            <w:tcW w:w="2340" w:type="dxa"/>
            <w:tcBorders>
              <w:top w:val="single" w:sz="4" w:space="0" w:color="808080"/>
              <w:left w:val="single" w:sz="4" w:space="0" w:color="808080"/>
              <w:bottom w:val="single" w:sz="4" w:space="0" w:color="808080"/>
            </w:tcBorders>
            <w:shd w:val="clear" w:color="auto" w:fill="auto"/>
          </w:tcPr>
          <w:p w14:paraId="09E6E9FA" w14:textId="77777777" w:rsidR="001A67CE" w:rsidRPr="00CA289F" w:rsidRDefault="00AF0CED" w:rsidP="00E44CCE">
            <w:pPr>
              <w:snapToGrid w:val="0"/>
              <w:spacing w:line="240" w:lineRule="auto"/>
              <w:ind w:right="4"/>
              <w:rPr>
                <w:rFonts w:ascii="Times New Roman" w:hAnsi="Times New Roman" w:cs="Times New Roman"/>
                <w:sz w:val="16"/>
                <w:szCs w:val="16"/>
              </w:rPr>
            </w:pPr>
            <w:r w:rsidRPr="00AF0CED">
              <w:rPr>
                <w:rFonts w:ascii="Times New Roman" w:hAnsi="Times New Roman" w:cs="Times New Roman"/>
                <w:sz w:val="16"/>
                <w:szCs w:val="16"/>
                <w:highlight w:val="magenta"/>
              </w:rPr>
              <w:t>NULL</w:t>
            </w:r>
          </w:p>
        </w:tc>
        <w:tc>
          <w:tcPr>
            <w:tcW w:w="2790" w:type="dxa"/>
            <w:tcBorders>
              <w:top w:val="single" w:sz="4" w:space="0" w:color="808080"/>
              <w:left w:val="single" w:sz="4" w:space="0" w:color="808080"/>
              <w:bottom w:val="single" w:sz="4" w:space="0" w:color="808080"/>
            </w:tcBorders>
            <w:shd w:val="clear" w:color="auto" w:fill="auto"/>
          </w:tcPr>
          <w:p w14:paraId="7AAAD968" w14:textId="77777777" w:rsidR="001A67CE" w:rsidRPr="00CA289F" w:rsidRDefault="001A67CE" w:rsidP="00E44CCE">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076376D3" w14:textId="77777777" w:rsidR="001A67CE" w:rsidRPr="00CA289F" w:rsidRDefault="001A67CE" w:rsidP="00E44CCE">
            <w:pPr>
              <w:snapToGrid w:val="0"/>
              <w:spacing w:line="240" w:lineRule="auto"/>
              <w:ind w:right="4"/>
              <w:rPr>
                <w:rFonts w:ascii="Times New Roman" w:hAnsi="Times New Roman" w:cs="Times New Roman"/>
                <w:sz w:val="16"/>
                <w:szCs w:val="16"/>
              </w:rPr>
            </w:pPr>
          </w:p>
        </w:tc>
      </w:tr>
    </w:tbl>
    <w:p w14:paraId="565BD354" w14:textId="77777777" w:rsidR="00B82095" w:rsidRDefault="00B82095" w:rsidP="006D4DB0"/>
    <w:p w14:paraId="1BC71C74" w14:textId="77777777" w:rsidR="00B82095" w:rsidRDefault="00B82095" w:rsidP="00B82095">
      <w:pPr>
        <w:pStyle w:val="Heading3"/>
        <w:rPr>
          <w:rFonts w:ascii="Times New Roman" w:hAnsi="Times New Roman" w:cs="Times New Roman"/>
        </w:rPr>
      </w:pPr>
      <w:r>
        <w:br w:type="page"/>
      </w:r>
      <w:bookmarkStart w:id="49" w:name="_Toc450823075"/>
      <w:r>
        <w:rPr>
          <w:rFonts w:ascii="Times New Roman" w:hAnsi="Times New Roman" w:cs="Times New Roman"/>
        </w:rPr>
        <w:lastRenderedPageBreak/>
        <w:t>Table</w:t>
      </w:r>
      <w:r w:rsidRPr="00CA289F">
        <w:rPr>
          <w:rFonts w:ascii="Times New Roman" w:hAnsi="Times New Roman" w:cs="Times New Roman"/>
        </w:rPr>
        <w:t xml:space="preserve">: </w:t>
      </w:r>
      <w:r>
        <w:rPr>
          <w:rFonts w:ascii="Times New Roman" w:hAnsi="Times New Roman" w:cs="Times New Roman"/>
        </w:rPr>
        <w:t>PRESCRIBING</w:t>
      </w:r>
      <w:bookmarkEnd w:id="49"/>
    </w:p>
    <w:p w14:paraId="409B46F0" w14:textId="77777777" w:rsidR="00514A84" w:rsidRDefault="00514A84" w:rsidP="00514A84">
      <w:pPr>
        <w:suppressAutoHyphens w:val="0"/>
        <w:autoSpaceDE w:val="0"/>
        <w:autoSpaceDN w:val="0"/>
        <w:adjustRightInd w:val="0"/>
        <w:spacing w:before="0" w:after="0" w:line="240" w:lineRule="auto"/>
        <w:rPr>
          <w:rFonts w:ascii="Times New Roman" w:hAnsi="Times New Roman" w:cs="Times New Roman"/>
          <w:color w:val="000000"/>
          <w:sz w:val="28"/>
          <w:szCs w:val="28"/>
          <w:lang w:eastAsia="en-US"/>
        </w:rPr>
      </w:pPr>
    </w:p>
    <w:p w14:paraId="1FFD32E4" w14:textId="77777777" w:rsidR="00514A84" w:rsidRPr="003C3ED9" w:rsidRDefault="00514A84" w:rsidP="00514A84">
      <w:pPr>
        <w:suppressAutoHyphens w:val="0"/>
        <w:autoSpaceDE w:val="0"/>
        <w:autoSpaceDN w:val="0"/>
        <w:adjustRightInd w:val="0"/>
        <w:spacing w:before="0" w:after="0" w:line="240" w:lineRule="auto"/>
        <w:rPr>
          <w:rFonts w:ascii="Times New Roman" w:hAnsi="Times New Roman" w:cs="Times New Roman"/>
          <w:color w:val="000000"/>
          <w:sz w:val="22"/>
          <w:szCs w:val="22"/>
          <w:lang w:eastAsia="en-US"/>
        </w:rPr>
      </w:pPr>
      <w:r w:rsidRPr="003C3ED9">
        <w:rPr>
          <w:rFonts w:ascii="Times New Roman" w:hAnsi="Times New Roman" w:cs="Times New Roman"/>
          <w:color w:val="000000"/>
          <w:sz w:val="22"/>
          <w:szCs w:val="22"/>
          <w:lang w:eastAsia="en-US"/>
        </w:rPr>
        <w:t xml:space="preserve">Provider orders for medication dispensing and/or administration. </w:t>
      </w:r>
    </w:p>
    <w:p w14:paraId="4F96162A" w14:textId="77777777" w:rsidR="00514A84" w:rsidRPr="003C3ED9" w:rsidRDefault="00514A84" w:rsidP="00514A84">
      <w:pPr>
        <w:suppressAutoHyphens w:val="0"/>
        <w:autoSpaceDE w:val="0"/>
        <w:autoSpaceDN w:val="0"/>
        <w:adjustRightInd w:val="0"/>
        <w:spacing w:before="0" w:after="0" w:line="240" w:lineRule="auto"/>
        <w:rPr>
          <w:rFonts w:ascii="Times New Roman" w:hAnsi="Times New Roman" w:cs="Times New Roman"/>
          <w:color w:val="000000"/>
          <w:sz w:val="22"/>
          <w:szCs w:val="22"/>
          <w:lang w:eastAsia="en-US"/>
        </w:rPr>
      </w:pPr>
    </w:p>
    <w:p w14:paraId="4BDD3215" w14:textId="77777777" w:rsidR="00011968" w:rsidRPr="003C3ED9" w:rsidRDefault="00514A84" w:rsidP="00011968">
      <w:pPr>
        <w:suppressAutoHyphens w:val="0"/>
        <w:spacing w:before="0" w:after="0" w:line="240" w:lineRule="auto"/>
        <w:rPr>
          <w:rFonts w:ascii="Times New Roman" w:hAnsi="Times New Roman" w:cs="Times New Roman"/>
          <w:color w:val="000000"/>
          <w:sz w:val="22"/>
          <w:szCs w:val="22"/>
          <w:lang w:eastAsia="en-US"/>
        </w:rPr>
      </w:pPr>
      <w:r w:rsidRPr="003C3ED9">
        <w:rPr>
          <w:rFonts w:ascii="Times New Roman" w:hAnsi="Times New Roman" w:cs="Times New Roman"/>
          <w:color w:val="000000"/>
          <w:sz w:val="22"/>
          <w:szCs w:val="22"/>
          <w:lang w:eastAsia="en-US"/>
        </w:rPr>
        <w:t xml:space="preserve">PRESCRIBING should capture all uniquely recorded </w:t>
      </w:r>
      <w:r w:rsidRPr="003C3ED9">
        <w:rPr>
          <w:rFonts w:ascii="Times New Roman" w:hAnsi="Times New Roman" w:cs="Times New Roman"/>
          <w:color w:val="000000"/>
          <w:sz w:val="22"/>
          <w:szCs w:val="22"/>
          <w:highlight w:val="magenta"/>
          <w:u w:val="single"/>
          <w:lang w:eastAsia="en-US"/>
        </w:rPr>
        <w:t>in-patient</w:t>
      </w:r>
      <w:r w:rsidRPr="003C3ED9">
        <w:rPr>
          <w:rFonts w:ascii="Times New Roman" w:hAnsi="Times New Roman" w:cs="Times New Roman"/>
          <w:color w:val="000000"/>
          <w:sz w:val="22"/>
          <w:szCs w:val="22"/>
          <w:lang w:eastAsia="en-US"/>
        </w:rPr>
        <w:t xml:space="preserve"> medication dispensing and administration. </w:t>
      </w:r>
      <w:r w:rsidR="00011968" w:rsidRPr="003C3ED9">
        <w:rPr>
          <w:rFonts w:ascii="Times New Roman" w:hAnsi="Times New Roman" w:cs="Times New Roman"/>
          <w:color w:val="000000"/>
          <w:sz w:val="22"/>
          <w:szCs w:val="22"/>
          <w:lang w:eastAsia="en-US"/>
        </w:rPr>
        <w:t xml:space="preserve">The PRESCRIBING table in the </w:t>
      </w:r>
      <w:proofErr w:type="spellStart"/>
      <w:r w:rsidR="00011968" w:rsidRPr="003C3ED9">
        <w:rPr>
          <w:rFonts w:ascii="Times New Roman" w:hAnsi="Times New Roman" w:cs="Times New Roman"/>
          <w:color w:val="000000"/>
          <w:sz w:val="22"/>
          <w:szCs w:val="22"/>
          <w:lang w:eastAsia="en-US"/>
        </w:rPr>
        <w:t>PCORnet</w:t>
      </w:r>
      <w:proofErr w:type="spellEnd"/>
      <w:r w:rsidR="00011968" w:rsidRPr="003C3ED9">
        <w:rPr>
          <w:rFonts w:ascii="Times New Roman" w:hAnsi="Times New Roman" w:cs="Times New Roman"/>
          <w:color w:val="000000"/>
          <w:sz w:val="22"/>
          <w:szCs w:val="22"/>
          <w:lang w:eastAsia="en-US"/>
        </w:rPr>
        <w:t xml:space="preserve"> CDM is populated with all records in the DRUG EXPOSURE table with </w:t>
      </w:r>
      <w:proofErr w:type="spellStart"/>
      <w:r w:rsidR="00011968" w:rsidRPr="003C3ED9">
        <w:rPr>
          <w:rFonts w:ascii="Times New Roman" w:hAnsi="Times New Roman" w:cs="Times New Roman"/>
          <w:color w:val="000000"/>
          <w:sz w:val="22"/>
          <w:szCs w:val="22"/>
          <w:lang w:eastAsia="en-US"/>
        </w:rPr>
        <w:t>Drug_type_concept_id</w:t>
      </w:r>
      <w:proofErr w:type="spellEnd"/>
      <w:r w:rsidR="00011968" w:rsidRPr="003C3ED9">
        <w:rPr>
          <w:rFonts w:ascii="Times New Roman" w:hAnsi="Times New Roman" w:cs="Times New Roman"/>
          <w:color w:val="000000"/>
          <w:sz w:val="22"/>
          <w:szCs w:val="22"/>
          <w:lang w:eastAsia="en-US"/>
        </w:rPr>
        <w:t xml:space="preserve"> = </w:t>
      </w:r>
    </w:p>
    <w:p w14:paraId="7FD72DE3" w14:textId="77777777" w:rsidR="00011968" w:rsidRPr="003C3ED9" w:rsidRDefault="00011968" w:rsidP="00011968">
      <w:pPr>
        <w:numPr>
          <w:ilvl w:val="0"/>
          <w:numId w:val="30"/>
        </w:numPr>
        <w:suppressAutoHyphens w:val="0"/>
        <w:spacing w:before="0" w:after="0" w:line="240" w:lineRule="auto"/>
        <w:rPr>
          <w:rFonts w:ascii="Times New Roman" w:hAnsi="Times New Roman" w:cs="Times New Roman"/>
          <w:color w:val="000000"/>
          <w:sz w:val="22"/>
          <w:szCs w:val="22"/>
          <w:lang w:eastAsia="en-US"/>
        </w:rPr>
      </w:pPr>
      <w:r w:rsidRPr="003C3ED9">
        <w:rPr>
          <w:rFonts w:ascii="Times New Roman" w:hAnsi="Times New Roman" w:cs="Times New Roman"/>
          <w:color w:val="000000"/>
          <w:sz w:val="22"/>
          <w:szCs w:val="22"/>
          <w:lang w:eastAsia="en-US"/>
        </w:rPr>
        <w:t xml:space="preserve">38000180 (Inpatient administration), </w:t>
      </w:r>
    </w:p>
    <w:p w14:paraId="7D084AA2" w14:textId="77777777" w:rsidR="00011968" w:rsidRPr="003C3ED9" w:rsidRDefault="00011968" w:rsidP="00011968">
      <w:pPr>
        <w:numPr>
          <w:ilvl w:val="0"/>
          <w:numId w:val="30"/>
        </w:numPr>
        <w:suppressAutoHyphens w:val="0"/>
        <w:spacing w:before="0" w:after="0" w:line="240" w:lineRule="auto"/>
        <w:rPr>
          <w:rFonts w:ascii="Times New Roman" w:hAnsi="Times New Roman" w:cs="Times New Roman"/>
          <w:color w:val="000000"/>
          <w:sz w:val="22"/>
          <w:szCs w:val="22"/>
          <w:lang w:eastAsia="en-US"/>
        </w:rPr>
      </w:pPr>
      <w:r w:rsidRPr="003C3ED9">
        <w:rPr>
          <w:rFonts w:ascii="Times New Roman" w:hAnsi="Times New Roman" w:cs="Times New Roman"/>
          <w:color w:val="000000"/>
          <w:sz w:val="22"/>
          <w:szCs w:val="22"/>
          <w:lang w:eastAsia="en-US"/>
        </w:rPr>
        <w:t xml:space="preserve">38000179 (Physician administered drug (identified as procedure)), </w:t>
      </w:r>
    </w:p>
    <w:p w14:paraId="42241BB8" w14:textId="77777777" w:rsidR="00011968" w:rsidRPr="003C3ED9" w:rsidRDefault="00011968" w:rsidP="00011968">
      <w:pPr>
        <w:numPr>
          <w:ilvl w:val="0"/>
          <w:numId w:val="30"/>
        </w:numPr>
        <w:suppressAutoHyphens w:val="0"/>
        <w:spacing w:before="0" w:after="0" w:line="240" w:lineRule="auto"/>
        <w:rPr>
          <w:rFonts w:ascii="Times New Roman" w:hAnsi="Times New Roman" w:cs="Times New Roman"/>
          <w:color w:val="000000"/>
          <w:sz w:val="22"/>
          <w:szCs w:val="22"/>
          <w:lang w:eastAsia="en-US"/>
        </w:rPr>
      </w:pPr>
      <w:r w:rsidRPr="003C3ED9">
        <w:rPr>
          <w:rFonts w:ascii="Times New Roman" w:hAnsi="Times New Roman" w:cs="Times New Roman"/>
          <w:color w:val="000000"/>
          <w:sz w:val="22"/>
          <w:szCs w:val="22"/>
          <w:lang w:eastAsia="en-US"/>
        </w:rPr>
        <w:t xml:space="preserve">43542358 (Physician administered drug (identified from EHR observation)), </w:t>
      </w:r>
    </w:p>
    <w:p w14:paraId="7E4826D9" w14:textId="77777777" w:rsidR="00011968" w:rsidRPr="003C3ED9" w:rsidRDefault="00011968" w:rsidP="00011968">
      <w:pPr>
        <w:numPr>
          <w:ilvl w:val="0"/>
          <w:numId w:val="30"/>
        </w:numPr>
        <w:suppressAutoHyphens w:val="0"/>
        <w:spacing w:before="0" w:after="0" w:line="240" w:lineRule="auto"/>
        <w:rPr>
          <w:rFonts w:ascii="Times New Roman" w:hAnsi="Times New Roman" w:cs="Times New Roman"/>
          <w:color w:val="000000"/>
          <w:sz w:val="22"/>
          <w:szCs w:val="22"/>
          <w:lang w:eastAsia="en-US"/>
        </w:rPr>
      </w:pPr>
      <w:r w:rsidRPr="003C3ED9">
        <w:rPr>
          <w:rFonts w:ascii="Times New Roman" w:hAnsi="Times New Roman" w:cs="Times New Roman"/>
          <w:color w:val="000000"/>
          <w:sz w:val="22"/>
          <w:szCs w:val="22"/>
          <w:lang w:eastAsia="en-US"/>
        </w:rPr>
        <w:t>43542357 (Physician administered drug (identified from referral record)),</w:t>
      </w:r>
    </w:p>
    <w:p w14:paraId="31075E33" w14:textId="77777777" w:rsidR="00011968" w:rsidRPr="003C3ED9" w:rsidRDefault="00011968" w:rsidP="00011968">
      <w:pPr>
        <w:numPr>
          <w:ilvl w:val="0"/>
          <w:numId w:val="30"/>
        </w:numPr>
        <w:suppressAutoHyphens w:val="0"/>
        <w:spacing w:before="0" w:after="0" w:line="240" w:lineRule="auto"/>
        <w:rPr>
          <w:rFonts w:ascii="Times New Roman" w:hAnsi="Times New Roman" w:cs="Times New Roman"/>
          <w:color w:val="000000"/>
          <w:sz w:val="22"/>
          <w:szCs w:val="22"/>
          <w:lang w:eastAsia="en-US"/>
        </w:rPr>
      </w:pPr>
      <w:r w:rsidRPr="003C3ED9">
        <w:rPr>
          <w:rFonts w:ascii="Times New Roman" w:hAnsi="Times New Roman" w:cs="Times New Roman"/>
          <w:color w:val="000000"/>
          <w:sz w:val="22"/>
          <w:szCs w:val="22"/>
          <w:lang w:eastAsia="en-US"/>
        </w:rPr>
        <w:t xml:space="preserve">38000177 (Prescription written) </w:t>
      </w:r>
    </w:p>
    <w:p w14:paraId="02B59EAD" w14:textId="77777777" w:rsidR="00011968" w:rsidRPr="003C3ED9" w:rsidRDefault="00011968" w:rsidP="00011968">
      <w:pPr>
        <w:suppressAutoHyphens w:val="0"/>
        <w:spacing w:before="0" w:after="0" w:line="240" w:lineRule="auto"/>
        <w:rPr>
          <w:rFonts w:ascii="Times New Roman" w:hAnsi="Times New Roman" w:cs="Times New Roman"/>
          <w:color w:val="000000"/>
          <w:sz w:val="22"/>
          <w:szCs w:val="22"/>
          <w:lang w:eastAsia="en-US"/>
        </w:rPr>
      </w:pPr>
    </w:p>
    <w:p w14:paraId="0C9505A7" w14:textId="77777777" w:rsidR="006D4DB0" w:rsidRPr="003C3ED9" w:rsidRDefault="00514A84" w:rsidP="00514A84">
      <w:pPr>
        <w:suppressAutoHyphens w:val="0"/>
        <w:autoSpaceDE w:val="0"/>
        <w:autoSpaceDN w:val="0"/>
        <w:adjustRightInd w:val="0"/>
        <w:spacing w:before="0" w:after="0" w:line="240" w:lineRule="auto"/>
        <w:rPr>
          <w:rFonts w:ascii="Times New Roman" w:hAnsi="Times New Roman" w:cs="Times New Roman"/>
          <w:color w:val="000000"/>
          <w:sz w:val="22"/>
          <w:szCs w:val="22"/>
          <w:lang w:eastAsia="en-US"/>
        </w:rPr>
      </w:pPr>
      <w:r w:rsidRPr="003C3ED9">
        <w:rPr>
          <w:rFonts w:ascii="Times New Roman" w:hAnsi="Times New Roman" w:cs="Times New Roman"/>
          <w:color w:val="000000"/>
          <w:sz w:val="22"/>
          <w:szCs w:val="22"/>
          <w:lang w:eastAsia="en-US"/>
        </w:rPr>
        <w:t>The PRESCRIBING table contains one record per PRESCRIBINGID.</w:t>
      </w:r>
    </w:p>
    <w:p w14:paraId="4C0690FD" w14:textId="77777777" w:rsidR="00514A84" w:rsidRPr="003C3ED9" w:rsidRDefault="00514A84" w:rsidP="00514A84">
      <w:pPr>
        <w:suppressAutoHyphens w:val="0"/>
        <w:autoSpaceDE w:val="0"/>
        <w:autoSpaceDN w:val="0"/>
        <w:adjustRightInd w:val="0"/>
        <w:spacing w:before="0" w:after="0" w:line="240" w:lineRule="auto"/>
        <w:rPr>
          <w:rFonts w:ascii="Times New Roman" w:hAnsi="Times New Roman" w:cs="Times New Roman"/>
          <w:color w:val="000000"/>
          <w:sz w:val="22"/>
          <w:szCs w:val="22"/>
          <w:lang w:eastAsia="en-US"/>
        </w:rPr>
      </w:pPr>
    </w:p>
    <w:p w14:paraId="32F52905" w14:textId="77777777" w:rsidR="003C3ED9" w:rsidRPr="003C3ED9" w:rsidRDefault="003C3ED9" w:rsidP="00514A84">
      <w:pPr>
        <w:suppressAutoHyphens w:val="0"/>
        <w:autoSpaceDE w:val="0"/>
        <w:autoSpaceDN w:val="0"/>
        <w:adjustRightInd w:val="0"/>
        <w:spacing w:before="0" w:after="0" w:line="240" w:lineRule="auto"/>
        <w:rPr>
          <w:rFonts w:ascii="Times New Roman" w:hAnsi="Times New Roman" w:cs="Times New Roman"/>
          <w:color w:val="000000"/>
          <w:sz w:val="22"/>
          <w:szCs w:val="22"/>
          <w:lang w:eastAsia="en-US"/>
        </w:rPr>
      </w:pPr>
      <w:r w:rsidRPr="003C3ED9">
        <w:rPr>
          <w:rFonts w:ascii="Times New Roman" w:hAnsi="Times New Roman" w:cs="Times New Roman"/>
          <w:color w:val="000000"/>
          <w:sz w:val="22"/>
          <w:szCs w:val="22"/>
          <w:lang w:eastAsia="en-US"/>
        </w:rPr>
        <w:t>Prescribing field mapping:</w:t>
      </w:r>
    </w:p>
    <w:tbl>
      <w:tblPr>
        <w:tblW w:w="9613" w:type="dxa"/>
        <w:tblInd w:w="-55" w:type="dxa"/>
        <w:tblLayout w:type="fixed"/>
        <w:tblLook w:val="0000" w:firstRow="0" w:lastRow="0" w:firstColumn="0" w:lastColumn="0" w:noHBand="0" w:noVBand="0"/>
      </w:tblPr>
      <w:tblGrid>
        <w:gridCol w:w="1603"/>
        <w:gridCol w:w="2340"/>
        <w:gridCol w:w="2790"/>
        <w:gridCol w:w="2880"/>
      </w:tblGrid>
      <w:tr w:rsidR="00514A84" w:rsidRPr="00CA289F" w14:paraId="3A9B7A58" w14:textId="77777777" w:rsidTr="00E44CCE">
        <w:trPr>
          <w:cantSplit/>
          <w:tblHeader/>
        </w:trPr>
        <w:tc>
          <w:tcPr>
            <w:tcW w:w="1603" w:type="dxa"/>
            <w:tcBorders>
              <w:top w:val="single" w:sz="4" w:space="0" w:color="808080"/>
              <w:left w:val="single" w:sz="4" w:space="0" w:color="808080"/>
              <w:bottom w:val="single" w:sz="4" w:space="0" w:color="808080"/>
            </w:tcBorders>
            <w:shd w:val="clear" w:color="auto" w:fill="005172"/>
          </w:tcPr>
          <w:p w14:paraId="02337DAF" w14:textId="77777777" w:rsidR="00514A84" w:rsidRPr="00CA289F" w:rsidRDefault="00514A84" w:rsidP="00E44CCE">
            <w:pPr>
              <w:spacing w:after="0" w:line="240" w:lineRule="auto"/>
              <w:ind w:right="4"/>
              <w:rPr>
                <w:rFonts w:ascii="Times New Roman" w:hAnsi="Times New Roman" w:cs="Times New Roman"/>
                <w:b/>
                <w:bCs/>
                <w:szCs w:val="20"/>
              </w:rPr>
            </w:pPr>
            <w:r w:rsidRPr="00CA289F">
              <w:rPr>
                <w:rFonts w:ascii="Times New Roman" w:hAnsi="Times New Roman" w:cs="Times New Roman"/>
                <w:b/>
                <w:bCs/>
                <w:szCs w:val="20"/>
              </w:rPr>
              <w:t>Destination Field</w:t>
            </w:r>
          </w:p>
        </w:tc>
        <w:tc>
          <w:tcPr>
            <w:tcW w:w="2340" w:type="dxa"/>
            <w:tcBorders>
              <w:top w:val="single" w:sz="4" w:space="0" w:color="808080"/>
              <w:left w:val="single" w:sz="4" w:space="0" w:color="808080"/>
              <w:bottom w:val="single" w:sz="4" w:space="0" w:color="808080"/>
            </w:tcBorders>
            <w:shd w:val="clear" w:color="auto" w:fill="005172"/>
          </w:tcPr>
          <w:p w14:paraId="0C696663" w14:textId="77777777" w:rsidR="00514A84" w:rsidRPr="00CA289F" w:rsidRDefault="00514A84" w:rsidP="00E44CCE">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Source Field</w:t>
            </w:r>
          </w:p>
        </w:tc>
        <w:tc>
          <w:tcPr>
            <w:tcW w:w="2790" w:type="dxa"/>
            <w:tcBorders>
              <w:top w:val="single" w:sz="4" w:space="0" w:color="808080"/>
              <w:left w:val="single" w:sz="4" w:space="0" w:color="808080"/>
              <w:bottom w:val="single" w:sz="4" w:space="0" w:color="808080"/>
            </w:tcBorders>
            <w:shd w:val="clear" w:color="auto" w:fill="005172"/>
          </w:tcPr>
          <w:p w14:paraId="4289A634" w14:textId="77777777" w:rsidR="00514A84" w:rsidRPr="00CA289F" w:rsidRDefault="00514A84" w:rsidP="00E44CCE">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Applied Rule</w:t>
            </w:r>
          </w:p>
        </w:tc>
        <w:tc>
          <w:tcPr>
            <w:tcW w:w="2880" w:type="dxa"/>
            <w:tcBorders>
              <w:top w:val="single" w:sz="4" w:space="0" w:color="808080"/>
              <w:left w:val="single" w:sz="4" w:space="0" w:color="808080"/>
              <w:bottom w:val="single" w:sz="4" w:space="0" w:color="808080"/>
              <w:right w:val="single" w:sz="4" w:space="0" w:color="808080"/>
            </w:tcBorders>
            <w:shd w:val="clear" w:color="auto" w:fill="005172"/>
          </w:tcPr>
          <w:p w14:paraId="35B9F93D" w14:textId="77777777" w:rsidR="00514A84" w:rsidRPr="00CA289F" w:rsidRDefault="00514A84" w:rsidP="00E44CCE">
            <w:pPr>
              <w:spacing w:line="240" w:lineRule="auto"/>
              <w:ind w:right="4"/>
              <w:rPr>
                <w:rFonts w:ascii="Times New Roman" w:hAnsi="Times New Roman" w:cs="Times New Roman"/>
              </w:rPr>
            </w:pPr>
            <w:r w:rsidRPr="00CA289F">
              <w:rPr>
                <w:rFonts w:ascii="Times New Roman" w:hAnsi="Times New Roman" w:cs="Times New Roman"/>
                <w:b/>
                <w:bCs/>
                <w:szCs w:val="20"/>
              </w:rPr>
              <w:t>Comment</w:t>
            </w:r>
          </w:p>
        </w:tc>
      </w:tr>
      <w:tr w:rsidR="00514A84" w:rsidRPr="00CA289F" w14:paraId="172572E1"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79B14BFF" w14:textId="77777777" w:rsidR="00514A84" w:rsidRPr="00CA289F" w:rsidRDefault="00514A84" w:rsidP="00E44CCE">
            <w:pPr>
              <w:rPr>
                <w:rFonts w:ascii="Times New Roman" w:hAnsi="Times New Roman" w:cs="Times New Roman"/>
                <w:sz w:val="16"/>
                <w:szCs w:val="16"/>
              </w:rPr>
            </w:pPr>
            <w:r w:rsidRPr="00CA289F">
              <w:rPr>
                <w:rFonts w:ascii="Times New Roman" w:hAnsi="Times New Roman" w:cs="Times New Roman"/>
                <w:color w:val="000000"/>
                <w:sz w:val="16"/>
                <w:szCs w:val="16"/>
              </w:rPr>
              <w:t>PATID</w:t>
            </w:r>
          </w:p>
        </w:tc>
        <w:tc>
          <w:tcPr>
            <w:tcW w:w="2340" w:type="dxa"/>
            <w:tcBorders>
              <w:top w:val="single" w:sz="4" w:space="0" w:color="808080"/>
              <w:left w:val="single" w:sz="4" w:space="0" w:color="808080"/>
              <w:bottom w:val="single" w:sz="4" w:space="0" w:color="808080"/>
            </w:tcBorders>
            <w:shd w:val="clear" w:color="auto" w:fill="auto"/>
          </w:tcPr>
          <w:p w14:paraId="21BD6129" w14:textId="77777777" w:rsidR="00514A84" w:rsidRPr="00CA289F" w:rsidRDefault="00514A84" w:rsidP="00E44CCE">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Drug_exposure</w:t>
            </w:r>
            <w:r w:rsidRPr="00CA289F">
              <w:rPr>
                <w:rFonts w:ascii="Times New Roman" w:hAnsi="Times New Roman" w:cs="Times New Roman"/>
                <w:sz w:val="16"/>
                <w:szCs w:val="16"/>
              </w:rPr>
              <w:t>.person_id</w:t>
            </w:r>
            <w:proofErr w:type="spellEnd"/>
          </w:p>
        </w:tc>
        <w:tc>
          <w:tcPr>
            <w:tcW w:w="2790" w:type="dxa"/>
            <w:tcBorders>
              <w:top w:val="single" w:sz="4" w:space="0" w:color="808080"/>
              <w:left w:val="single" w:sz="4" w:space="0" w:color="808080"/>
              <w:bottom w:val="single" w:sz="4" w:space="0" w:color="808080"/>
            </w:tcBorders>
            <w:shd w:val="clear" w:color="auto" w:fill="auto"/>
          </w:tcPr>
          <w:p w14:paraId="79452E8B" w14:textId="77777777" w:rsidR="00514A84" w:rsidRPr="00CA289F" w:rsidRDefault="00514A84" w:rsidP="00E44CCE">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6E1783BA" w14:textId="77777777" w:rsidR="00514A84" w:rsidRPr="00CA289F" w:rsidRDefault="00514A84" w:rsidP="00E44CC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Convert to text</w:t>
            </w:r>
          </w:p>
        </w:tc>
      </w:tr>
      <w:tr w:rsidR="00514A84" w:rsidRPr="00CA289F" w14:paraId="20B3928C"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12B4E268" w14:textId="77777777" w:rsidR="00514A84" w:rsidRPr="00CA289F" w:rsidRDefault="00514A84" w:rsidP="00E44CCE">
            <w:pPr>
              <w:rPr>
                <w:rFonts w:ascii="Times New Roman" w:hAnsi="Times New Roman" w:cs="Times New Roman"/>
                <w:sz w:val="16"/>
                <w:szCs w:val="16"/>
              </w:rPr>
            </w:pPr>
            <w:r w:rsidRPr="00CA289F">
              <w:rPr>
                <w:rFonts w:ascii="Times New Roman" w:hAnsi="Times New Roman" w:cs="Times New Roman"/>
                <w:color w:val="000000"/>
                <w:sz w:val="16"/>
                <w:szCs w:val="16"/>
              </w:rPr>
              <w:t>ENCOUNTERID</w:t>
            </w:r>
          </w:p>
        </w:tc>
        <w:tc>
          <w:tcPr>
            <w:tcW w:w="2340" w:type="dxa"/>
            <w:tcBorders>
              <w:top w:val="single" w:sz="4" w:space="0" w:color="808080"/>
              <w:left w:val="single" w:sz="4" w:space="0" w:color="808080"/>
              <w:bottom w:val="single" w:sz="4" w:space="0" w:color="808080"/>
            </w:tcBorders>
            <w:shd w:val="clear" w:color="auto" w:fill="auto"/>
          </w:tcPr>
          <w:p w14:paraId="405E59E4" w14:textId="77777777" w:rsidR="00514A84" w:rsidRPr="00CA289F" w:rsidRDefault="00514A84" w:rsidP="00E44CCE">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Drug_exposure</w:t>
            </w:r>
            <w:r w:rsidRPr="00CA289F">
              <w:rPr>
                <w:rFonts w:ascii="Times New Roman" w:hAnsi="Times New Roman" w:cs="Times New Roman"/>
                <w:sz w:val="16"/>
                <w:szCs w:val="16"/>
              </w:rPr>
              <w:t>.visit_occurrence_id</w:t>
            </w:r>
            <w:proofErr w:type="spellEnd"/>
          </w:p>
        </w:tc>
        <w:tc>
          <w:tcPr>
            <w:tcW w:w="2790" w:type="dxa"/>
            <w:tcBorders>
              <w:top w:val="single" w:sz="4" w:space="0" w:color="808080"/>
              <w:left w:val="single" w:sz="4" w:space="0" w:color="808080"/>
              <w:bottom w:val="single" w:sz="4" w:space="0" w:color="808080"/>
            </w:tcBorders>
            <w:shd w:val="clear" w:color="auto" w:fill="auto"/>
          </w:tcPr>
          <w:p w14:paraId="7EAB5CD0" w14:textId="77777777" w:rsidR="00514A84" w:rsidRPr="00CA289F" w:rsidRDefault="00514A84" w:rsidP="00E44CCE">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0F14815D" w14:textId="77777777" w:rsidR="00514A84" w:rsidRPr="00CA289F" w:rsidRDefault="00514A84" w:rsidP="00E44CCE">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Convert to text</w:t>
            </w:r>
          </w:p>
        </w:tc>
      </w:tr>
      <w:tr w:rsidR="00514A84" w:rsidRPr="00CA289F" w14:paraId="27BCAC35"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2409BC75" w14:textId="77777777" w:rsidR="00514A84" w:rsidRPr="00CA289F" w:rsidRDefault="00514A84" w:rsidP="00514A84">
            <w:pPr>
              <w:rPr>
                <w:rFonts w:ascii="Times New Roman" w:hAnsi="Times New Roman" w:cs="Times New Roman"/>
                <w:sz w:val="16"/>
                <w:szCs w:val="16"/>
              </w:rPr>
            </w:pPr>
            <w:r>
              <w:rPr>
                <w:rFonts w:ascii="Times New Roman" w:hAnsi="Times New Roman" w:cs="Times New Roman"/>
                <w:color w:val="000000"/>
                <w:sz w:val="16"/>
                <w:szCs w:val="16"/>
              </w:rPr>
              <w:t>RX_PROVIDERID</w:t>
            </w:r>
          </w:p>
        </w:tc>
        <w:tc>
          <w:tcPr>
            <w:tcW w:w="2340" w:type="dxa"/>
            <w:tcBorders>
              <w:top w:val="single" w:sz="4" w:space="0" w:color="808080"/>
              <w:left w:val="single" w:sz="4" w:space="0" w:color="808080"/>
              <w:bottom w:val="single" w:sz="4" w:space="0" w:color="808080"/>
            </w:tcBorders>
            <w:shd w:val="clear" w:color="auto" w:fill="auto"/>
          </w:tcPr>
          <w:p w14:paraId="248FA5CE" w14:textId="77777777" w:rsidR="00514A84" w:rsidRPr="00CA289F" w:rsidRDefault="00514A84" w:rsidP="00514A84">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Drug_exposure</w:t>
            </w:r>
            <w:r w:rsidRPr="00CA289F">
              <w:rPr>
                <w:rFonts w:ascii="Times New Roman" w:hAnsi="Times New Roman" w:cs="Times New Roman"/>
                <w:sz w:val="16"/>
                <w:szCs w:val="16"/>
              </w:rPr>
              <w:t>.</w:t>
            </w:r>
            <w:r>
              <w:rPr>
                <w:rFonts w:ascii="Times New Roman" w:hAnsi="Times New Roman" w:cs="Times New Roman"/>
                <w:sz w:val="16"/>
                <w:szCs w:val="16"/>
              </w:rPr>
              <w:t>provider_id</w:t>
            </w:r>
            <w:proofErr w:type="spellEnd"/>
          </w:p>
        </w:tc>
        <w:tc>
          <w:tcPr>
            <w:tcW w:w="2790" w:type="dxa"/>
            <w:tcBorders>
              <w:top w:val="single" w:sz="4" w:space="0" w:color="808080"/>
              <w:left w:val="single" w:sz="4" w:space="0" w:color="808080"/>
              <w:bottom w:val="single" w:sz="4" w:space="0" w:color="808080"/>
            </w:tcBorders>
            <w:shd w:val="clear" w:color="auto" w:fill="auto"/>
          </w:tcPr>
          <w:p w14:paraId="35D88662" w14:textId="77777777" w:rsidR="00514A84" w:rsidRPr="00CA289F" w:rsidRDefault="00514A84" w:rsidP="00514A84">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4EA8406E" w14:textId="77777777" w:rsidR="00514A84" w:rsidRPr="00CA289F" w:rsidRDefault="00514A84" w:rsidP="00514A84">
            <w:pPr>
              <w:snapToGrid w:val="0"/>
              <w:spacing w:line="240" w:lineRule="auto"/>
              <w:ind w:right="4"/>
              <w:rPr>
                <w:rFonts w:ascii="Times New Roman" w:hAnsi="Times New Roman" w:cs="Times New Roman"/>
                <w:sz w:val="16"/>
                <w:szCs w:val="16"/>
              </w:rPr>
            </w:pPr>
            <w:r w:rsidRPr="00CA289F">
              <w:rPr>
                <w:rFonts w:ascii="Times New Roman" w:hAnsi="Times New Roman" w:cs="Times New Roman"/>
                <w:sz w:val="16"/>
                <w:szCs w:val="16"/>
              </w:rPr>
              <w:t>Convert to text</w:t>
            </w:r>
          </w:p>
        </w:tc>
      </w:tr>
      <w:tr w:rsidR="00514A84" w:rsidRPr="00CA289F" w14:paraId="37B1A773"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0C27247B" w14:textId="77777777" w:rsidR="00514A84" w:rsidRPr="00CA289F" w:rsidRDefault="00514A84" w:rsidP="00514A84">
            <w:pPr>
              <w:rPr>
                <w:rFonts w:ascii="Times New Roman" w:hAnsi="Times New Roman" w:cs="Times New Roman"/>
                <w:sz w:val="16"/>
                <w:szCs w:val="16"/>
              </w:rPr>
            </w:pPr>
            <w:r>
              <w:rPr>
                <w:rFonts w:ascii="Times New Roman" w:hAnsi="Times New Roman" w:cs="Times New Roman"/>
                <w:color w:val="000000"/>
                <w:sz w:val="16"/>
                <w:szCs w:val="16"/>
              </w:rPr>
              <w:t>RX_ORDER_DATE</w:t>
            </w:r>
          </w:p>
        </w:tc>
        <w:tc>
          <w:tcPr>
            <w:tcW w:w="2340" w:type="dxa"/>
            <w:tcBorders>
              <w:top w:val="single" w:sz="4" w:space="0" w:color="808080"/>
              <w:left w:val="single" w:sz="4" w:space="0" w:color="808080"/>
              <w:bottom w:val="single" w:sz="4" w:space="0" w:color="808080"/>
            </w:tcBorders>
            <w:shd w:val="clear" w:color="auto" w:fill="auto"/>
          </w:tcPr>
          <w:p w14:paraId="54AF3123" w14:textId="77777777" w:rsidR="00514A84" w:rsidRPr="00CA289F" w:rsidRDefault="00514A84" w:rsidP="00514A84">
            <w:pPr>
              <w:snapToGrid w:val="0"/>
              <w:spacing w:line="240" w:lineRule="auto"/>
              <w:ind w:right="4"/>
              <w:rPr>
                <w:rFonts w:ascii="Times New Roman" w:hAnsi="Times New Roman" w:cs="Times New Roman"/>
                <w:sz w:val="16"/>
                <w:szCs w:val="16"/>
              </w:rPr>
            </w:pPr>
            <w:proofErr w:type="spellStart"/>
            <w:r w:rsidRPr="00DF7CEC">
              <w:rPr>
                <w:rFonts w:ascii="Times New Roman" w:hAnsi="Times New Roman" w:cs="Times New Roman"/>
                <w:sz w:val="16"/>
                <w:szCs w:val="16"/>
                <w:highlight w:val="magenta"/>
              </w:rPr>
              <w:t>Drug_exposure.drug_exposure_start_date</w:t>
            </w:r>
            <w:proofErr w:type="spellEnd"/>
          </w:p>
        </w:tc>
        <w:tc>
          <w:tcPr>
            <w:tcW w:w="2790" w:type="dxa"/>
            <w:tcBorders>
              <w:top w:val="single" w:sz="4" w:space="0" w:color="808080"/>
              <w:left w:val="single" w:sz="4" w:space="0" w:color="808080"/>
              <w:bottom w:val="single" w:sz="4" w:space="0" w:color="808080"/>
            </w:tcBorders>
            <w:shd w:val="clear" w:color="auto" w:fill="auto"/>
          </w:tcPr>
          <w:p w14:paraId="5FFCFD3B" w14:textId="77777777" w:rsidR="00514A84" w:rsidRPr="00CA289F" w:rsidRDefault="00514A84" w:rsidP="00514A84">
            <w:pPr>
              <w:snapToGrid w:val="0"/>
              <w:spacing w:line="240" w:lineRule="auto"/>
              <w:ind w:right="4"/>
              <w:rPr>
                <w:rFonts w:ascii="Times New Roman" w:hAnsi="Times New Roman" w:cs="Times New Roman"/>
                <w:color w:val="000000"/>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078BA165" w14:textId="77777777" w:rsidR="00514A84" w:rsidRPr="00CA289F" w:rsidRDefault="00514A84" w:rsidP="00514A84">
            <w:pPr>
              <w:snapToGrid w:val="0"/>
              <w:spacing w:line="240" w:lineRule="auto"/>
              <w:ind w:right="4"/>
              <w:rPr>
                <w:rFonts w:ascii="Times New Roman" w:hAnsi="Times New Roman" w:cs="Times New Roman"/>
                <w:color w:val="000000"/>
                <w:sz w:val="16"/>
                <w:szCs w:val="16"/>
              </w:rPr>
            </w:pPr>
            <w:r w:rsidRPr="00CA289F">
              <w:rPr>
                <w:rFonts w:ascii="Times New Roman" w:hAnsi="Times New Roman" w:cs="Times New Roman"/>
                <w:color w:val="000000"/>
                <w:sz w:val="16"/>
                <w:szCs w:val="16"/>
              </w:rPr>
              <w:t>Text. Format as 'YYYY-MM-DD'.</w:t>
            </w:r>
          </w:p>
          <w:p w14:paraId="12BB54D2" w14:textId="77777777" w:rsidR="00514A84" w:rsidRPr="00CA289F" w:rsidRDefault="00514A84" w:rsidP="00514A84">
            <w:pPr>
              <w:snapToGrid w:val="0"/>
              <w:spacing w:line="240" w:lineRule="auto"/>
              <w:ind w:right="4"/>
              <w:rPr>
                <w:rFonts w:ascii="Times New Roman" w:hAnsi="Times New Roman" w:cs="Times New Roman"/>
                <w:sz w:val="16"/>
                <w:szCs w:val="16"/>
              </w:rPr>
            </w:pPr>
          </w:p>
        </w:tc>
      </w:tr>
      <w:tr w:rsidR="00514A84" w:rsidRPr="00CA289F" w14:paraId="40D09AD8"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3571B23B" w14:textId="77777777" w:rsidR="00514A84" w:rsidRPr="00CA289F" w:rsidRDefault="00514A84" w:rsidP="00514A84">
            <w:pPr>
              <w:rPr>
                <w:rFonts w:ascii="Times New Roman" w:hAnsi="Times New Roman" w:cs="Times New Roman"/>
                <w:sz w:val="16"/>
                <w:szCs w:val="16"/>
              </w:rPr>
            </w:pPr>
            <w:r>
              <w:rPr>
                <w:rFonts w:ascii="Times New Roman" w:hAnsi="Times New Roman" w:cs="Times New Roman"/>
                <w:color w:val="000000"/>
                <w:sz w:val="16"/>
                <w:szCs w:val="16"/>
              </w:rPr>
              <w:t>RX_ORDER_TIME</w:t>
            </w:r>
          </w:p>
        </w:tc>
        <w:tc>
          <w:tcPr>
            <w:tcW w:w="2340" w:type="dxa"/>
            <w:tcBorders>
              <w:top w:val="single" w:sz="4" w:space="0" w:color="808080"/>
              <w:left w:val="single" w:sz="4" w:space="0" w:color="808080"/>
              <w:bottom w:val="single" w:sz="4" w:space="0" w:color="808080"/>
            </w:tcBorders>
            <w:shd w:val="clear" w:color="auto" w:fill="auto"/>
          </w:tcPr>
          <w:p w14:paraId="65CF57E6" w14:textId="77777777" w:rsidR="00514A84" w:rsidRPr="00CA289F" w:rsidRDefault="00514A84" w:rsidP="00514A84">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Drug_exposure.drug_exposure_start_time</w:t>
            </w:r>
            <w:proofErr w:type="spellEnd"/>
          </w:p>
        </w:tc>
        <w:tc>
          <w:tcPr>
            <w:tcW w:w="2790" w:type="dxa"/>
            <w:tcBorders>
              <w:top w:val="single" w:sz="4" w:space="0" w:color="808080"/>
              <w:left w:val="single" w:sz="4" w:space="0" w:color="808080"/>
              <w:bottom w:val="single" w:sz="4" w:space="0" w:color="808080"/>
            </w:tcBorders>
            <w:shd w:val="clear" w:color="auto" w:fill="auto"/>
          </w:tcPr>
          <w:p w14:paraId="5E6C03EB" w14:textId="77777777" w:rsidR="00514A84" w:rsidRPr="00CA289F" w:rsidRDefault="00514A84" w:rsidP="00514A84">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70DF47C1" w14:textId="77777777" w:rsidR="00514A84" w:rsidRPr="00CA289F" w:rsidRDefault="00514A84" w:rsidP="00514A84">
            <w:pPr>
              <w:snapToGrid w:val="0"/>
              <w:spacing w:line="240" w:lineRule="auto"/>
              <w:ind w:right="4"/>
              <w:rPr>
                <w:rFonts w:ascii="Times New Roman" w:hAnsi="Times New Roman" w:cs="Times New Roman"/>
                <w:sz w:val="16"/>
                <w:szCs w:val="16"/>
              </w:rPr>
            </w:pPr>
            <w:r w:rsidRPr="00CA289F">
              <w:rPr>
                <w:rFonts w:ascii="Times New Roman" w:hAnsi="Times New Roman" w:cs="Times New Roman"/>
                <w:color w:val="000000"/>
                <w:sz w:val="16"/>
                <w:szCs w:val="16"/>
              </w:rPr>
              <w:t>Text. Format as '</w:t>
            </w:r>
            <w:r>
              <w:rPr>
                <w:rFonts w:ascii="Times New Roman" w:hAnsi="Times New Roman" w:cs="Times New Roman"/>
                <w:color w:val="000000"/>
                <w:sz w:val="16"/>
                <w:szCs w:val="16"/>
              </w:rPr>
              <w:t>HH:MM</w:t>
            </w:r>
            <w:r w:rsidRPr="00CA289F">
              <w:rPr>
                <w:rFonts w:ascii="Times New Roman" w:hAnsi="Times New Roman" w:cs="Times New Roman"/>
                <w:color w:val="000000"/>
                <w:sz w:val="16"/>
                <w:szCs w:val="16"/>
              </w:rPr>
              <w:t>'.</w:t>
            </w:r>
          </w:p>
        </w:tc>
      </w:tr>
      <w:tr w:rsidR="00514A84" w:rsidRPr="00CA289F" w14:paraId="5E1B8DC9"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1DD12152" w14:textId="77777777" w:rsidR="00514A84" w:rsidRPr="00CA289F" w:rsidRDefault="00514A84" w:rsidP="00514A84">
            <w:pPr>
              <w:rPr>
                <w:rFonts w:ascii="Times New Roman" w:hAnsi="Times New Roman" w:cs="Times New Roman"/>
                <w:sz w:val="16"/>
                <w:szCs w:val="16"/>
              </w:rPr>
            </w:pPr>
            <w:r>
              <w:rPr>
                <w:rFonts w:ascii="Times New Roman" w:hAnsi="Times New Roman" w:cs="Times New Roman"/>
                <w:color w:val="000000"/>
                <w:sz w:val="16"/>
                <w:szCs w:val="16"/>
              </w:rPr>
              <w:t>RX_START_DATE</w:t>
            </w:r>
          </w:p>
        </w:tc>
        <w:tc>
          <w:tcPr>
            <w:tcW w:w="2340" w:type="dxa"/>
            <w:tcBorders>
              <w:top w:val="single" w:sz="4" w:space="0" w:color="808080"/>
              <w:left w:val="single" w:sz="4" w:space="0" w:color="808080"/>
              <w:bottom w:val="single" w:sz="4" w:space="0" w:color="808080"/>
            </w:tcBorders>
            <w:shd w:val="clear" w:color="auto" w:fill="auto"/>
          </w:tcPr>
          <w:p w14:paraId="7AF7F9E3" w14:textId="77777777" w:rsidR="00514A84" w:rsidRPr="00CA289F" w:rsidRDefault="00514A84" w:rsidP="00514A84">
            <w:pPr>
              <w:snapToGrid w:val="0"/>
              <w:spacing w:before="0"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Drug_exposure.drug_exposure_start_date</w:t>
            </w:r>
            <w:proofErr w:type="spellEnd"/>
            <w:r w:rsidRPr="00CA289F">
              <w:rPr>
                <w:rFonts w:ascii="Times New Roman" w:hAnsi="Times New Roman" w:cs="Times New Roman"/>
                <w:sz w:val="16"/>
                <w:szCs w:val="16"/>
              </w:rPr>
              <w:t xml:space="preserve"> </w:t>
            </w:r>
          </w:p>
        </w:tc>
        <w:tc>
          <w:tcPr>
            <w:tcW w:w="2790" w:type="dxa"/>
            <w:tcBorders>
              <w:top w:val="single" w:sz="4" w:space="0" w:color="808080"/>
              <w:left w:val="single" w:sz="4" w:space="0" w:color="808080"/>
              <w:bottom w:val="single" w:sz="4" w:space="0" w:color="808080"/>
            </w:tcBorders>
            <w:shd w:val="clear" w:color="auto" w:fill="auto"/>
          </w:tcPr>
          <w:p w14:paraId="163A7506" w14:textId="77777777" w:rsidR="00514A84" w:rsidRPr="00CA289F" w:rsidRDefault="00514A84" w:rsidP="00514A84">
            <w:pPr>
              <w:snapToGrid w:val="0"/>
              <w:spacing w:before="0"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5BA82EE2" w14:textId="77777777" w:rsidR="00514A84" w:rsidRPr="00CA289F" w:rsidRDefault="00DF7CEC" w:rsidP="00DF7CEC">
            <w:pPr>
              <w:snapToGrid w:val="0"/>
              <w:spacing w:line="240" w:lineRule="auto"/>
              <w:ind w:right="4"/>
              <w:rPr>
                <w:rFonts w:ascii="Times New Roman" w:hAnsi="Times New Roman" w:cs="Times New Roman"/>
                <w:sz w:val="16"/>
                <w:szCs w:val="16"/>
              </w:rPr>
            </w:pPr>
            <w:r w:rsidRPr="00CA289F">
              <w:rPr>
                <w:rFonts w:ascii="Times New Roman" w:hAnsi="Times New Roman" w:cs="Times New Roman"/>
                <w:color w:val="000000"/>
                <w:sz w:val="16"/>
                <w:szCs w:val="16"/>
              </w:rPr>
              <w:t>Text. Format as 'YYYY-MM-DD'.</w:t>
            </w:r>
          </w:p>
        </w:tc>
      </w:tr>
      <w:tr w:rsidR="00DF7CEC" w:rsidRPr="00CA289F" w14:paraId="3E10CC5B"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621B3142" w14:textId="77777777" w:rsidR="00DF7CEC" w:rsidRPr="00CA289F" w:rsidRDefault="00DF7CEC" w:rsidP="00DF7CEC">
            <w:pPr>
              <w:rPr>
                <w:rFonts w:ascii="Times New Roman" w:hAnsi="Times New Roman" w:cs="Times New Roman"/>
                <w:sz w:val="16"/>
                <w:szCs w:val="16"/>
              </w:rPr>
            </w:pPr>
            <w:r>
              <w:rPr>
                <w:rFonts w:ascii="Times New Roman" w:hAnsi="Times New Roman" w:cs="Times New Roman"/>
                <w:color w:val="000000"/>
                <w:sz w:val="16"/>
                <w:szCs w:val="16"/>
              </w:rPr>
              <w:t>RX_END_DATE</w:t>
            </w:r>
          </w:p>
        </w:tc>
        <w:tc>
          <w:tcPr>
            <w:tcW w:w="2340" w:type="dxa"/>
            <w:tcBorders>
              <w:top w:val="single" w:sz="4" w:space="0" w:color="808080"/>
              <w:left w:val="single" w:sz="4" w:space="0" w:color="808080"/>
              <w:bottom w:val="single" w:sz="4" w:space="0" w:color="808080"/>
            </w:tcBorders>
            <w:shd w:val="clear" w:color="auto" w:fill="auto"/>
          </w:tcPr>
          <w:p w14:paraId="483D97A1" w14:textId="77777777" w:rsidR="00DF7CEC" w:rsidRPr="00CA289F" w:rsidRDefault="00DF7CEC" w:rsidP="00DF7CEC">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Drug_exposure.drug_exposure_end_date</w:t>
            </w:r>
            <w:proofErr w:type="spellEnd"/>
            <w:r w:rsidRPr="00CA289F">
              <w:rPr>
                <w:rFonts w:ascii="Times New Roman" w:hAnsi="Times New Roman" w:cs="Times New Roman"/>
                <w:sz w:val="16"/>
                <w:szCs w:val="16"/>
              </w:rPr>
              <w:t xml:space="preserve"> </w:t>
            </w:r>
          </w:p>
        </w:tc>
        <w:tc>
          <w:tcPr>
            <w:tcW w:w="2790" w:type="dxa"/>
            <w:tcBorders>
              <w:top w:val="single" w:sz="4" w:space="0" w:color="808080"/>
              <w:left w:val="single" w:sz="4" w:space="0" w:color="808080"/>
              <w:bottom w:val="single" w:sz="4" w:space="0" w:color="808080"/>
            </w:tcBorders>
            <w:shd w:val="clear" w:color="auto" w:fill="auto"/>
          </w:tcPr>
          <w:p w14:paraId="7DEECF7B" w14:textId="77777777" w:rsidR="00DF7CEC" w:rsidRPr="00CA289F" w:rsidRDefault="00DF7CEC" w:rsidP="00DF7CEC">
            <w:pPr>
              <w:snapToGrid w:val="0"/>
              <w:spacing w:before="0" w:line="240" w:lineRule="auto"/>
              <w:ind w:right="4"/>
              <w:rPr>
                <w:rFonts w:ascii="Times New Roman" w:hAnsi="Times New Roman" w:cs="Times New Roman"/>
                <w:sz w:val="16"/>
                <w:szCs w:val="16"/>
                <w:highlight w:val="yellow"/>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4D9A9346" w14:textId="77777777" w:rsidR="00DF7CEC" w:rsidRPr="00CA289F" w:rsidRDefault="00DF7CEC" w:rsidP="00DF7CEC">
            <w:pPr>
              <w:snapToGrid w:val="0"/>
              <w:spacing w:line="240" w:lineRule="auto"/>
              <w:ind w:right="4"/>
              <w:rPr>
                <w:rFonts w:ascii="Times New Roman" w:hAnsi="Times New Roman" w:cs="Times New Roman"/>
                <w:sz w:val="16"/>
                <w:szCs w:val="16"/>
              </w:rPr>
            </w:pPr>
            <w:r w:rsidRPr="00CA289F">
              <w:rPr>
                <w:rFonts w:ascii="Times New Roman" w:hAnsi="Times New Roman" w:cs="Times New Roman"/>
                <w:color w:val="000000"/>
                <w:sz w:val="16"/>
                <w:szCs w:val="16"/>
              </w:rPr>
              <w:t>Text. Format as 'YYYY-MM-DD'.</w:t>
            </w:r>
          </w:p>
        </w:tc>
      </w:tr>
      <w:tr w:rsidR="00FA3EE4" w:rsidRPr="00CA289F" w14:paraId="2195E94C"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257C966D" w14:textId="77777777" w:rsidR="00FA3EE4" w:rsidRPr="00CA289F" w:rsidRDefault="00FA3EE4" w:rsidP="00FA3EE4">
            <w:pPr>
              <w:rPr>
                <w:rFonts w:ascii="Times New Roman" w:hAnsi="Times New Roman" w:cs="Times New Roman"/>
                <w:sz w:val="16"/>
                <w:szCs w:val="16"/>
              </w:rPr>
            </w:pPr>
            <w:r>
              <w:rPr>
                <w:rFonts w:ascii="Times New Roman" w:hAnsi="Times New Roman" w:cs="Times New Roman"/>
                <w:color w:val="000000"/>
                <w:sz w:val="16"/>
                <w:szCs w:val="16"/>
              </w:rPr>
              <w:t>RX_QUANTITY</w:t>
            </w:r>
          </w:p>
        </w:tc>
        <w:tc>
          <w:tcPr>
            <w:tcW w:w="2340" w:type="dxa"/>
            <w:tcBorders>
              <w:top w:val="single" w:sz="4" w:space="0" w:color="808080"/>
              <w:left w:val="single" w:sz="4" w:space="0" w:color="808080"/>
              <w:bottom w:val="single" w:sz="4" w:space="0" w:color="808080"/>
            </w:tcBorders>
            <w:shd w:val="clear" w:color="auto" w:fill="auto"/>
          </w:tcPr>
          <w:p w14:paraId="37A3A57F" w14:textId="77777777" w:rsidR="00FA3EE4" w:rsidRPr="00CA289F" w:rsidRDefault="00FA3EE4" w:rsidP="00FA3EE4">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Drug_exposure.quantity</w:t>
            </w:r>
            <w:proofErr w:type="spellEnd"/>
          </w:p>
        </w:tc>
        <w:tc>
          <w:tcPr>
            <w:tcW w:w="2790" w:type="dxa"/>
            <w:tcBorders>
              <w:top w:val="single" w:sz="4" w:space="0" w:color="808080"/>
              <w:left w:val="single" w:sz="4" w:space="0" w:color="808080"/>
              <w:bottom w:val="single" w:sz="4" w:space="0" w:color="808080"/>
            </w:tcBorders>
            <w:shd w:val="clear" w:color="auto" w:fill="auto"/>
          </w:tcPr>
          <w:p w14:paraId="1C10C112" w14:textId="77777777" w:rsidR="00FA3EE4" w:rsidRPr="00CA289F" w:rsidRDefault="00FA3EE4" w:rsidP="00FA3EE4">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49CB9167" w14:textId="77777777" w:rsidR="00FA3EE4" w:rsidRPr="00CA289F" w:rsidRDefault="00FA3EE4" w:rsidP="00FA3EE4">
            <w:pPr>
              <w:widowControl w:val="0"/>
              <w:snapToGrid w:val="0"/>
              <w:spacing w:before="0" w:after="0" w:line="240" w:lineRule="auto"/>
              <w:ind w:right="4"/>
              <w:rPr>
                <w:rFonts w:ascii="Times New Roman" w:hAnsi="Times New Roman" w:cs="Times New Roman"/>
                <w:sz w:val="16"/>
                <w:szCs w:val="16"/>
              </w:rPr>
            </w:pPr>
          </w:p>
        </w:tc>
      </w:tr>
      <w:tr w:rsidR="00DF7CEC" w:rsidRPr="00CA289F" w14:paraId="4BCD113D"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0F23CA06" w14:textId="77777777" w:rsidR="00DF7CEC" w:rsidRPr="00CA289F" w:rsidRDefault="00607D03" w:rsidP="00DF7CEC">
            <w:pPr>
              <w:rPr>
                <w:rFonts w:ascii="Times New Roman" w:hAnsi="Times New Roman" w:cs="Times New Roman"/>
                <w:sz w:val="16"/>
                <w:szCs w:val="16"/>
              </w:rPr>
            </w:pPr>
            <w:r>
              <w:rPr>
                <w:rFonts w:ascii="Times New Roman" w:hAnsi="Times New Roman" w:cs="Times New Roman"/>
                <w:color w:val="000000"/>
                <w:sz w:val="16"/>
                <w:szCs w:val="16"/>
              </w:rPr>
              <w:t>RX_REFILLS</w:t>
            </w:r>
          </w:p>
        </w:tc>
        <w:tc>
          <w:tcPr>
            <w:tcW w:w="2340" w:type="dxa"/>
            <w:tcBorders>
              <w:top w:val="single" w:sz="4" w:space="0" w:color="808080"/>
              <w:left w:val="single" w:sz="4" w:space="0" w:color="808080"/>
              <w:bottom w:val="single" w:sz="4" w:space="0" w:color="808080"/>
            </w:tcBorders>
            <w:shd w:val="clear" w:color="auto" w:fill="auto"/>
          </w:tcPr>
          <w:p w14:paraId="6B0A119B" w14:textId="77777777" w:rsidR="00DF7CEC" w:rsidRPr="00CA289F" w:rsidRDefault="00607D03" w:rsidP="00607D03">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Drug_exposure.refills</w:t>
            </w:r>
            <w:proofErr w:type="spellEnd"/>
          </w:p>
        </w:tc>
        <w:tc>
          <w:tcPr>
            <w:tcW w:w="2790" w:type="dxa"/>
            <w:tcBorders>
              <w:top w:val="single" w:sz="4" w:space="0" w:color="808080"/>
              <w:left w:val="single" w:sz="4" w:space="0" w:color="808080"/>
              <w:bottom w:val="single" w:sz="4" w:space="0" w:color="808080"/>
            </w:tcBorders>
            <w:shd w:val="clear" w:color="auto" w:fill="auto"/>
          </w:tcPr>
          <w:p w14:paraId="7C5267CF" w14:textId="77777777" w:rsidR="00DF7CEC" w:rsidRPr="00CA289F" w:rsidRDefault="00DF7CEC" w:rsidP="00DF7CEC">
            <w:pPr>
              <w:snapToGrid w:val="0"/>
              <w:spacing w:before="0" w:line="240" w:lineRule="auto"/>
              <w:ind w:right="4"/>
              <w:rPr>
                <w:rFonts w:ascii="Times New Roman" w:hAnsi="Times New Roman" w:cs="Times New Roman"/>
                <w:b/>
                <w:color w:val="FF0000"/>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00655DD3" w14:textId="77777777" w:rsidR="00DF7CEC" w:rsidRPr="00CA289F" w:rsidRDefault="00DF7CEC" w:rsidP="00DF7CEC">
            <w:pPr>
              <w:snapToGrid w:val="0"/>
              <w:spacing w:line="240" w:lineRule="auto"/>
              <w:ind w:right="4"/>
              <w:rPr>
                <w:rFonts w:ascii="Times New Roman" w:hAnsi="Times New Roman" w:cs="Times New Roman"/>
                <w:sz w:val="16"/>
                <w:szCs w:val="16"/>
              </w:rPr>
            </w:pPr>
          </w:p>
        </w:tc>
      </w:tr>
      <w:tr w:rsidR="00DF7CEC" w:rsidRPr="00CA289F" w14:paraId="2019F5D7" w14:textId="77777777" w:rsidTr="00E44CCE">
        <w:trPr>
          <w:cantSplit/>
        </w:trPr>
        <w:tc>
          <w:tcPr>
            <w:tcW w:w="1603" w:type="dxa"/>
            <w:tcBorders>
              <w:top w:val="single" w:sz="4" w:space="0" w:color="808080"/>
              <w:left w:val="single" w:sz="4" w:space="0" w:color="808080"/>
              <w:bottom w:val="single" w:sz="4" w:space="0" w:color="808080"/>
            </w:tcBorders>
            <w:shd w:val="clear" w:color="auto" w:fill="auto"/>
            <w:vAlign w:val="bottom"/>
          </w:tcPr>
          <w:p w14:paraId="151B23BC" w14:textId="77777777" w:rsidR="00DF7CEC" w:rsidRPr="00CA289F" w:rsidRDefault="00607D03" w:rsidP="00DF7CEC">
            <w:pPr>
              <w:rPr>
                <w:rFonts w:ascii="Times New Roman" w:hAnsi="Times New Roman" w:cs="Times New Roman"/>
                <w:sz w:val="16"/>
                <w:szCs w:val="16"/>
              </w:rPr>
            </w:pPr>
            <w:r>
              <w:rPr>
                <w:rFonts w:ascii="Times New Roman" w:hAnsi="Times New Roman" w:cs="Times New Roman"/>
                <w:color w:val="000000"/>
                <w:sz w:val="16"/>
                <w:szCs w:val="16"/>
              </w:rPr>
              <w:t>RX_DAYS_SUPPLY</w:t>
            </w:r>
          </w:p>
        </w:tc>
        <w:tc>
          <w:tcPr>
            <w:tcW w:w="2340" w:type="dxa"/>
            <w:tcBorders>
              <w:top w:val="single" w:sz="4" w:space="0" w:color="808080"/>
              <w:left w:val="single" w:sz="4" w:space="0" w:color="808080"/>
              <w:bottom w:val="single" w:sz="4" w:space="0" w:color="808080"/>
            </w:tcBorders>
            <w:shd w:val="clear" w:color="auto" w:fill="auto"/>
          </w:tcPr>
          <w:p w14:paraId="4D36AB9A" w14:textId="77777777" w:rsidR="00DF7CEC" w:rsidRPr="00CA289F" w:rsidRDefault="00607D03" w:rsidP="00607D03">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Drug_exposure.days_supply</w:t>
            </w:r>
            <w:proofErr w:type="spellEnd"/>
          </w:p>
        </w:tc>
        <w:tc>
          <w:tcPr>
            <w:tcW w:w="2790" w:type="dxa"/>
            <w:tcBorders>
              <w:top w:val="single" w:sz="4" w:space="0" w:color="808080"/>
              <w:left w:val="single" w:sz="4" w:space="0" w:color="808080"/>
              <w:bottom w:val="single" w:sz="4" w:space="0" w:color="808080"/>
            </w:tcBorders>
            <w:shd w:val="clear" w:color="auto" w:fill="auto"/>
          </w:tcPr>
          <w:p w14:paraId="456217A6" w14:textId="77777777" w:rsidR="00DF7CEC" w:rsidRPr="00CA289F" w:rsidRDefault="00DF7CEC" w:rsidP="00DF7CEC">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5F3219F0" w14:textId="77777777" w:rsidR="00DF7CEC" w:rsidRPr="00CA289F" w:rsidRDefault="00DF7CEC" w:rsidP="00DF7CEC">
            <w:pPr>
              <w:snapToGrid w:val="0"/>
              <w:spacing w:line="240" w:lineRule="auto"/>
              <w:ind w:right="4"/>
              <w:rPr>
                <w:rFonts w:ascii="Times New Roman" w:hAnsi="Times New Roman" w:cs="Times New Roman"/>
                <w:sz w:val="16"/>
                <w:szCs w:val="16"/>
              </w:rPr>
            </w:pPr>
          </w:p>
        </w:tc>
      </w:tr>
      <w:tr w:rsidR="00DF7CEC" w:rsidRPr="00CA289F" w14:paraId="664E32BE"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1EF8F0EE" w14:textId="77777777" w:rsidR="00DF7CEC" w:rsidRPr="00CA289F" w:rsidRDefault="00607D03" w:rsidP="00DF7CEC">
            <w:pPr>
              <w:rPr>
                <w:rFonts w:ascii="Times New Roman" w:hAnsi="Times New Roman" w:cs="Times New Roman"/>
                <w:sz w:val="16"/>
                <w:szCs w:val="16"/>
              </w:rPr>
            </w:pPr>
            <w:r>
              <w:rPr>
                <w:rFonts w:ascii="Times New Roman" w:hAnsi="Times New Roman" w:cs="Times New Roman"/>
                <w:color w:val="000000"/>
                <w:sz w:val="16"/>
                <w:szCs w:val="16"/>
              </w:rPr>
              <w:t>RX_FREQUENCY</w:t>
            </w:r>
          </w:p>
        </w:tc>
        <w:tc>
          <w:tcPr>
            <w:tcW w:w="2340" w:type="dxa"/>
            <w:tcBorders>
              <w:top w:val="single" w:sz="4" w:space="0" w:color="808080"/>
              <w:left w:val="single" w:sz="4" w:space="0" w:color="808080"/>
              <w:bottom w:val="single" w:sz="4" w:space="0" w:color="808080"/>
            </w:tcBorders>
            <w:shd w:val="clear" w:color="auto" w:fill="auto"/>
          </w:tcPr>
          <w:p w14:paraId="4F3F9A4D" w14:textId="77777777" w:rsidR="00DF7CEC" w:rsidRPr="00CA289F" w:rsidRDefault="00607D03" w:rsidP="00DF7CEC">
            <w:pPr>
              <w:snapToGrid w:val="0"/>
              <w:spacing w:line="240" w:lineRule="auto"/>
              <w:ind w:right="4"/>
              <w:rPr>
                <w:rFonts w:ascii="Times New Roman" w:hAnsi="Times New Roman" w:cs="Times New Roman"/>
                <w:sz w:val="16"/>
                <w:szCs w:val="16"/>
              </w:rPr>
            </w:pPr>
            <w:r w:rsidRPr="00607D03">
              <w:rPr>
                <w:rFonts w:ascii="Times New Roman" w:hAnsi="Times New Roman" w:cs="Times New Roman"/>
                <w:sz w:val="16"/>
                <w:szCs w:val="16"/>
                <w:highlight w:val="magenta"/>
              </w:rPr>
              <w:t>NULL</w:t>
            </w:r>
          </w:p>
        </w:tc>
        <w:tc>
          <w:tcPr>
            <w:tcW w:w="2790" w:type="dxa"/>
            <w:tcBorders>
              <w:top w:val="single" w:sz="4" w:space="0" w:color="808080"/>
              <w:left w:val="single" w:sz="4" w:space="0" w:color="808080"/>
              <w:bottom w:val="single" w:sz="4" w:space="0" w:color="808080"/>
            </w:tcBorders>
            <w:shd w:val="clear" w:color="auto" w:fill="auto"/>
          </w:tcPr>
          <w:p w14:paraId="560F4C85" w14:textId="77777777" w:rsidR="00DF7CEC" w:rsidRPr="00CA289F" w:rsidRDefault="00DF7CEC" w:rsidP="00DF7CEC">
            <w:pPr>
              <w:snapToGrid w:val="0"/>
              <w:spacing w:before="0"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23F76E46" w14:textId="77777777" w:rsidR="00DF7CEC" w:rsidRPr="00CA289F" w:rsidRDefault="00DF7CEC" w:rsidP="00DF7CEC">
            <w:pPr>
              <w:snapToGrid w:val="0"/>
              <w:spacing w:line="240" w:lineRule="auto"/>
              <w:ind w:right="4"/>
              <w:rPr>
                <w:rFonts w:ascii="Times New Roman" w:hAnsi="Times New Roman" w:cs="Times New Roman"/>
                <w:sz w:val="16"/>
                <w:szCs w:val="16"/>
              </w:rPr>
            </w:pPr>
          </w:p>
        </w:tc>
      </w:tr>
      <w:tr w:rsidR="00DF7CEC" w:rsidRPr="00CA289F" w14:paraId="6B448AA0" w14:textId="77777777" w:rsidTr="00E44CCE">
        <w:trPr>
          <w:cantSplit/>
        </w:trPr>
        <w:tc>
          <w:tcPr>
            <w:tcW w:w="1603" w:type="dxa"/>
            <w:tcBorders>
              <w:top w:val="single" w:sz="4" w:space="0" w:color="808080"/>
              <w:left w:val="single" w:sz="4" w:space="0" w:color="808080"/>
              <w:bottom w:val="single" w:sz="4" w:space="0" w:color="808080"/>
            </w:tcBorders>
            <w:shd w:val="clear" w:color="auto" w:fill="auto"/>
            <w:vAlign w:val="bottom"/>
          </w:tcPr>
          <w:p w14:paraId="60FD8F85" w14:textId="77777777" w:rsidR="00DF7CEC" w:rsidRPr="00CA289F" w:rsidRDefault="00607D03" w:rsidP="00DF7CEC">
            <w:pPr>
              <w:rPr>
                <w:rFonts w:ascii="Times New Roman" w:hAnsi="Times New Roman" w:cs="Times New Roman"/>
                <w:sz w:val="16"/>
                <w:szCs w:val="16"/>
              </w:rPr>
            </w:pPr>
            <w:r>
              <w:rPr>
                <w:rFonts w:ascii="Times New Roman" w:hAnsi="Times New Roman" w:cs="Times New Roman"/>
                <w:color w:val="000000"/>
                <w:sz w:val="16"/>
                <w:szCs w:val="16"/>
              </w:rPr>
              <w:t>RX_BASIC</w:t>
            </w:r>
          </w:p>
        </w:tc>
        <w:tc>
          <w:tcPr>
            <w:tcW w:w="2340" w:type="dxa"/>
            <w:tcBorders>
              <w:top w:val="single" w:sz="4" w:space="0" w:color="808080"/>
              <w:left w:val="single" w:sz="4" w:space="0" w:color="808080"/>
              <w:bottom w:val="single" w:sz="4" w:space="0" w:color="808080"/>
            </w:tcBorders>
            <w:shd w:val="clear" w:color="auto" w:fill="auto"/>
          </w:tcPr>
          <w:p w14:paraId="7A77BBC0" w14:textId="77777777" w:rsidR="00DF7CEC" w:rsidRPr="00CA289F" w:rsidRDefault="00607D03" w:rsidP="00DF7CEC">
            <w:pPr>
              <w:snapToGrid w:val="0"/>
              <w:spacing w:line="240" w:lineRule="auto"/>
              <w:ind w:right="4"/>
              <w:rPr>
                <w:rFonts w:ascii="Times New Roman" w:hAnsi="Times New Roman" w:cs="Times New Roman"/>
                <w:sz w:val="16"/>
                <w:szCs w:val="16"/>
              </w:rPr>
            </w:pPr>
            <w:r>
              <w:rPr>
                <w:rFonts w:ascii="Times New Roman" w:hAnsi="Times New Roman" w:cs="Times New Roman"/>
                <w:sz w:val="16"/>
                <w:szCs w:val="16"/>
              </w:rPr>
              <w:t xml:space="preserve">Derive from </w:t>
            </w:r>
            <w:proofErr w:type="spellStart"/>
            <w:r w:rsidRPr="00607D03">
              <w:rPr>
                <w:rFonts w:ascii="Times New Roman" w:hAnsi="Times New Roman" w:cs="Times New Roman"/>
                <w:sz w:val="16"/>
                <w:szCs w:val="16"/>
              </w:rPr>
              <w:t>drug_type_concept_id</w:t>
            </w:r>
            <w:proofErr w:type="spellEnd"/>
          </w:p>
        </w:tc>
        <w:tc>
          <w:tcPr>
            <w:tcW w:w="2790" w:type="dxa"/>
            <w:tcBorders>
              <w:top w:val="single" w:sz="4" w:space="0" w:color="808080"/>
              <w:left w:val="single" w:sz="4" w:space="0" w:color="808080"/>
              <w:bottom w:val="single" w:sz="4" w:space="0" w:color="808080"/>
            </w:tcBorders>
            <w:shd w:val="clear" w:color="auto" w:fill="auto"/>
          </w:tcPr>
          <w:p w14:paraId="5E6ABE2B" w14:textId="77777777" w:rsidR="00607D03" w:rsidRDefault="00607D03" w:rsidP="00607D03">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If </w:t>
            </w:r>
            <w:proofErr w:type="spellStart"/>
            <w:r w:rsidR="002B1FF4" w:rsidRPr="002B1FF4">
              <w:rPr>
                <w:rFonts w:ascii="Times New Roman" w:hAnsi="Times New Roman" w:cs="Times New Roman"/>
                <w:sz w:val="16"/>
                <w:szCs w:val="16"/>
              </w:rPr>
              <w:t>drug_type_concept_id</w:t>
            </w:r>
            <w:proofErr w:type="spellEnd"/>
            <w:r w:rsidR="002B1FF4">
              <w:rPr>
                <w:rFonts w:ascii="Times New Roman" w:hAnsi="Times New Roman" w:cs="Times New Roman"/>
                <w:sz w:val="16"/>
                <w:szCs w:val="16"/>
              </w:rPr>
              <w:t xml:space="preserve"> </w:t>
            </w:r>
            <w:r w:rsidRPr="00CA289F">
              <w:rPr>
                <w:rFonts w:ascii="Times New Roman" w:hAnsi="Times New Roman" w:cs="Times New Roman"/>
                <w:sz w:val="16"/>
                <w:szCs w:val="16"/>
              </w:rPr>
              <w:t xml:space="preserve">is </w:t>
            </w:r>
            <w:r>
              <w:rPr>
                <w:rFonts w:ascii="Times New Roman" w:hAnsi="Times New Roman" w:cs="Times New Roman"/>
                <w:sz w:val="16"/>
                <w:szCs w:val="16"/>
              </w:rPr>
              <w:t>‘</w:t>
            </w:r>
            <w:r w:rsidRPr="00607D03">
              <w:rPr>
                <w:rFonts w:ascii="Times New Roman" w:hAnsi="Times New Roman" w:cs="Times New Roman"/>
                <w:sz w:val="16"/>
                <w:szCs w:val="16"/>
              </w:rPr>
              <w:t>38000177</w:t>
            </w:r>
            <w:r>
              <w:rPr>
                <w:rFonts w:ascii="Times New Roman" w:hAnsi="Times New Roman" w:cs="Times New Roman"/>
                <w:sz w:val="16"/>
                <w:szCs w:val="16"/>
              </w:rPr>
              <w:t>’ Then 01 (Dispensing)</w:t>
            </w:r>
          </w:p>
          <w:p w14:paraId="400E568E" w14:textId="77777777" w:rsidR="00DF7CEC" w:rsidRDefault="00DF7CEC" w:rsidP="00607D03">
            <w:pPr>
              <w:snapToGrid w:val="0"/>
              <w:spacing w:before="0" w:line="240" w:lineRule="auto"/>
              <w:ind w:right="4"/>
              <w:rPr>
                <w:rFonts w:ascii="Times New Roman" w:hAnsi="Times New Roman" w:cs="Times New Roman"/>
                <w:sz w:val="16"/>
                <w:szCs w:val="16"/>
              </w:rPr>
            </w:pPr>
            <w:r w:rsidRPr="00CA289F">
              <w:rPr>
                <w:rFonts w:ascii="Times New Roman" w:hAnsi="Times New Roman" w:cs="Times New Roman"/>
                <w:sz w:val="16"/>
                <w:szCs w:val="16"/>
              </w:rPr>
              <w:t xml:space="preserve">If </w:t>
            </w:r>
            <w:proofErr w:type="spellStart"/>
            <w:r w:rsidR="002B1FF4" w:rsidRPr="002B1FF4">
              <w:rPr>
                <w:rFonts w:ascii="Times New Roman" w:hAnsi="Times New Roman" w:cs="Times New Roman"/>
                <w:sz w:val="16"/>
                <w:szCs w:val="16"/>
              </w:rPr>
              <w:t>drug_type_concept_id</w:t>
            </w:r>
            <w:proofErr w:type="spellEnd"/>
            <w:r w:rsidRPr="00CA289F">
              <w:rPr>
                <w:rFonts w:ascii="Times New Roman" w:hAnsi="Times New Roman" w:cs="Times New Roman"/>
                <w:sz w:val="16"/>
                <w:szCs w:val="16"/>
              </w:rPr>
              <w:t xml:space="preserve"> is </w:t>
            </w:r>
            <w:r w:rsidR="00607D03">
              <w:rPr>
                <w:rFonts w:ascii="Times New Roman" w:hAnsi="Times New Roman" w:cs="Times New Roman"/>
                <w:sz w:val="16"/>
                <w:szCs w:val="16"/>
              </w:rPr>
              <w:t>IN (‘</w:t>
            </w:r>
            <w:r w:rsidR="00607D03" w:rsidRPr="00607D03">
              <w:rPr>
                <w:rFonts w:ascii="Times New Roman" w:hAnsi="Times New Roman" w:cs="Times New Roman"/>
                <w:sz w:val="16"/>
                <w:szCs w:val="16"/>
              </w:rPr>
              <w:t>38000180</w:t>
            </w:r>
            <w:r w:rsidR="00607D03">
              <w:rPr>
                <w:rFonts w:ascii="Times New Roman" w:hAnsi="Times New Roman" w:cs="Times New Roman"/>
                <w:sz w:val="16"/>
                <w:szCs w:val="16"/>
              </w:rPr>
              <w:t>’,’</w:t>
            </w:r>
            <w:r w:rsidR="00607D03">
              <w:t xml:space="preserve"> </w:t>
            </w:r>
            <w:r w:rsidR="00607D03" w:rsidRPr="00607D03">
              <w:rPr>
                <w:rFonts w:ascii="Times New Roman" w:hAnsi="Times New Roman" w:cs="Times New Roman"/>
                <w:sz w:val="16"/>
                <w:szCs w:val="16"/>
              </w:rPr>
              <w:t>38000179</w:t>
            </w:r>
            <w:r w:rsidR="00607D03">
              <w:rPr>
                <w:rFonts w:ascii="Times New Roman" w:hAnsi="Times New Roman" w:cs="Times New Roman"/>
                <w:sz w:val="16"/>
                <w:szCs w:val="16"/>
              </w:rPr>
              <w:t>’,’</w:t>
            </w:r>
            <w:r w:rsidR="00607D03">
              <w:t xml:space="preserve"> </w:t>
            </w:r>
            <w:r w:rsidR="00607D03" w:rsidRPr="00607D03">
              <w:rPr>
                <w:rFonts w:ascii="Times New Roman" w:hAnsi="Times New Roman" w:cs="Times New Roman"/>
                <w:sz w:val="16"/>
                <w:szCs w:val="16"/>
              </w:rPr>
              <w:t>43542358</w:t>
            </w:r>
            <w:r w:rsidR="00607D03">
              <w:rPr>
                <w:rFonts w:ascii="Times New Roman" w:hAnsi="Times New Roman" w:cs="Times New Roman"/>
                <w:sz w:val="16"/>
                <w:szCs w:val="16"/>
              </w:rPr>
              <w:t>’,’</w:t>
            </w:r>
            <w:r w:rsidR="00607D03">
              <w:t xml:space="preserve"> </w:t>
            </w:r>
            <w:r w:rsidR="00607D03" w:rsidRPr="00607D03">
              <w:rPr>
                <w:rFonts w:ascii="Times New Roman" w:hAnsi="Times New Roman" w:cs="Times New Roman"/>
                <w:sz w:val="16"/>
                <w:szCs w:val="16"/>
              </w:rPr>
              <w:t>43542357</w:t>
            </w:r>
            <w:r w:rsidR="00607D03">
              <w:rPr>
                <w:rFonts w:ascii="Times New Roman" w:hAnsi="Times New Roman" w:cs="Times New Roman"/>
                <w:sz w:val="16"/>
                <w:szCs w:val="16"/>
              </w:rPr>
              <w:t>’) Then 02 (Administration)</w:t>
            </w:r>
          </w:p>
          <w:p w14:paraId="011B64C0" w14:textId="77777777" w:rsidR="00607D03" w:rsidRDefault="00607D03" w:rsidP="00607D03">
            <w:pPr>
              <w:snapToGrid w:val="0"/>
              <w:spacing w:before="0" w:line="240" w:lineRule="auto"/>
              <w:ind w:right="4"/>
              <w:rPr>
                <w:rFonts w:ascii="Times New Roman" w:hAnsi="Times New Roman" w:cs="Times New Roman"/>
                <w:sz w:val="16"/>
                <w:szCs w:val="16"/>
              </w:rPr>
            </w:pPr>
            <w:r>
              <w:rPr>
                <w:rFonts w:ascii="Times New Roman" w:hAnsi="Times New Roman" w:cs="Times New Roman"/>
                <w:sz w:val="16"/>
                <w:szCs w:val="16"/>
              </w:rPr>
              <w:t>Else</w:t>
            </w:r>
          </w:p>
          <w:p w14:paraId="12F4C117" w14:textId="77777777" w:rsidR="00607D03" w:rsidRPr="00CA289F" w:rsidRDefault="00607D03" w:rsidP="00607D03">
            <w:pPr>
              <w:snapToGrid w:val="0"/>
              <w:spacing w:before="0" w:line="240" w:lineRule="auto"/>
              <w:ind w:right="4"/>
              <w:rPr>
                <w:rFonts w:ascii="Times New Roman" w:hAnsi="Times New Roman" w:cs="Times New Roman"/>
                <w:sz w:val="16"/>
                <w:szCs w:val="16"/>
              </w:rPr>
            </w:pPr>
            <w:r>
              <w:rPr>
                <w:rFonts w:ascii="Times New Roman" w:hAnsi="Times New Roman" w:cs="Times New Roman"/>
                <w:sz w:val="16"/>
                <w:szCs w:val="16"/>
              </w:rPr>
              <w:t>Other</w:t>
            </w: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52A050B1" w14:textId="77777777" w:rsidR="00DF7CEC" w:rsidRPr="00CA289F" w:rsidRDefault="00DF7CEC" w:rsidP="00DF7CEC">
            <w:pPr>
              <w:snapToGrid w:val="0"/>
              <w:spacing w:line="240" w:lineRule="auto"/>
              <w:ind w:right="4"/>
              <w:rPr>
                <w:rFonts w:ascii="Times New Roman" w:hAnsi="Times New Roman" w:cs="Times New Roman"/>
                <w:sz w:val="16"/>
                <w:szCs w:val="16"/>
              </w:rPr>
            </w:pPr>
          </w:p>
        </w:tc>
      </w:tr>
      <w:tr w:rsidR="00DF7CEC" w:rsidRPr="00CA289F" w14:paraId="4DA8A5D9"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3F870912" w14:textId="77777777" w:rsidR="00DF7CEC" w:rsidRPr="00CA289F" w:rsidRDefault="009658F5" w:rsidP="00DF7CEC">
            <w:pPr>
              <w:rPr>
                <w:rFonts w:ascii="Times New Roman" w:hAnsi="Times New Roman" w:cs="Times New Roman"/>
                <w:sz w:val="16"/>
                <w:szCs w:val="16"/>
              </w:rPr>
            </w:pPr>
            <w:r>
              <w:rPr>
                <w:rFonts w:ascii="Times New Roman" w:hAnsi="Times New Roman" w:cs="Times New Roman"/>
                <w:color w:val="000000"/>
                <w:sz w:val="16"/>
                <w:szCs w:val="16"/>
              </w:rPr>
              <w:lastRenderedPageBreak/>
              <w:t>RXNORM_CUI</w:t>
            </w:r>
          </w:p>
        </w:tc>
        <w:tc>
          <w:tcPr>
            <w:tcW w:w="2340" w:type="dxa"/>
            <w:tcBorders>
              <w:top w:val="single" w:sz="4" w:space="0" w:color="808080"/>
              <w:left w:val="single" w:sz="4" w:space="0" w:color="808080"/>
              <w:bottom w:val="single" w:sz="4" w:space="0" w:color="808080"/>
            </w:tcBorders>
            <w:shd w:val="clear" w:color="auto" w:fill="auto"/>
          </w:tcPr>
          <w:p w14:paraId="3A73D593" w14:textId="77777777" w:rsidR="00DF7CEC" w:rsidRPr="00CA289F" w:rsidRDefault="00A3363D" w:rsidP="00A3363D">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Concept.concept_code</w:t>
            </w:r>
            <w:proofErr w:type="spellEnd"/>
            <w:r w:rsidR="009658F5">
              <w:rPr>
                <w:rFonts w:ascii="Times New Roman" w:hAnsi="Times New Roman" w:cs="Times New Roman"/>
                <w:sz w:val="16"/>
                <w:szCs w:val="16"/>
              </w:rPr>
              <w:t xml:space="preserve"> </w:t>
            </w:r>
          </w:p>
        </w:tc>
        <w:tc>
          <w:tcPr>
            <w:tcW w:w="2790" w:type="dxa"/>
            <w:tcBorders>
              <w:top w:val="single" w:sz="4" w:space="0" w:color="808080"/>
              <w:left w:val="single" w:sz="4" w:space="0" w:color="808080"/>
              <w:bottom w:val="single" w:sz="4" w:space="0" w:color="808080"/>
            </w:tcBorders>
            <w:shd w:val="clear" w:color="auto" w:fill="auto"/>
          </w:tcPr>
          <w:p w14:paraId="08D540AC" w14:textId="77777777" w:rsidR="00DF7CEC" w:rsidRPr="00CA289F" w:rsidRDefault="009658F5" w:rsidP="009658F5">
            <w:pPr>
              <w:snapToGrid w:val="0"/>
              <w:spacing w:line="240" w:lineRule="auto"/>
              <w:ind w:right="4"/>
              <w:rPr>
                <w:rFonts w:ascii="Times New Roman" w:hAnsi="Times New Roman" w:cs="Times New Roman"/>
                <w:sz w:val="16"/>
                <w:szCs w:val="16"/>
              </w:rPr>
            </w:pPr>
            <w:r>
              <w:rPr>
                <w:rFonts w:ascii="Times New Roman" w:hAnsi="Times New Roman" w:cs="Times New Roman"/>
                <w:sz w:val="16"/>
                <w:szCs w:val="16"/>
              </w:rPr>
              <w:t xml:space="preserve">Join to Concept table on </w:t>
            </w:r>
            <w:proofErr w:type="spellStart"/>
            <w:r w:rsidRPr="009658F5">
              <w:rPr>
                <w:rFonts w:ascii="Times New Roman" w:hAnsi="Times New Roman" w:cs="Times New Roman"/>
                <w:sz w:val="16"/>
                <w:szCs w:val="16"/>
              </w:rPr>
              <w:t>drug_concept_id</w:t>
            </w:r>
            <w:proofErr w:type="spellEnd"/>
            <w:r w:rsidRPr="009658F5">
              <w:rPr>
                <w:rFonts w:ascii="Times New Roman" w:hAnsi="Times New Roman" w:cs="Times New Roman"/>
                <w:sz w:val="16"/>
                <w:szCs w:val="16"/>
              </w:rPr>
              <w:t xml:space="preserve"> = </w:t>
            </w:r>
            <w:proofErr w:type="spellStart"/>
            <w:r w:rsidRPr="009658F5">
              <w:rPr>
                <w:rFonts w:ascii="Times New Roman" w:hAnsi="Times New Roman" w:cs="Times New Roman"/>
                <w:sz w:val="16"/>
                <w:szCs w:val="16"/>
              </w:rPr>
              <w:t>concept_id</w:t>
            </w:r>
            <w:proofErr w:type="spellEnd"/>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781EB8E8" w14:textId="77777777" w:rsidR="00DF7CEC" w:rsidRPr="00CA289F" w:rsidRDefault="00A3363D" w:rsidP="00DF7CEC">
            <w:pPr>
              <w:snapToGrid w:val="0"/>
              <w:spacing w:line="240" w:lineRule="auto"/>
              <w:ind w:right="4"/>
              <w:rPr>
                <w:rFonts w:ascii="Times New Roman" w:hAnsi="Times New Roman" w:cs="Times New Roman"/>
                <w:sz w:val="16"/>
                <w:szCs w:val="16"/>
              </w:rPr>
            </w:pPr>
            <w:proofErr w:type="spellStart"/>
            <w:r w:rsidRPr="00A3363D">
              <w:rPr>
                <w:rFonts w:ascii="Times New Roman" w:hAnsi="Times New Roman" w:cs="Times New Roman"/>
                <w:sz w:val="16"/>
                <w:szCs w:val="16"/>
              </w:rPr>
              <w:t>vocabulary_id</w:t>
            </w:r>
            <w:proofErr w:type="spellEnd"/>
            <w:r w:rsidRPr="00A3363D">
              <w:rPr>
                <w:rFonts w:ascii="Times New Roman" w:hAnsi="Times New Roman" w:cs="Times New Roman"/>
                <w:sz w:val="16"/>
                <w:szCs w:val="16"/>
              </w:rPr>
              <w:t xml:space="preserve"> = '</w:t>
            </w:r>
            <w:proofErr w:type="spellStart"/>
            <w:r w:rsidRPr="00A3363D">
              <w:rPr>
                <w:rFonts w:ascii="Times New Roman" w:hAnsi="Times New Roman" w:cs="Times New Roman"/>
                <w:sz w:val="16"/>
                <w:szCs w:val="16"/>
              </w:rPr>
              <w:t>RxNorm</w:t>
            </w:r>
            <w:proofErr w:type="spellEnd"/>
            <w:r w:rsidRPr="00A3363D">
              <w:rPr>
                <w:rFonts w:ascii="Times New Roman" w:hAnsi="Times New Roman" w:cs="Times New Roman"/>
                <w:sz w:val="16"/>
                <w:szCs w:val="16"/>
              </w:rPr>
              <w:t>'</w:t>
            </w:r>
          </w:p>
        </w:tc>
      </w:tr>
      <w:tr w:rsidR="00A3363D" w:rsidRPr="00CA289F" w14:paraId="47968F1B"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59EF628D" w14:textId="77777777" w:rsidR="00A3363D" w:rsidRDefault="00A3363D" w:rsidP="00A3363D">
            <w:pPr>
              <w:rPr>
                <w:rFonts w:ascii="Times New Roman" w:hAnsi="Times New Roman" w:cs="Times New Roman"/>
                <w:color w:val="000000"/>
                <w:sz w:val="16"/>
                <w:szCs w:val="16"/>
              </w:rPr>
            </w:pPr>
            <w:r>
              <w:rPr>
                <w:rFonts w:ascii="Times New Roman" w:hAnsi="Times New Roman" w:cs="Times New Roman"/>
                <w:color w:val="000000"/>
                <w:sz w:val="16"/>
                <w:szCs w:val="16"/>
              </w:rPr>
              <w:t>RAW_RX_MED_NAME</w:t>
            </w:r>
          </w:p>
        </w:tc>
        <w:tc>
          <w:tcPr>
            <w:tcW w:w="2340" w:type="dxa"/>
            <w:tcBorders>
              <w:top w:val="single" w:sz="4" w:space="0" w:color="808080"/>
              <w:left w:val="single" w:sz="4" w:space="0" w:color="808080"/>
              <w:bottom w:val="single" w:sz="4" w:space="0" w:color="808080"/>
            </w:tcBorders>
            <w:shd w:val="clear" w:color="auto" w:fill="auto"/>
          </w:tcPr>
          <w:p w14:paraId="4FA4AA91" w14:textId="77777777" w:rsidR="00A3363D" w:rsidRPr="00CA289F" w:rsidRDefault="00A3363D" w:rsidP="00A3363D">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Concept.concept_name</w:t>
            </w:r>
            <w:proofErr w:type="spellEnd"/>
            <w:r>
              <w:rPr>
                <w:rFonts w:ascii="Times New Roman" w:hAnsi="Times New Roman" w:cs="Times New Roman"/>
                <w:sz w:val="16"/>
                <w:szCs w:val="16"/>
              </w:rPr>
              <w:t xml:space="preserve"> </w:t>
            </w:r>
          </w:p>
        </w:tc>
        <w:tc>
          <w:tcPr>
            <w:tcW w:w="2790" w:type="dxa"/>
            <w:tcBorders>
              <w:top w:val="single" w:sz="4" w:space="0" w:color="808080"/>
              <w:left w:val="single" w:sz="4" w:space="0" w:color="808080"/>
              <w:bottom w:val="single" w:sz="4" w:space="0" w:color="808080"/>
            </w:tcBorders>
            <w:shd w:val="clear" w:color="auto" w:fill="auto"/>
          </w:tcPr>
          <w:p w14:paraId="7B30535D" w14:textId="77777777" w:rsidR="00A3363D" w:rsidRDefault="00A3363D" w:rsidP="00A3363D">
            <w:pPr>
              <w:snapToGrid w:val="0"/>
              <w:spacing w:line="240" w:lineRule="auto"/>
              <w:ind w:right="4"/>
              <w:rPr>
                <w:rFonts w:ascii="Times New Roman" w:hAnsi="Times New Roman" w:cs="Times New Roman"/>
                <w:sz w:val="16"/>
                <w:szCs w:val="16"/>
              </w:rPr>
            </w:pPr>
            <w:r>
              <w:rPr>
                <w:rFonts w:ascii="Times New Roman" w:hAnsi="Times New Roman" w:cs="Times New Roman"/>
                <w:sz w:val="16"/>
                <w:szCs w:val="16"/>
              </w:rPr>
              <w:t xml:space="preserve">Join to Concept table on </w:t>
            </w:r>
            <w:proofErr w:type="spellStart"/>
            <w:r w:rsidRPr="009658F5">
              <w:rPr>
                <w:rFonts w:ascii="Times New Roman" w:hAnsi="Times New Roman" w:cs="Times New Roman"/>
                <w:sz w:val="16"/>
                <w:szCs w:val="16"/>
              </w:rPr>
              <w:t>drug_concept_id</w:t>
            </w:r>
            <w:proofErr w:type="spellEnd"/>
            <w:r w:rsidRPr="009658F5">
              <w:rPr>
                <w:rFonts w:ascii="Times New Roman" w:hAnsi="Times New Roman" w:cs="Times New Roman"/>
                <w:sz w:val="16"/>
                <w:szCs w:val="16"/>
              </w:rPr>
              <w:t xml:space="preserve"> = </w:t>
            </w:r>
            <w:proofErr w:type="spellStart"/>
            <w:r w:rsidRPr="009658F5">
              <w:rPr>
                <w:rFonts w:ascii="Times New Roman" w:hAnsi="Times New Roman" w:cs="Times New Roman"/>
                <w:sz w:val="16"/>
                <w:szCs w:val="16"/>
              </w:rPr>
              <w:t>concept_id</w:t>
            </w:r>
            <w:proofErr w:type="spellEnd"/>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07FB1D0F" w14:textId="77777777" w:rsidR="00A3363D" w:rsidRPr="00A3363D" w:rsidRDefault="00A3363D" w:rsidP="00A3363D">
            <w:pPr>
              <w:snapToGrid w:val="0"/>
              <w:spacing w:line="240" w:lineRule="auto"/>
              <w:ind w:right="4"/>
              <w:rPr>
                <w:rFonts w:ascii="Times New Roman" w:hAnsi="Times New Roman" w:cs="Times New Roman"/>
                <w:sz w:val="16"/>
                <w:szCs w:val="16"/>
              </w:rPr>
            </w:pPr>
            <w:proofErr w:type="spellStart"/>
            <w:r w:rsidRPr="00A3363D">
              <w:rPr>
                <w:rFonts w:ascii="Times New Roman" w:hAnsi="Times New Roman" w:cs="Times New Roman"/>
                <w:sz w:val="16"/>
                <w:szCs w:val="16"/>
              </w:rPr>
              <w:t>vocabulary_id</w:t>
            </w:r>
            <w:proofErr w:type="spellEnd"/>
            <w:r w:rsidRPr="00A3363D">
              <w:rPr>
                <w:rFonts w:ascii="Times New Roman" w:hAnsi="Times New Roman" w:cs="Times New Roman"/>
                <w:sz w:val="16"/>
                <w:szCs w:val="16"/>
              </w:rPr>
              <w:t xml:space="preserve"> = '</w:t>
            </w:r>
            <w:proofErr w:type="spellStart"/>
            <w:r w:rsidRPr="00A3363D">
              <w:rPr>
                <w:rFonts w:ascii="Times New Roman" w:hAnsi="Times New Roman" w:cs="Times New Roman"/>
                <w:sz w:val="16"/>
                <w:szCs w:val="16"/>
              </w:rPr>
              <w:t>RxNorm</w:t>
            </w:r>
            <w:proofErr w:type="spellEnd"/>
            <w:r w:rsidRPr="00A3363D">
              <w:rPr>
                <w:rFonts w:ascii="Times New Roman" w:hAnsi="Times New Roman" w:cs="Times New Roman"/>
                <w:sz w:val="16"/>
                <w:szCs w:val="16"/>
              </w:rPr>
              <w:t>'</w:t>
            </w:r>
          </w:p>
        </w:tc>
      </w:tr>
      <w:tr w:rsidR="00A3363D" w:rsidRPr="00CA289F" w14:paraId="634E245B"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75FCE3A9" w14:textId="77777777" w:rsidR="00A3363D" w:rsidRDefault="00A3363D" w:rsidP="00A3363D">
            <w:pPr>
              <w:rPr>
                <w:rFonts w:ascii="Times New Roman" w:hAnsi="Times New Roman" w:cs="Times New Roman"/>
                <w:color w:val="000000"/>
                <w:sz w:val="16"/>
                <w:szCs w:val="16"/>
              </w:rPr>
            </w:pPr>
            <w:r>
              <w:rPr>
                <w:rFonts w:ascii="Times New Roman" w:hAnsi="Times New Roman" w:cs="Times New Roman"/>
                <w:color w:val="000000"/>
                <w:sz w:val="16"/>
                <w:szCs w:val="16"/>
              </w:rPr>
              <w:t>RAW_RX_FREQUENCY</w:t>
            </w:r>
          </w:p>
        </w:tc>
        <w:tc>
          <w:tcPr>
            <w:tcW w:w="2340" w:type="dxa"/>
            <w:tcBorders>
              <w:top w:val="single" w:sz="4" w:space="0" w:color="808080"/>
              <w:left w:val="single" w:sz="4" w:space="0" w:color="808080"/>
              <w:bottom w:val="single" w:sz="4" w:space="0" w:color="808080"/>
            </w:tcBorders>
            <w:shd w:val="clear" w:color="auto" w:fill="auto"/>
          </w:tcPr>
          <w:p w14:paraId="01B6B6F8" w14:textId="77777777" w:rsidR="00A3363D" w:rsidRPr="00CA289F" w:rsidRDefault="00A3363D" w:rsidP="00A3363D">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Drug_exposure.effective_dose</w:t>
            </w:r>
            <w:proofErr w:type="spellEnd"/>
          </w:p>
        </w:tc>
        <w:tc>
          <w:tcPr>
            <w:tcW w:w="2790" w:type="dxa"/>
            <w:tcBorders>
              <w:top w:val="single" w:sz="4" w:space="0" w:color="808080"/>
              <w:left w:val="single" w:sz="4" w:space="0" w:color="808080"/>
              <w:bottom w:val="single" w:sz="4" w:space="0" w:color="808080"/>
            </w:tcBorders>
            <w:shd w:val="clear" w:color="auto" w:fill="auto"/>
          </w:tcPr>
          <w:p w14:paraId="59960336" w14:textId="77777777" w:rsidR="00A3363D" w:rsidRDefault="00A3363D" w:rsidP="00A3363D">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6B061485" w14:textId="77777777" w:rsidR="00A3363D" w:rsidRPr="00A3363D" w:rsidRDefault="00A3363D" w:rsidP="00A3363D">
            <w:pPr>
              <w:snapToGrid w:val="0"/>
              <w:spacing w:line="240" w:lineRule="auto"/>
              <w:ind w:right="4"/>
              <w:rPr>
                <w:rFonts w:ascii="Times New Roman" w:hAnsi="Times New Roman" w:cs="Times New Roman"/>
                <w:sz w:val="16"/>
                <w:szCs w:val="16"/>
              </w:rPr>
            </w:pPr>
          </w:p>
        </w:tc>
      </w:tr>
      <w:tr w:rsidR="00A3363D" w:rsidRPr="00CA289F" w14:paraId="6F02AF8D" w14:textId="77777777" w:rsidTr="00E44CCE">
        <w:trPr>
          <w:cantSplit/>
        </w:trPr>
        <w:tc>
          <w:tcPr>
            <w:tcW w:w="1603" w:type="dxa"/>
            <w:tcBorders>
              <w:top w:val="single" w:sz="4" w:space="0" w:color="808080"/>
              <w:left w:val="single" w:sz="4" w:space="0" w:color="808080"/>
              <w:bottom w:val="single" w:sz="4" w:space="0" w:color="808080"/>
            </w:tcBorders>
            <w:shd w:val="clear" w:color="auto" w:fill="auto"/>
          </w:tcPr>
          <w:p w14:paraId="47D5A295" w14:textId="77777777" w:rsidR="00A3363D" w:rsidRDefault="00A3363D" w:rsidP="00A3363D">
            <w:pPr>
              <w:rPr>
                <w:rFonts w:ascii="Times New Roman" w:hAnsi="Times New Roman" w:cs="Times New Roman"/>
                <w:color w:val="000000"/>
                <w:sz w:val="16"/>
                <w:szCs w:val="16"/>
              </w:rPr>
            </w:pPr>
            <w:r>
              <w:rPr>
                <w:rFonts w:ascii="Times New Roman" w:hAnsi="Times New Roman" w:cs="Times New Roman"/>
                <w:color w:val="000000"/>
                <w:sz w:val="16"/>
                <w:szCs w:val="16"/>
              </w:rPr>
              <w:t>RAW_RXNORM_CUI</w:t>
            </w:r>
          </w:p>
        </w:tc>
        <w:tc>
          <w:tcPr>
            <w:tcW w:w="2340" w:type="dxa"/>
            <w:tcBorders>
              <w:top w:val="single" w:sz="4" w:space="0" w:color="808080"/>
              <w:left w:val="single" w:sz="4" w:space="0" w:color="808080"/>
              <w:bottom w:val="single" w:sz="4" w:space="0" w:color="808080"/>
            </w:tcBorders>
            <w:shd w:val="clear" w:color="auto" w:fill="auto"/>
          </w:tcPr>
          <w:p w14:paraId="69CAFAB4" w14:textId="77777777" w:rsidR="00A3363D" w:rsidRPr="00CA289F" w:rsidRDefault="00A3363D" w:rsidP="00A3363D">
            <w:pPr>
              <w:snapToGrid w:val="0"/>
              <w:spacing w:line="240" w:lineRule="auto"/>
              <w:ind w:right="4"/>
              <w:rPr>
                <w:rFonts w:ascii="Times New Roman" w:hAnsi="Times New Roman" w:cs="Times New Roman"/>
                <w:sz w:val="16"/>
                <w:szCs w:val="16"/>
              </w:rPr>
            </w:pPr>
            <w:proofErr w:type="spellStart"/>
            <w:r>
              <w:rPr>
                <w:rFonts w:ascii="Times New Roman" w:hAnsi="Times New Roman" w:cs="Times New Roman"/>
                <w:sz w:val="16"/>
                <w:szCs w:val="16"/>
              </w:rPr>
              <w:t>Concept.concept_code</w:t>
            </w:r>
            <w:proofErr w:type="spellEnd"/>
            <w:r>
              <w:rPr>
                <w:rFonts w:ascii="Times New Roman" w:hAnsi="Times New Roman" w:cs="Times New Roman"/>
                <w:sz w:val="16"/>
                <w:szCs w:val="16"/>
              </w:rPr>
              <w:t xml:space="preserve"> </w:t>
            </w:r>
          </w:p>
        </w:tc>
        <w:tc>
          <w:tcPr>
            <w:tcW w:w="2790" w:type="dxa"/>
            <w:tcBorders>
              <w:top w:val="single" w:sz="4" w:space="0" w:color="808080"/>
              <w:left w:val="single" w:sz="4" w:space="0" w:color="808080"/>
              <w:bottom w:val="single" w:sz="4" w:space="0" w:color="808080"/>
            </w:tcBorders>
            <w:shd w:val="clear" w:color="auto" w:fill="auto"/>
          </w:tcPr>
          <w:p w14:paraId="2B00BDA8" w14:textId="77777777" w:rsidR="00A3363D" w:rsidRDefault="00A3363D" w:rsidP="00A3363D">
            <w:pPr>
              <w:snapToGrid w:val="0"/>
              <w:spacing w:line="240" w:lineRule="auto"/>
              <w:ind w:right="4"/>
              <w:rPr>
                <w:rFonts w:ascii="Times New Roman" w:hAnsi="Times New Roman" w:cs="Times New Roman"/>
                <w:sz w:val="16"/>
                <w:szCs w:val="16"/>
              </w:rPr>
            </w:pPr>
            <w:r>
              <w:rPr>
                <w:rFonts w:ascii="Times New Roman" w:hAnsi="Times New Roman" w:cs="Times New Roman"/>
                <w:sz w:val="16"/>
                <w:szCs w:val="16"/>
              </w:rPr>
              <w:t xml:space="preserve">Join to Concept table on </w:t>
            </w:r>
            <w:proofErr w:type="spellStart"/>
            <w:r w:rsidRPr="009658F5">
              <w:rPr>
                <w:rFonts w:ascii="Times New Roman" w:hAnsi="Times New Roman" w:cs="Times New Roman"/>
                <w:sz w:val="16"/>
                <w:szCs w:val="16"/>
              </w:rPr>
              <w:t>drug_</w:t>
            </w:r>
            <w:r>
              <w:rPr>
                <w:rFonts w:ascii="Times New Roman" w:hAnsi="Times New Roman" w:cs="Times New Roman"/>
                <w:sz w:val="16"/>
                <w:szCs w:val="16"/>
              </w:rPr>
              <w:t>source_</w:t>
            </w:r>
            <w:r w:rsidRPr="009658F5">
              <w:rPr>
                <w:rFonts w:ascii="Times New Roman" w:hAnsi="Times New Roman" w:cs="Times New Roman"/>
                <w:sz w:val="16"/>
                <w:szCs w:val="16"/>
              </w:rPr>
              <w:t>concept_id</w:t>
            </w:r>
            <w:proofErr w:type="spellEnd"/>
            <w:r w:rsidRPr="009658F5">
              <w:rPr>
                <w:rFonts w:ascii="Times New Roman" w:hAnsi="Times New Roman" w:cs="Times New Roman"/>
                <w:sz w:val="16"/>
                <w:szCs w:val="16"/>
              </w:rPr>
              <w:t xml:space="preserve"> = </w:t>
            </w:r>
            <w:proofErr w:type="spellStart"/>
            <w:r w:rsidRPr="009658F5">
              <w:rPr>
                <w:rFonts w:ascii="Times New Roman" w:hAnsi="Times New Roman" w:cs="Times New Roman"/>
                <w:sz w:val="16"/>
                <w:szCs w:val="16"/>
              </w:rPr>
              <w:t>concept_id</w:t>
            </w:r>
            <w:proofErr w:type="spellEnd"/>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5678AFF2" w14:textId="77777777" w:rsidR="00A3363D" w:rsidRPr="00A3363D" w:rsidRDefault="00A3363D" w:rsidP="00A3363D">
            <w:pPr>
              <w:snapToGrid w:val="0"/>
              <w:spacing w:line="240" w:lineRule="auto"/>
              <w:ind w:right="4"/>
              <w:rPr>
                <w:rFonts w:ascii="Times New Roman" w:hAnsi="Times New Roman" w:cs="Times New Roman"/>
                <w:sz w:val="16"/>
                <w:szCs w:val="16"/>
                <w:highlight w:val="magenta"/>
              </w:rPr>
            </w:pPr>
            <w:r w:rsidRPr="00A3363D">
              <w:rPr>
                <w:rFonts w:ascii="Times New Roman" w:hAnsi="Times New Roman" w:cs="Times New Roman"/>
                <w:sz w:val="16"/>
                <w:szCs w:val="16"/>
                <w:highlight w:val="magenta"/>
              </w:rPr>
              <w:t>Not limited to RXNORM</w:t>
            </w:r>
          </w:p>
        </w:tc>
      </w:tr>
    </w:tbl>
    <w:p w14:paraId="5515AFDA" w14:textId="77777777" w:rsidR="003C3ED9" w:rsidRPr="00514A84" w:rsidRDefault="003C3ED9" w:rsidP="00514A84">
      <w:pPr>
        <w:suppressAutoHyphens w:val="0"/>
        <w:autoSpaceDE w:val="0"/>
        <w:autoSpaceDN w:val="0"/>
        <w:adjustRightInd w:val="0"/>
        <w:spacing w:before="0" w:after="0" w:line="240" w:lineRule="auto"/>
        <w:rPr>
          <w:rFonts w:ascii="Times New Roman" w:hAnsi="Times New Roman" w:cs="Times New Roman"/>
          <w:color w:val="000000"/>
          <w:sz w:val="28"/>
          <w:szCs w:val="28"/>
          <w:lang w:eastAsia="en-US"/>
        </w:rPr>
      </w:pPr>
    </w:p>
    <w:p w14:paraId="3C08334F" w14:textId="77777777" w:rsidR="004048A5" w:rsidRDefault="004048A5" w:rsidP="004048A5">
      <w:pPr>
        <w:pStyle w:val="Heading3"/>
      </w:pPr>
      <w:bookmarkStart w:id="50" w:name="_Toc450823076"/>
      <w:r>
        <w:t>Table: Death</w:t>
      </w:r>
      <w:bookmarkEnd w:id="50"/>
    </w:p>
    <w:p w14:paraId="21A533DE" w14:textId="77777777" w:rsidR="004048A5" w:rsidRPr="004048A5" w:rsidRDefault="004048A5" w:rsidP="004048A5">
      <w:pPr>
        <w:rPr>
          <w:rFonts w:ascii="Times New Roman" w:hAnsi="Times New Roman" w:cs="Times New Roman"/>
        </w:rPr>
      </w:pPr>
      <w:r w:rsidRPr="004048A5">
        <w:rPr>
          <w:rFonts w:ascii="Times New Roman" w:hAnsi="Times New Roman" w:cs="Times New Roman"/>
          <w:sz w:val="22"/>
          <w:szCs w:val="22"/>
        </w:rPr>
        <w:t>The DEATH table contains one record per unique combination of PATID, DEATH_DATE, and DEATH_SOURCE.</w:t>
      </w:r>
    </w:p>
    <w:p w14:paraId="59C3A124" w14:textId="77777777" w:rsidR="004048A5" w:rsidRPr="004048A5" w:rsidRDefault="004048A5" w:rsidP="004048A5">
      <w:pPr>
        <w:spacing w:after="0"/>
        <w:rPr>
          <w:rFonts w:ascii="Times New Roman" w:hAnsi="Times New Roman" w:cs="Times New Roman"/>
          <w:sz w:val="22"/>
          <w:szCs w:val="22"/>
        </w:rPr>
      </w:pPr>
      <w:r w:rsidRPr="004048A5">
        <w:rPr>
          <w:rFonts w:ascii="Times New Roman" w:hAnsi="Times New Roman" w:cs="Times New Roman"/>
          <w:sz w:val="22"/>
          <w:szCs w:val="22"/>
        </w:rPr>
        <w:t>Death field mapping:</w:t>
      </w:r>
    </w:p>
    <w:tbl>
      <w:tblPr>
        <w:tblW w:w="9613" w:type="dxa"/>
        <w:tblInd w:w="-55" w:type="dxa"/>
        <w:tblLayout w:type="fixed"/>
        <w:tblLook w:val="0000" w:firstRow="0" w:lastRow="0" w:firstColumn="0" w:lastColumn="0" w:noHBand="0" w:noVBand="0"/>
      </w:tblPr>
      <w:tblGrid>
        <w:gridCol w:w="1603"/>
        <w:gridCol w:w="2340"/>
        <w:gridCol w:w="2790"/>
        <w:gridCol w:w="2880"/>
      </w:tblGrid>
      <w:tr w:rsidR="004048A5" w:rsidRPr="00CA289F" w14:paraId="75CECD3A" w14:textId="77777777" w:rsidTr="00B07482">
        <w:trPr>
          <w:cantSplit/>
          <w:tblHeader/>
        </w:trPr>
        <w:tc>
          <w:tcPr>
            <w:tcW w:w="1603" w:type="dxa"/>
            <w:tcBorders>
              <w:top w:val="single" w:sz="4" w:space="0" w:color="808080"/>
              <w:left w:val="single" w:sz="4" w:space="0" w:color="808080"/>
              <w:bottom w:val="single" w:sz="4" w:space="0" w:color="808080"/>
            </w:tcBorders>
            <w:shd w:val="clear" w:color="auto" w:fill="005172"/>
          </w:tcPr>
          <w:p w14:paraId="4109C595" w14:textId="77777777" w:rsidR="004048A5" w:rsidRPr="00CA289F" w:rsidRDefault="004048A5" w:rsidP="004048A5">
            <w:pPr>
              <w:spacing w:after="0" w:line="240" w:lineRule="auto"/>
              <w:ind w:right="4"/>
              <w:rPr>
                <w:rFonts w:ascii="Times New Roman" w:hAnsi="Times New Roman" w:cs="Times New Roman"/>
                <w:b/>
                <w:bCs/>
                <w:szCs w:val="20"/>
              </w:rPr>
            </w:pPr>
            <w:r w:rsidRPr="00CA289F">
              <w:rPr>
                <w:rFonts w:ascii="Times New Roman" w:hAnsi="Times New Roman" w:cs="Times New Roman"/>
                <w:b/>
                <w:bCs/>
                <w:szCs w:val="20"/>
              </w:rPr>
              <w:t>Destination Field</w:t>
            </w:r>
          </w:p>
        </w:tc>
        <w:tc>
          <w:tcPr>
            <w:tcW w:w="2340" w:type="dxa"/>
            <w:tcBorders>
              <w:top w:val="single" w:sz="4" w:space="0" w:color="808080"/>
              <w:left w:val="single" w:sz="4" w:space="0" w:color="808080"/>
              <w:bottom w:val="single" w:sz="4" w:space="0" w:color="808080"/>
            </w:tcBorders>
            <w:shd w:val="clear" w:color="auto" w:fill="005172"/>
          </w:tcPr>
          <w:p w14:paraId="2EEDC75C" w14:textId="77777777" w:rsidR="004048A5" w:rsidRPr="00CA289F" w:rsidRDefault="004048A5" w:rsidP="00B07482">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Source Field</w:t>
            </w:r>
          </w:p>
        </w:tc>
        <w:tc>
          <w:tcPr>
            <w:tcW w:w="2790" w:type="dxa"/>
            <w:tcBorders>
              <w:top w:val="single" w:sz="4" w:space="0" w:color="808080"/>
              <w:left w:val="single" w:sz="4" w:space="0" w:color="808080"/>
              <w:bottom w:val="single" w:sz="4" w:space="0" w:color="808080"/>
            </w:tcBorders>
            <w:shd w:val="clear" w:color="auto" w:fill="005172"/>
          </w:tcPr>
          <w:p w14:paraId="7305F347" w14:textId="77777777" w:rsidR="004048A5" w:rsidRPr="00CA289F" w:rsidRDefault="004048A5" w:rsidP="00B07482">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Applied Rule</w:t>
            </w:r>
          </w:p>
        </w:tc>
        <w:tc>
          <w:tcPr>
            <w:tcW w:w="2880" w:type="dxa"/>
            <w:tcBorders>
              <w:top w:val="single" w:sz="4" w:space="0" w:color="808080"/>
              <w:left w:val="single" w:sz="4" w:space="0" w:color="808080"/>
              <w:bottom w:val="single" w:sz="4" w:space="0" w:color="808080"/>
              <w:right w:val="single" w:sz="4" w:space="0" w:color="808080"/>
            </w:tcBorders>
            <w:shd w:val="clear" w:color="auto" w:fill="005172"/>
          </w:tcPr>
          <w:p w14:paraId="4652E959" w14:textId="77777777" w:rsidR="004048A5" w:rsidRPr="00CA289F" w:rsidRDefault="004048A5" w:rsidP="00B07482">
            <w:pPr>
              <w:spacing w:line="240" w:lineRule="auto"/>
              <w:ind w:right="4"/>
              <w:rPr>
                <w:rFonts w:ascii="Times New Roman" w:hAnsi="Times New Roman" w:cs="Times New Roman"/>
              </w:rPr>
            </w:pPr>
            <w:r w:rsidRPr="00CA289F">
              <w:rPr>
                <w:rFonts w:ascii="Times New Roman" w:hAnsi="Times New Roman" w:cs="Times New Roman"/>
                <w:b/>
                <w:bCs/>
                <w:szCs w:val="20"/>
              </w:rPr>
              <w:t>Comment</w:t>
            </w:r>
          </w:p>
        </w:tc>
      </w:tr>
      <w:tr w:rsidR="00A408C6" w:rsidRPr="00CA289F" w14:paraId="67F3EAA7" w14:textId="77777777" w:rsidTr="006532A6">
        <w:trPr>
          <w:cantSplit/>
        </w:trPr>
        <w:tc>
          <w:tcPr>
            <w:tcW w:w="1603" w:type="dxa"/>
            <w:tcBorders>
              <w:top w:val="single" w:sz="4" w:space="0" w:color="808080"/>
              <w:left w:val="single" w:sz="4" w:space="0" w:color="808080"/>
              <w:bottom w:val="single" w:sz="4" w:space="0" w:color="808080"/>
            </w:tcBorders>
            <w:shd w:val="clear" w:color="auto" w:fill="auto"/>
          </w:tcPr>
          <w:p w14:paraId="19A4185E" w14:textId="77777777" w:rsidR="00A408C6" w:rsidRPr="004048A5" w:rsidRDefault="00A408C6" w:rsidP="00A408C6">
            <w:pPr>
              <w:rPr>
                <w:rFonts w:ascii="Times New Roman" w:hAnsi="Times New Roman" w:cs="Times New Roman"/>
                <w:sz w:val="16"/>
                <w:szCs w:val="16"/>
              </w:rPr>
            </w:pPr>
            <w:r w:rsidRPr="004048A5">
              <w:rPr>
                <w:rFonts w:ascii="Times New Roman" w:hAnsi="Times New Roman" w:cs="Times New Roman"/>
                <w:color w:val="000000"/>
                <w:sz w:val="16"/>
                <w:szCs w:val="16"/>
              </w:rPr>
              <w:t>PATID</w:t>
            </w:r>
          </w:p>
        </w:tc>
        <w:tc>
          <w:tcPr>
            <w:tcW w:w="2340" w:type="dxa"/>
            <w:tcBorders>
              <w:top w:val="single" w:sz="4" w:space="0" w:color="808080"/>
              <w:left w:val="single" w:sz="4" w:space="0" w:color="808080"/>
              <w:bottom w:val="single" w:sz="4" w:space="0" w:color="808080"/>
            </w:tcBorders>
            <w:shd w:val="clear" w:color="auto" w:fill="auto"/>
            <w:vAlign w:val="center"/>
          </w:tcPr>
          <w:p w14:paraId="47479003" w14:textId="77777777" w:rsidR="00A408C6" w:rsidRPr="004048A5" w:rsidRDefault="00A408C6" w:rsidP="00A408C6">
            <w:pPr>
              <w:snapToGrid w:val="0"/>
              <w:spacing w:line="240" w:lineRule="auto"/>
              <w:ind w:right="4"/>
              <w:rPr>
                <w:rFonts w:ascii="Times New Roman" w:hAnsi="Times New Roman" w:cs="Times New Roman"/>
                <w:sz w:val="16"/>
                <w:szCs w:val="16"/>
              </w:rPr>
            </w:pPr>
            <w:ins w:id="51" w:author="Don Torok" w:date="2016-05-12T13:32:00Z">
              <w:r w:rsidRPr="00FE3282">
                <w:rPr>
                  <w:color w:val="000000"/>
                  <w:sz w:val="16"/>
                  <w:szCs w:val="16"/>
                  <w:lang w:eastAsia="en-US"/>
                </w:rPr>
                <w:t> </w:t>
              </w:r>
              <w:proofErr w:type="spellStart"/>
              <w:r>
                <w:rPr>
                  <w:color w:val="000000"/>
                  <w:sz w:val="16"/>
                  <w:szCs w:val="16"/>
                  <w:lang w:eastAsia="en-US"/>
                </w:rPr>
                <w:t>Person_id</w:t>
              </w:r>
            </w:ins>
            <w:proofErr w:type="spellEnd"/>
          </w:p>
        </w:tc>
        <w:tc>
          <w:tcPr>
            <w:tcW w:w="2790" w:type="dxa"/>
            <w:tcBorders>
              <w:top w:val="single" w:sz="4" w:space="0" w:color="808080"/>
              <w:left w:val="single" w:sz="4" w:space="0" w:color="808080"/>
              <w:bottom w:val="single" w:sz="4" w:space="0" w:color="808080"/>
            </w:tcBorders>
            <w:shd w:val="clear" w:color="auto" w:fill="auto"/>
          </w:tcPr>
          <w:p w14:paraId="1F6C8FF8" w14:textId="77777777" w:rsidR="00A408C6" w:rsidRPr="004048A5" w:rsidRDefault="00A408C6" w:rsidP="00A408C6">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22DBDE82" w14:textId="77777777" w:rsidR="00A408C6" w:rsidRPr="004048A5" w:rsidRDefault="00A408C6" w:rsidP="00A408C6">
            <w:pPr>
              <w:snapToGrid w:val="0"/>
              <w:spacing w:line="240" w:lineRule="auto"/>
              <w:ind w:right="4"/>
              <w:rPr>
                <w:rFonts w:ascii="Times New Roman" w:hAnsi="Times New Roman" w:cs="Times New Roman"/>
                <w:sz w:val="16"/>
                <w:szCs w:val="16"/>
              </w:rPr>
            </w:pPr>
          </w:p>
        </w:tc>
      </w:tr>
      <w:tr w:rsidR="00A408C6" w:rsidRPr="00CA289F" w14:paraId="4DAEA33B" w14:textId="77777777" w:rsidTr="00B07482">
        <w:trPr>
          <w:cantSplit/>
        </w:trPr>
        <w:tc>
          <w:tcPr>
            <w:tcW w:w="1603" w:type="dxa"/>
            <w:tcBorders>
              <w:top w:val="single" w:sz="4" w:space="0" w:color="808080"/>
              <w:left w:val="single" w:sz="4" w:space="0" w:color="808080"/>
              <w:bottom w:val="single" w:sz="4" w:space="0" w:color="808080"/>
            </w:tcBorders>
            <w:shd w:val="clear" w:color="auto" w:fill="auto"/>
          </w:tcPr>
          <w:p w14:paraId="137E092C" w14:textId="77777777" w:rsidR="00A408C6" w:rsidRPr="004048A5" w:rsidRDefault="00A408C6" w:rsidP="00A408C6">
            <w:pPr>
              <w:pStyle w:val="Default"/>
              <w:rPr>
                <w:rFonts w:ascii="Times New Roman" w:hAnsi="Times New Roman" w:cs="Times New Roman"/>
                <w:sz w:val="16"/>
                <w:szCs w:val="16"/>
              </w:rPr>
            </w:pPr>
            <w:r w:rsidRPr="004048A5">
              <w:rPr>
                <w:rFonts w:ascii="Times New Roman" w:hAnsi="Times New Roman" w:cs="Times New Roman"/>
                <w:sz w:val="16"/>
                <w:szCs w:val="16"/>
              </w:rPr>
              <w:t xml:space="preserve">DEATH_DATE </w:t>
            </w:r>
          </w:p>
        </w:tc>
        <w:tc>
          <w:tcPr>
            <w:tcW w:w="2340" w:type="dxa"/>
            <w:tcBorders>
              <w:top w:val="single" w:sz="4" w:space="0" w:color="808080"/>
              <w:left w:val="single" w:sz="4" w:space="0" w:color="808080"/>
              <w:bottom w:val="single" w:sz="4" w:space="0" w:color="808080"/>
            </w:tcBorders>
            <w:shd w:val="clear" w:color="auto" w:fill="auto"/>
          </w:tcPr>
          <w:p w14:paraId="6532A42A" w14:textId="77777777" w:rsidR="00A408C6" w:rsidRPr="004048A5" w:rsidRDefault="00A408C6" w:rsidP="00A408C6">
            <w:pPr>
              <w:snapToGrid w:val="0"/>
              <w:spacing w:line="240" w:lineRule="auto"/>
              <w:ind w:right="4"/>
              <w:rPr>
                <w:rFonts w:ascii="Times New Roman" w:hAnsi="Times New Roman" w:cs="Times New Roman"/>
                <w:sz w:val="16"/>
                <w:szCs w:val="16"/>
              </w:rPr>
            </w:pPr>
            <w:ins w:id="52" w:author="Don Torok" w:date="2016-05-12T13:32:00Z">
              <w:r w:rsidRPr="00FE3282">
                <w:rPr>
                  <w:color w:val="000000"/>
                  <w:sz w:val="16"/>
                  <w:szCs w:val="16"/>
                  <w:lang w:eastAsia="en-US"/>
                </w:rPr>
                <w:t> </w:t>
              </w:r>
              <w:proofErr w:type="spellStart"/>
              <w:r>
                <w:rPr>
                  <w:color w:val="000000"/>
                  <w:sz w:val="16"/>
                  <w:szCs w:val="16"/>
                  <w:lang w:eastAsia="en-US"/>
                </w:rPr>
                <w:t>Death.death_date</w:t>
              </w:r>
            </w:ins>
            <w:proofErr w:type="spellEnd"/>
          </w:p>
        </w:tc>
        <w:tc>
          <w:tcPr>
            <w:tcW w:w="2790" w:type="dxa"/>
            <w:tcBorders>
              <w:top w:val="single" w:sz="4" w:space="0" w:color="808080"/>
              <w:left w:val="single" w:sz="4" w:space="0" w:color="808080"/>
              <w:bottom w:val="single" w:sz="4" w:space="0" w:color="808080"/>
            </w:tcBorders>
            <w:shd w:val="clear" w:color="auto" w:fill="auto"/>
          </w:tcPr>
          <w:p w14:paraId="62D0CE86" w14:textId="77777777" w:rsidR="00A408C6" w:rsidRPr="004048A5" w:rsidRDefault="00A408C6" w:rsidP="00A408C6">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7F8FE0C3" w14:textId="77777777" w:rsidR="00A408C6" w:rsidRPr="004048A5" w:rsidRDefault="00A408C6" w:rsidP="00A408C6">
            <w:pPr>
              <w:snapToGrid w:val="0"/>
              <w:spacing w:line="240" w:lineRule="auto"/>
              <w:ind w:right="4"/>
              <w:rPr>
                <w:rFonts w:ascii="Times New Roman" w:hAnsi="Times New Roman" w:cs="Times New Roman"/>
                <w:sz w:val="16"/>
                <w:szCs w:val="16"/>
              </w:rPr>
            </w:pPr>
          </w:p>
        </w:tc>
      </w:tr>
      <w:tr w:rsidR="00A408C6" w:rsidRPr="00CA289F" w14:paraId="105C423D" w14:textId="77777777" w:rsidTr="00B07482">
        <w:trPr>
          <w:cantSplit/>
        </w:trPr>
        <w:tc>
          <w:tcPr>
            <w:tcW w:w="1603" w:type="dxa"/>
            <w:tcBorders>
              <w:top w:val="single" w:sz="4" w:space="0" w:color="808080"/>
              <w:left w:val="single" w:sz="4" w:space="0" w:color="808080"/>
              <w:bottom w:val="single" w:sz="4" w:space="0" w:color="808080"/>
            </w:tcBorders>
            <w:shd w:val="clear" w:color="auto" w:fill="auto"/>
          </w:tcPr>
          <w:p w14:paraId="3FB8FB28" w14:textId="77777777" w:rsidR="00A408C6" w:rsidRPr="004048A5" w:rsidRDefault="00A408C6" w:rsidP="00A408C6">
            <w:pPr>
              <w:pStyle w:val="Default"/>
              <w:rPr>
                <w:rFonts w:ascii="Times New Roman" w:hAnsi="Times New Roman" w:cs="Times New Roman"/>
                <w:sz w:val="16"/>
                <w:szCs w:val="16"/>
              </w:rPr>
            </w:pPr>
            <w:r w:rsidRPr="004048A5">
              <w:rPr>
                <w:rFonts w:ascii="Times New Roman" w:hAnsi="Times New Roman" w:cs="Times New Roman"/>
                <w:sz w:val="16"/>
                <w:szCs w:val="16"/>
              </w:rPr>
              <w:t xml:space="preserve">DEATH_DATE_IMPUTE </w:t>
            </w:r>
          </w:p>
        </w:tc>
        <w:tc>
          <w:tcPr>
            <w:tcW w:w="2340" w:type="dxa"/>
            <w:tcBorders>
              <w:top w:val="single" w:sz="4" w:space="0" w:color="808080"/>
              <w:left w:val="single" w:sz="4" w:space="0" w:color="808080"/>
              <w:bottom w:val="single" w:sz="4" w:space="0" w:color="808080"/>
            </w:tcBorders>
            <w:shd w:val="clear" w:color="auto" w:fill="auto"/>
          </w:tcPr>
          <w:p w14:paraId="3687F683" w14:textId="77777777" w:rsidR="00A408C6" w:rsidRPr="004048A5" w:rsidRDefault="00A408C6" w:rsidP="00A408C6">
            <w:pPr>
              <w:snapToGrid w:val="0"/>
              <w:spacing w:line="240" w:lineRule="auto"/>
              <w:ind w:right="4"/>
              <w:rPr>
                <w:rFonts w:ascii="Times New Roman" w:hAnsi="Times New Roman" w:cs="Times New Roman"/>
                <w:sz w:val="16"/>
                <w:szCs w:val="16"/>
              </w:rPr>
            </w:pPr>
            <w:ins w:id="53" w:author="Don Torok" w:date="2016-05-12T13:32:00Z">
              <w:r>
                <w:rPr>
                  <w:color w:val="000000"/>
                  <w:sz w:val="16"/>
                  <w:szCs w:val="16"/>
                  <w:lang w:eastAsia="en-US"/>
                </w:rPr>
                <w:t>‘N’= Not Imputed</w:t>
              </w:r>
            </w:ins>
          </w:p>
        </w:tc>
        <w:tc>
          <w:tcPr>
            <w:tcW w:w="2790" w:type="dxa"/>
            <w:tcBorders>
              <w:top w:val="single" w:sz="4" w:space="0" w:color="808080"/>
              <w:left w:val="single" w:sz="4" w:space="0" w:color="808080"/>
              <w:bottom w:val="single" w:sz="4" w:space="0" w:color="808080"/>
            </w:tcBorders>
            <w:shd w:val="clear" w:color="auto" w:fill="auto"/>
          </w:tcPr>
          <w:p w14:paraId="1908D649" w14:textId="77777777" w:rsidR="00A408C6" w:rsidRPr="004048A5" w:rsidRDefault="00A408C6" w:rsidP="00A408C6">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03116812" w14:textId="77777777" w:rsidR="00A408C6" w:rsidRPr="00E372BF" w:rsidRDefault="00A408C6" w:rsidP="00A408C6">
            <w:pPr>
              <w:suppressAutoHyphens w:val="0"/>
              <w:spacing w:after="0" w:line="240" w:lineRule="auto"/>
              <w:rPr>
                <w:ins w:id="54" w:author="Don Torok" w:date="2016-05-12T13:32:00Z"/>
                <w:color w:val="000000"/>
                <w:sz w:val="16"/>
                <w:szCs w:val="16"/>
                <w:lang w:eastAsia="en-US"/>
              </w:rPr>
            </w:pPr>
            <w:ins w:id="55" w:author="Don Torok" w:date="2016-05-12T13:32:00Z">
              <w:r w:rsidRPr="00E372BF">
                <w:rPr>
                  <w:color w:val="000000"/>
                  <w:sz w:val="16"/>
                  <w:szCs w:val="16"/>
                  <w:lang w:eastAsia="en-US"/>
                </w:rPr>
                <w:t xml:space="preserve">When date of death is imputed, this field indicates which parts of the date were imputed. </w:t>
              </w:r>
            </w:ins>
          </w:p>
          <w:p w14:paraId="4DD21AD5" w14:textId="77777777" w:rsidR="00A408C6" w:rsidRPr="004048A5" w:rsidRDefault="00A408C6" w:rsidP="00A408C6">
            <w:pPr>
              <w:snapToGrid w:val="0"/>
              <w:spacing w:line="240" w:lineRule="auto"/>
              <w:ind w:right="4"/>
              <w:rPr>
                <w:rFonts w:ascii="Times New Roman" w:hAnsi="Times New Roman" w:cs="Times New Roman"/>
                <w:sz w:val="16"/>
                <w:szCs w:val="16"/>
              </w:rPr>
            </w:pPr>
          </w:p>
        </w:tc>
      </w:tr>
      <w:tr w:rsidR="00A408C6" w:rsidRPr="00CA289F" w14:paraId="1064BA7F" w14:textId="77777777" w:rsidTr="00B07482">
        <w:trPr>
          <w:cantSplit/>
        </w:trPr>
        <w:tc>
          <w:tcPr>
            <w:tcW w:w="1603" w:type="dxa"/>
            <w:tcBorders>
              <w:top w:val="single" w:sz="4" w:space="0" w:color="808080"/>
              <w:left w:val="single" w:sz="4" w:space="0" w:color="808080"/>
              <w:bottom w:val="single" w:sz="4" w:space="0" w:color="808080"/>
            </w:tcBorders>
            <w:shd w:val="clear" w:color="auto" w:fill="auto"/>
          </w:tcPr>
          <w:p w14:paraId="3E65D502" w14:textId="77777777" w:rsidR="00A408C6" w:rsidRPr="004048A5" w:rsidRDefault="00A408C6" w:rsidP="00A408C6">
            <w:pPr>
              <w:pStyle w:val="Default"/>
              <w:rPr>
                <w:rFonts w:ascii="Times New Roman" w:hAnsi="Times New Roman" w:cs="Times New Roman"/>
                <w:sz w:val="16"/>
                <w:szCs w:val="16"/>
              </w:rPr>
            </w:pPr>
            <w:r w:rsidRPr="004048A5">
              <w:rPr>
                <w:rFonts w:ascii="Times New Roman" w:hAnsi="Times New Roman" w:cs="Times New Roman"/>
                <w:sz w:val="16"/>
                <w:szCs w:val="16"/>
              </w:rPr>
              <w:t xml:space="preserve">DEATH_SOURCE </w:t>
            </w:r>
          </w:p>
        </w:tc>
        <w:tc>
          <w:tcPr>
            <w:tcW w:w="2340" w:type="dxa"/>
            <w:tcBorders>
              <w:top w:val="single" w:sz="4" w:space="0" w:color="808080"/>
              <w:left w:val="single" w:sz="4" w:space="0" w:color="808080"/>
              <w:bottom w:val="single" w:sz="4" w:space="0" w:color="808080"/>
            </w:tcBorders>
            <w:shd w:val="clear" w:color="auto" w:fill="auto"/>
          </w:tcPr>
          <w:p w14:paraId="63A98611" w14:textId="77777777" w:rsidR="00A408C6" w:rsidRPr="004048A5" w:rsidRDefault="00A408C6" w:rsidP="00A408C6">
            <w:pPr>
              <w:snapToGrid w:val="0"/>
              <w:spacing w:line="240" w:lineRule="auto"/>
              <w:ind w:right="4"/>
              <w:rPr>
                <w:rFonts w:ascii="Times New Roman" w:hAnsi="Times New Roman" w:cs="Times New Roman"/>
                <w:sz w:val="16"/>
                <w:szCs w:val="16"/>
              </w:rPr>
            </w:pPr>
            <w:ins w:id="56" w:author="Don Torok" w:date="2016-05-12T13:32:00Z">
              <w:r>
                <w:rPr>
                  <w:color w:val="000000"/>
                  <w:sz w:val="16"/>
                  <w:szCs w:val="16"/>
                  <w:lang w:eastAsia="en-US"/>
                </w:rPr>
                <w:t>‘L’ = Other, Locally defined</w:t>
              </w:r>
            </w:ins>
          </w:p>
        </w:tc>
        <w:tc>
          <w:tcPr>
            <w:tcW w:w="2790" w:type="dxa"/>
            <w:tcBorders>
              <w:top w:val="single" w:sz="4" w:space="0" w:color="808080"/>
              <w:left w:val="single" w:sz="4" w:space="0" w:color="808080"/>
              <w:bottom w:val="single" w:sz="4" w:space="0" w:color="808080"/>
            </w:tcBorders>
            <w:shd w:val="clear" w:color="auto" w:fill="auto"/>
          </w:tcPr>
          <w:p w14:paraId="798919EE" w14:textId="77777777" w:rsidR="00A408C6" w:rsidRPr="00CF3835" w:rsidRDefault="00A408C6" w:rsidP="00A408C6">
            <w:pPr>
              <w:suppressAutoHyphens w:val="0"/>
              <w:spacing w:after="0" w:line="240" w:lineRule="auto"/>
              <w:rPr>
                <w:ins w:id="57" w:author="Don Torok" w:date="2016-05-12T13:32:00Z"/>
                <w:color w:val="000000"/>
                <w:sz w:val="16"/>
                <w:szCs w:val="16"/>
                <w:lang w:eastAsia="en-US"/>
              </w:rPr>
            </w:pPr>
            <w:ins w:id="58" w:author="Don Torok" w:date="2016-05-12T13:32:00Z">
              <w:r w:rsidRPr="00CF3835">
                <w:rPr>
                  <w:color w:val="000000"/>
                  <w:sz w:val="16"/>
                  <w:szCs w:val="16"/>
                  <w:lang w:eastAsia="en-US"/>
                </w:rPr>
                <w:t xml:space="preserve">“Other, locally defined” may be used to indicate presence of deaths reported from EHR systems, such as in-patient hospital deaths or dead on arrival. </w:t>
              </w:r>
            </w:ins>
          </w:p>
          <w:p w14:paraId="1BB4C4E9" w14:textId="77777777" w:rsidR="00A408C6" w:rsidRDefault="00A408C6" w:rsidP="00A408C6">
            <w:pPr>
              <w:suppressAutoHyphens w:val="0"/>
              <w:spacing w:after="0" w:line="240" w:lineRule="auto"/>
              <w:rPr>
                <w:ins w:id="59" w:author="Don Torok" w:date="2016-05-12T13:32:00Z"/>
                <w:color w:val="000000"/>
                <w:sz w:val="16"/>
                <w:szCs w:val="16"/>
                <w:lang w:eastAsia="en-US"/>
              </w:rPr>
            </w:pPr>
          </w:p>
          <w:p w14:paraId="00F2E575" w14:textId="77777777" w:rsidR="00A408C6" w:rsidRPr="004048A5" w:rsidRDefault="00A408C6" w:rsidP="00A408C6">
            <w:pPr>
              <w:snapToGrid w:val="0"/>
              <w:spacing w:line="240" w:lineRule="auto"/>
              <w:ind w:right="4"/>
              <w:rPr>
                <w:rFonts w:ascii="Times New Roman" w:hAnsi="Times New Roman" w:cs="Times New Roman"/>
                <w:color w:val="000000"/>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01595F92" w14:textId="77777777" w:rsidR="00A408C6" w:rsidRPr="00820DCE" w:rsidRDefault="00A408C6" w:rsidP="00A408C6">
            <w:pPr>
              <w:suppressAutoHyphens w:val="0"/>
              <w:spacing w:after="0" w:line="240" w:lineRule="auto"/>
              <w:rPr>
                <w:ins w:id="60" w:author="Don Torok" w:date="2016-05-12T13:32:00Z"/>
                <w:color w:val="000000"/>
                <w:sz w:val="16"/>
                <w:szCs w:val="16"/>
                <w:lang w:eastAsia="en-US"/>
              </w:rPr>
            </w:pPr>
            <w:ins w:id="61" w:author="Don Torok" w:date="2016-05-12T13:32:00Z">
              <w:r w:rsidRPr="00820DCE">
                <w:rPr>
                  <w:color w:val="000000"/>
                  <w:sz w:val="16"/>
                  <w:szCs w:val="16"/>
                  <w:lang w:eastAsia="en-US"/>
                </w:rPr>
                <w:t>Possible value</w:t>
              </w:r>
              <w:r>
                <w:rPr>
                  <w:color w:val="000000"/>
                  <w:sz w:val="16"/>
                  <w:szCs w:val="16"/>
                  <w:lang w:eastAsia="en-US"/>
                </w:rPr>
                <w:t>s</w:t>
              </w:r>
              <w:r w:rsidRPr="00820DCE">
                <w:rPr>
                  <w:color w:val="000000"/>
                  <w:sz w:val="16"/>
                  <w:szCs w:val="16"/>
                  <w:lang w:eastAsia="en-US"/>
                </w:rPr>
                <w:t>:</w:t>
              </w:r>
            </w:ins>
          </w:p>
          <w:p w14:paraId="5CB42201" w14:textId="77777777" w:rsidR="00A408C6" w:rsidRPr="00CF3835" w:rsidRDefault="00A408C6" w:rsidP="00A408C6">
            <w:pPr>
              <w:pStyle w:val="Default"/>
              <w:rPr>
                <w:ins w:id="62" w:author="Don Torok" w:date="2016-05-12T13:32:00Z"/>
                <w:rFonts w:ascii="Arial" w:hAnsi="Arial" w:cs="Arial"/>
                <w:sz w:val="16"/>
                <w:szCs w:val="16"/>
              </w:rPr>
            </w:pPr>
            <w:ins w:id="63" w:author="Don Torok" w:date="2016-05-12T13:32:00Z">
              <w:r w:rsidRPr="00CF3835">
                <w:rPr>
                  <w:rFonts w:ascii="Arial" w:hAnsi="Arial" w:cs="Arial"/>
                  <w:sz w:val="16"/>
                  <w:szCs w:val="16"/>
                </w:rPr>
                <w:t xml:space="preserve">L=Other, locally defined </w:t>
              </w:r>
            </w:ins>
          </w:p>
          <w:p w14:paraId="05896E06" w14:textId="77777777" w:rsidR="00A408C6" w:rsidRPr="00CF3835" w:rsidRDefault="00A408C6" w:rsidP="00A408C6">
            <w:pPr>
              <w:pStyle w:val="Default"/>
              <w:rPr>
                <w:ins w:id="64" w:author="Don Torok" w:date="2016-05-12T13:32:00Z"/>
                <w:rFonts w:ascii="Arial" w:hAnsi="Arial" w:cs="Arial"/>
                <w:sz w:val="16"/>
                <w:szCs w:val="16"/>
              </w:rPr>
            </w:pPr>
            <w:ins w:id="65" w:author="Don Torok" w:date="2016-05-12T13:32:00Z">
              <w:r w:rsidRPr="00CF3835">
                <w:rPr>
                  <w:rFonts w:ascii="Arial" w:hAnsi="Arial" w:cs="Arial"/>
                  <w:sz w:val="16"/>
                  <w:szCs w:val="16"/>
                </w:rPr>
                <w:t xml:space="preserve">N=National Death Index </w:t>
              </w:r>
            </w:ins>
          </w:p>
          <w:p w14:paraId="044E8565" w14:textId="77777777" w:rsidR="00A408C6" w:rsidRPr="00CF3835" w:rsidRDefault="00A408C6" w:rsidP="00A408C6">
            <w:pPr>
              <w:pStyle w:val="Default"/>
              <w:rPr>
                <w:ins w:id="66" w:author="Don Torok" w:date="2016-05-12T13:32:00Z"/>
                <w:rFonts w:ascii="Arial" w:hAnsi="Arial" w:cs="Arial"/>
                <w:sz w:val="16"/>
                <w:szCs w:val="16"/>
              </w:rPr>
            </w:pPr>
            <w:ins w:id="67" w:author="Don Torok" w:date="2016-05-12T13:32:00Z">
              <w:r w:rsidRPr="00CF3835">
                <w:rPr>
                  <w:rFonts w:ascii="Arial" w:hAnsi="Arial" w:cs="Arial"/>
                  <w:sz w:val="16"/>
                  <w:szCs w:val="16"/>
                </w:rPr>
                <w:t xml:space="preserve">D=Social Security </w:t>
              </w:r>
            </w:ins>
          </w:p>
          <w:p w14:paraId="5360236B" w14:textId="77777777" w:rsidR="00A408C6" w:rsidRPr="00CF3835" w:rsidRDefault="00A408C6" w:rsidP="00A408C6">
            <w:pPr>
              <w:pStyle w:val="Default"/>
              <w:rPr>
                <w:ins w:id="68" w:author="Don Torok" w:date="2016-05-12T13:32:00Z"/>
                <w:rFonts w:ascii="Arial" w:hAnsi="Arial" w:cs="Arial"/>
                <w:sz w:val="16"/>
                <w:szCs w:val="16"/>
              </w:rPr>
            </w:pPr>
            <w:ins w:id="69" w:author="Don Torok" w:date="2016-05-12T13:32:00Z">
              <w:r w:rsidRPr="00CF3835">
                <w:rPr>
                  <w:rFonts w:ascii="Arial" w:hAnsi="Arial" w:cs="Arial"/>
                  <w:sz w:val="16"/>
                  <w:szCs w:val="16"/>
                </w:rPr>
                <w:t xml:space="preserve">S=State Death files </w:t>
              </w:r>
            </w:ins>
          </w:p>
          <w:p w14:paraId="2A3BB4C3" w14:textId="77777777" w:rsidR="00A408C6" w:rsidRPr="00CF3835" w:rsidRDefault="00A408C6" w:rsidP="00A408C6">
            <w:pPr>
              <w:pStyle w:val="Default"/>
              <w:rPr>
                <w:ins w:id="70" w:author="Don Torok" w:date="2016-05-12T13:32:00Z"/>
                <w:rFonts w:ascii="Arial" w:hAnsi="Arial" w:cs="Arial"/>
                <w:sz w:val="16"/>
                <w:szCs w:val="16"/>
              </w:rPr>
            </w:pPr>
            <w:ins w:id="71" w:author="Don Torok" w:date="2016-05-12T13:32:00Z">
              <w:r w:rsidRPr="00CF3835">
                <w:rPr>
                  <w:rFonts w:ascii="Arial" w:hAnsi="Arial" w:cs="Arial"/>
                  <w:sz w:val="16"/>
                  <w:szCs w:val="16"/>
                </w:rPr>
                <w:t xml:space="preserve">T=Tumor data </w:t>
              </w:r>
            </w:ins>
          </w:p>
          <w:p w14:paraId="4F925E1A" w14:textId="77777777" w:rsidR="00A408C6" w:rsidRPr="00CF3835" w:rsidRDefault="00A408C6" w:rsidP="00A408C6">
            <w:pPr>
              <w:pStyle w:val="Default"/>
              <w:rPr>
                <w:ins w:id="72" w:author="Don Torok" w:date="2016-05-12T13:32:00Z"/>
                <w:rFonts w:ascii="Arial" w:hAnsi="Arial" w:cs="Arial"/>
                <w:sz w:val="16"/>
                <w:szCs w:val="16"/>
              </w:rPr>
            </w:pPr>
            <w:ins w:id="73" w:author="Don Torok" w:date="2016-05-12T13:32:00Z">
              <w:r w:rsidRPr="00CF3835">
                <w:rPr>
                  <w:rFonts w:ascii="Arial" w:hAnsi="Arial" w:cs="Arial"/>
                  <w:sz w:val="16"/>
                  <w:szCs w:val="16"/>
                </w:rPr>
                <w:t xml:space="preserve">NI=No information </w:t>
              </w:r>
            </w:ins>
          </w:p>
          <w:p w14:paraId="3D30ED4D" w14:textId="77777777" w:rsidR="00A408C6" w:rsidRPr="00CF3835" w:rsidRDefault="00A408C6" w:rsidP="00A408C6">
            <w:pPr>
              <w:pStyle w:val="Default"/>
              <w:rPr>
                <w:ins w:id="74" w:author="Don Torok" w:date="2016-05-12T13:32:00Z"/>
                <w:rFonts w:ascii="Arial" w:hAnsi="Arial" w:cs="Arial"/>
                <w:sz w:val="16"/>
                <w:szCs w:val="16"/>
              </w:rPr>
            </w:pPr>
            <w:ins w:id="75" w:author="Don Torok" w:date="2016-05-12T13:32:00Z">
              <w:r w:rsidRPr="00CF3835">
                <w:rPr>
                  <w:rFonts w:ascii="Arial" w:hAnsi="Arial" w:cs="Arial"/>
                  <w:sz w:val="16"/>
                  <w:szCs w:val="16"/>
                </w:rPr>
                <w:t xml:space="preserve">UN=Unknown </w:t>
              </w:r>
            </w:ins>
          </w:p>
          <w:p w14:paraId="190C855B" w14:textId="77777777" w:rsidR="00A408C6" w:rsidRPr="004048A5" w:rsidRDefault="00A408C6" w:rsidP="00A408C6">
            <w:pPr>
              <w:snapToGrid w:val="0"/>
              <w:spacing w:line="240" w:lineRule="auto"/>
              <w:ind w:right="4"/>
              <w:rPr>
                <w:rFonts w:ascii="Times New Roman" w:hAnsi="Times New Roman" w:cs="Times New Roman"/>
                <w:sz w:val="16"/>
                <w:szCs w:val="16"/>
              </w:rPr>
            </w:pPr>
            <w:ins w:id="76" w:author="Don Torok" w:date="2016-05-12T13:32:00Z">
              <w:r w:rsidRPr="00CF3835">
                <w:rPr>
                  <w:color w:val="000000"/>
                  <w:sz w:val="16"/>
                  <w:szCs w:val="16"/>
                  <w:lang w:eastAsia="en-US"/>
                </w:rPr>
                <w:t>OT=Other</w:t>
              </w:r>
              <w:r>
                <w:rPr>
                  <w:sz w:val="22"/>
                  <w:szCs w:val="22"/>
                </w:rPr>
                <w:t xml:space="preserve"> </w:t>
              </w:r>
            </w:ins>
            <w:del w:id="77" w:author="Don Torok" w:date="2016-05-12T13:32:00Z">
              <w:r w:rsidDel="002B7930">
                <w:rPr>
                  <w:rFonts w:ascii="Times New Roman" w:hAnsi="Times New Roman" w:cs="Times New Roman"/>
                  <w:color w:val="000000"/>
                  <w:sz w:val="16"/>
                  <w:szCs w:val="16"/>
                </w:rPr>
                <w:delText xml:space="preserve"> </w:delText>
              </w:r>
            </w:del>
          </w:p>
        </w:tc>
      </w:tr>
      <w:tr w:rsidR="00A408C6" w:rsidRPr="00CA289F" w14:paraId="4EC08818" w14:textId="77777777" w:rsidTr="00B07482">
        <w:trPr>
          <w:cantSplit/>
        </w:trPr>
        <w:tc>
          <w:tcPr>
            <w:tcW w:w="1603" w:type="dxa"/>
            <w:tcBorders>
              <w:top w:val="single" w:sz="4" w:space="0" w:color="808080"/>
              <w:left w:val="single" w:sz="4" w:space="0" w:color="808080"/>
              <w:bottom w:val="single" w:sz="4" w:space="0" w:color="808080"/>
            </w:tcBorders>
            <w:shd w:val="clear" w:color="auto" w:fill="auto"/>
          </w:tcPr>
          <w:p w14:paraId="035343BA" w14:textId="77777777" w:rsidR="00A408C6" w:rsidRPr="004048A5" w:rsidRDefault="00A408C6" w:rsidP="00A408C6">
            <w:pPr>
              <w:pStyle w:val="Default"/>
              <w:rPr>
                <w:rFonts w:ascii="Times New Roman" w:hAnsi="Times New Roman" w:cs="Times New Roman"/>
                <w:sz w:val="16"/>
                <w:szCs w:val="16"/>
              </w:rPr>
            </w:pPr>
            <w:r w:rsidRPr="004048A5">
              <w:rPr>
                <w:rFonts w:ascii="Times New Roman" w:hAnsi="Times New Roman" w:cs="Times New Roman"/>
                <w:sz w:val="16"/>
                <w:szCs w:val="16"/>
              </w:rPr>
              <w:t>DEATH_MATCH_</w:t>
            </w:r>
            <w:r>
              <w:rPr>
                <w:rFonts w:ascii="Times New Roman" w:hAnsi="Times New Roman" w:cs="Times New Roman"/>
                <w:sz w:val="16"/>
                <w:szCs w:val="16"/>
              </w:rPr>
              <w:t xml:space="preserve"> </w:t>
            </w:r>
            <w:r w:rsidRPr="004048A5">
              <w:rPr>
                <w:rFonts w:ascii="Times New Roman" w:hAnsi="Times New Roman" w:cs="Times New Roman"/>
                <w:sz w:val="16"/>
                <w:szCs w:val="16"/>
              </w:rPr>
              <w:t xml:space="preserve">CONFIDENCE </w:t>
            </w:r>
          </w:p>
        </w:tc>
        <w:tc>
          <w:tcPr>
            <w:tcW w:w="2340" w:type="dxa"/>
            <w:tcBorders>
              <w:top w:val="single" w:sz="4" w:space="0" w:color="808080"/>
              <w:left w:val="single" w:sz="4" w:space="0" w:color="808080"/>
              <w:bottom w:val="single" w:sz="4" w:space="0" w:color="808080"/>
            </w:tcBorders>
            <w:shd w:val="clear" w:color="auto" w:fill="auto"/>
          </w:tcPr>
          <w:p w14:paraId="2C59E2C8" w14:textId="77777777" w:rsidR="00A408C6" w:rsidRDefault="00A408C6" w:rsidP="00A408C6">
            <w:pPr>
              <w:suppressAutoHyphens w:val="0"/>
              <w:spacing w:after="0" w:line="240" w:lineRule="auto"/>
              <w:rPr>
                <w:ins w:id="78" w:author="Don Torok" w:date="2016-05-12T13:32:00Z"/>
                <w:sz w:val="16"/>
                <w:szCs w:val="16"/>
              </w:rPr>
            </w:pPr>
            <w:ins w:id="79" w:author="Don Torok" w:date="2016-05-12T13:32:00Z">
              <w:r>
                <w:rPr>
                  <w:sz w:val="16"/>
                  <w:szCs w:val="16"/>
                </w:rPr>
                <w:t>’E’ Excellent</w:t>
              </w:r>
            </w:ins>
          </w:p>
          <w:p w14:paraId="0F5DCC95" w14:textId="77777777" w:rsidR="00A408C6" w:rsidRPr="004048A5" w:rsidRDefault="00A408C6" w:rsidP="00A408C6">
            <w:pPr>
              <w:snapToGrid w:val="0"/>
              <w:spacing w:line="240" w:lineRule="auto"/>
              <w:ind w:right="4"/>
              <w:rPr>
                <w:rFonts w:ascii="Times New Roman" w:hAnsi="Times New Roman" w:cs="Times New Roman"/>
                <w:sz w:val="16"/>
                <w:szCs w:val="16"/>
              </w:rPr>
            </w:pPr>
          </w:p>
        </w:tc>
        <w:tc>
          <w:tcPr>
            <w:tcW w:w="2790" w:type="dxa"/>
            <w:tcBorders>
              <w:top w:val="single" w:sz="4" w:space="0" w:color="808080"/>
              <w:left w:val="single" w:sz="4" w:space="0" w:color="808080"/>
              <w:bottom w:val="single" w:sz="4" w:space="0" w:color="808080"/>
            </w:tcBorders>
            <w:shd w:val="clear" w:color="auto" w:fill="auto"/>
          </w:tcPr>
          <w:p w14:paraId="1C7E23E8" w14:textId="77777777" w:rsidR="00A408C6" w:rsidRPr="004048A5" w:rsidRDefault="00A408C6" w:rsidP="00A408C6">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2E344277" w14:textId="77777777" w:rsidR="00A408C6" w:rsidRPr="00820DCE" w:rsidRDefault="00A408C6" w:rsidP="00A408C6">
            <w:pPr>
              <w:suppressAutoHyphens w:val="0"/>
              <w:spacing w:after="0" w:line="240" w:lineRule="auto"/>
              <w:rPr>
                <w:ins w:id="80" w:author="Don Torok" w:date="2016-05-12T13:32:00Z"/>
                <w:color w:val="000000"/>
                <w:sz w:val="16"/>
                <w:szCs w:val="16"/>
                <w:lang w:eastAsia="en-US"/>
              </w:rPr>
            </w:pPr>
            <w:ins w:id="81" w:author="Don Torok" w:date="2016-05-12T13:32:00Z">
              <w:r w:rsidRPr="00820DCE">
                <w:rPr>
                  <w:color w:val="000000"/>
                  <w:sz w:val="16"/>
                  <w:szCs w:val="16"/>
                  <w:lang w:eastAsia="en-US"/>
                </w:rPr>
                <w:t>Possible value</w:t>
              </w:r>
              <w:r>
                <w:rPr>
                  <w:color w:val="000000"/>
                  <w:sz w:val="16"/>
                  <w:szCs w:val="16"/>
                  <w:lang w:eastAsia="en-US"/>
                </w:rPr>
                <w:t>s</w:t>
              </w:r>
              <w:r w:rsidRPr="00820DCE">
                <w:rPr>
                  <w:color w:val="000000"/>
                  <w:sz w:val="16"/>
                  <w:szCs w:val="16"/>
                  <w:lang w:eastAsia="en-US"/>
                </w:rPr>
                <w:t>:</w:t>
              </w:r>
            </w:ins>
          </w:p>
          <w:p w14:paraId="25E69823" w14:textId="77777777" w:rsidR="00A408C6" w:rsidRPr="00EA3B7B" w:rsidRDefault="00A408C6" w:rsidP="00A408C6">
            <w:pPr>
              <w:pStyle w:val="Default"/>
              <w:rPr>
                <w:ins w:id="82" w:author="Don Torok" w:date="2016-05-12T13:32:00Z"/>
                <w:rFonts w:ascii="Arial" w:hAnsi="Arial" w:cs="Arial"/>
                <w:sz w:val="16"/>
                <w:szCs w:val="16"/>
              </w:rPr>
            </w:pPr>
            <w:ins w:id="83" w:author="Don Torok" w:date="2016-05-12T13:32:00Z">
              <w:r w:rsidRPr="00EA3B7B">
                <w:rPr>
                  <w:rFonts w:ascii="Arial" w:hAnsi="Arial" w:cs="Arial"/>
                  <w:sz w:val="16"/>
                  <w:szCs w:val="16"/>
                </w:rPr>
                <w:t xml:space="preserve">E=Excellent </w:t>
              </w:r>
            </w:ins>
          </w:p>
          <w:p w14:paraId="1A674671" w14:textId="77777777" w:rsidR="00A408C6" w:rsidRPr="00EA3B7B" w:rsidRDefault="00A408C6" w:rsidP="00A408C6">
            <w:pPr>
              <w:pStyle w:val="Default"/>
              <w:rPr>
                <w:ins w:id="84" w:author="Don Torok" w:date="2016-05-12T13:32:00Z"/>
                <w:rFonts w:ascii="Arial" w:hAnsi="Arial" w:cs="Arial"/>
                <w:sz w:val="16"/>
                <w:szCs w:val="16"/>
              </w:rPr>
            </w:pPr>
            <w:ins w:id="85" w:author="Don Torok" w:date="2016-05-12T13:32:00Z">
              <w:r w:rsidRPr="00EA3B7B">
                <w:rPr>
                  <w:rFonts w:ascii="Arial" w:hAnsi="Arial" w:cs="Arial"/>
                  <w:sz w:val="16"/>
                  <w:szCs w:val="16"/>
                </w:rPr>
                <w:t xml:space="preserve">F=Fair </w:t>
              </w:r>
            </w:ins>
          </w:p>
          <w:p w14:paraId="07061AB8" w14:textId="77777777" w:rsidR="00A408C6" w:rsidRPr="00EA3B7B" w:rsidRDefault="00A408C6" w:rsidP="00A408C6">
            <w:pPr>
              <w:pStyle w:val="Default"/>
              <w:rPr>
                <w:ins w:id="86" w:author="Don Torok" w:date="2016-05-12T13:32:00Z"/>
                <w:rFonts w:ascii="Arial" w:hAnsi="Arial" w:cs="Arial"/>
                <w:sz w:val="16"/>
                <w:szCs w:val="16"/>
              </w:rPr>
            </w:pPr>
            <w:ins w:id="87" w:author="Don Torok" w:date="2016-05-12T13:32:00Z">
              <w:r w:rsidRPr="00EA3B7B">
                <w:rPr>
                  <w:rFonts w:ascii="Arial" w:hAnsi="Arial" w:cs="Arial"/>
                  <w:sz w:val="16"/>
                  <w:szCs w:val="16"/>
                </w:rPr>
                <w:t xml:space="preserve">P=Poor </w:t>
              </w:r>
            </w:ins>
          </w:p>
          <w:p w14:paraId="103BCB21" w14:textId="77777777" w:rsidR="00A408C6" w:rsidRPr="00EA3B7B" w:rsidRDefault="00A408C6" w:rsidP="00A408C6">
            <w:pPr>
              <w:pStyle w:val="Default"/>
              <w:rPr>
                <w:ins w:id="88" w:author="Don Torok" w:date="2016-05-12T13:32:00Z"/>
                <w:rFonts w:ascii="Arial" w:hAnsi="Arial" w:cs="Arial"/>
                <w:sz w:val="16"/>
                <w:szCs w:val="16"/>
              </w:rPr>
            </w:pPr>
            <w:ins w:id="89" w:author="Don Torok" w:date="2016-05-12T13:32:00Z">
              <w:r w:rsidRPr="00EA3B7B">
                <w:rPr>
                  <w:rFonts w:ascii="Arial" w:hAnsi="Arial" w:cs="Arial"/>
                  <w:sz w:val="16"/>
                  <w:szCs w:val="16"/>
                </w:rPr>
                <w:t xml:space="preserve">NI=No information </w:t>
              </w:r>
            </w:ins>
          </w:p>
          <w:p w14:paraId="60EC7300" w14:textId="77777777" w:rsidR="00A408C6" w:rsidRPr="00EA3B7B" w:rsidRDefault="00A408C6" w:rsidP="00A408C6">
            <w:pPr>
              <w:pStyle w:val="Default"/>
              <w:rPr>
                <w:ins w:id="90" w:author="Don Torok" w:date="2016-05-12T13:32:00Z"/>
                <w:rFonts w:ascii="Arial" w:hAnsi="Arial" w:cs="Arial"/>
                <w:sz w:val="16"/>
                <w:szCs w:val="16"/>
              </w:rPr>
            </w:pPr>
            <w:ins w:id="91" w:author="Don Torok" w:date="2016-05-12T13:32:00Z">
              <w:r w:rsidRPr="00EA3B7B">
                <w:rPr>
                  <w:rFonts w:ascii="Arial" w:hAnsi="Arial" w:cs="Arial"/>
                  <w:sz w:val="16"/>
                  <w:szCs w:val="16"/>
                </w:rPr>
                <w:t xml:space="preserve">UN=Unknown </w:t>
              </w:r>
            </w:ins>
          </w:p>
          <w:p w14:paraId="6A04A1D0" w14:textId="77777777" w:rsidR="00A408C6" w:rsidRPr="004048A5" w:rsidRDefault="00A408C6" w:rsidP="00A408C6">
            <w:pPr>
              <w:snapToGrid w:val="0"/>
              <w:spacing w:line="240" w:lineRule="auto"/>
              <w:ind w:right="4"/>
              <w:rPr>
                <w:rFonts w:ascii="Times New Roman" w:hAnsi="Times New Roman" w:cs="Times New Roman"/>
                <w:sz w:val="16"/>
                <w:szCs w:val="16"/>
              </w:rPr>
            </w:pPr>
            <w:ins w:id="92" w:author="Don Torok" w:date="2016-05-12T13:32:00Z">
              <w:r w:rsidRPr="00EA3B7B">
                <w:rPr>
                  <w:sz w:val="16"/>
                  <w:szCs w:val="16"/>
                </w:rPr>
                <w:t>OT=Other</w:t>
              </w:r>
              <w:r>
                <w:rPr>
                  <w:sz w:val="22"/>
                  <w:szCs w:val="22"/>
                </w:rPr>
                <w:t xml:space="preserve"> </w:t>
              </w:r>
            </w:ins>
          </w:p>
        </w:tc>
      </w:tr>
    </w:tbl>
    <w:p w14:paraId="4B31F143" w14:textId="77777777" w:rsidR="004048A5" w:rsidRDefault="004048A5" w:rsidP="004048A5"/>
    <w:p w14:paraId="56016A6F" w14:textId="77777777" w:rsidR="004048A5" w:rsidRDefault="004048A5" w:rsidP="004048A5">
      <w:pPr>
        <w:pStyle w:val="Heading3"/>
      </w:pPr>
      <w:bookmarkStart w:id="93" w:name="_Toc450823077"/>
      <w:r>
        <w:t>Table: Death Cause</w:t>
      </w:r>
      <w:bookmarkEnd w:id="93"/>
    </w:p>
    <w:p w14:paraId="0F5D0F07" w14:textId="77777777" w:rsidR="004048A5" w:rsidRDefault="004048A5" w:rsidP="004048A5">
      <w:pPr>
        <w:rPr>
          <w:ins w:id="94" w:author="Don Torok" w:date="2016-05-12T13:32:00Z"/>
          <w:sz w:val="22"/>
          <w:szCs w:val="22"/>
        </w:rPr>
      </w:pPr>
      <w:r w:rsidRPr="004048A5">
        <w:rPr>
          <w:rFonts w:ascii="Times New Roman" w:hAnsi="Times New Roman" w:cs="Times New Roman"/>
          <w:sz w:val="22"/>
          <w:szCs w:val="22"/>
        </w:rPr>
        <w:t>The DEATH_CAUSE table contains one record per unique combination of PATID, DEATH_CAUSE, DEATH_CAUSE_CODE, DEATH_CAUSE_TYPE, and DEATH_CAUSE_SOURCE.</w:t>
      </w:r>
      <w:r>
        <w:rPr>
          <w:sz w:val="22"/>
          <w:szCs w:val="22"/>
        </w:rPr>
        <w:t xml:space="preserve"> </w:t>
      </w:r>
    </w:p>
    <w:p w14:paraId="001625D6" w14:textId="77777777" w:rsidR="00A408C6" w:rsidRPr="00B25354" w:rsidRDefault="00A408C6" w:rsidP="00A408C6">
      <w:pPr>
        <w:pStyle w:val="Default"/>
        <w:rPr>
          <w:ins w:id="95" w:author="Don Torok" w:date="2016-05-12T13:32:00Z"/>
          <w:rFonts w:ascii="Arial" w:hAnsi="Arial" w:cs="Arial"/>
          <w:color w:val="auto"/>
          <w:sz w:val="22"/>
          <w:szCs w:val="22"/>
          <w:lang w:eastAsia="ar-SA"/>
        </w:rPr>
      </w:pPr>
      <w:ins w:id="96" w:author="Don Torok" w:date="2016-05-12T13:32:00Z">
        <w:r w:rsidRPr="00B25354">
          <w:rPr>
            <w:rFonts w:ascii="Arial" w:hAnsi="Arial" w:cs="Arial"/>
            <w:color w:val="auto"/>
            <w:sz w:val="22"/>
            <w:szCs w:val="22"/>
            <w:lang w:eastAsia="ar-SA"/>
          </w:rPr>
          <w:t>Only</w:t>
        </w:r>
        <w:r>
          <w:rPr>
            <w:rFonts w:ascii="Arial" w:hAnsi="Arial" w:cs="Arial"/>
            <w:color w:val="auto"/>
            <w:sz w:val="22"/>
            <w:szCs w:val="22"/>
            <w:lang w:eastAsia="ar-SA"/>
          </w:rPr>
          <w:t xml:space="preserve"> create a record when the </w:t>
        </w:r>
        <w:proofErr w:type="spellStart"/>
        <w:r w:rsidRPr="00B25354">
          <w:rPr>
            <w:rFonts w:ascii="Arial" w:hAnsi="Arial" w:cs="Arial"/>
            <w:color w:val="auto"/>
            <w:sz w:val="22"/>
            <w:szCs w:val="22"/>
            <w:lang w:eastAsia="ar-SA"/>
          </w:rPr>
          <w:t>cause_of_death_concept_id</w:t>
        </w:r>
        <w:proofErr w:type="spellEnd"/>
        <w:r w:rsidRPr="00B25354">
          <w:rPr>
            <w:rFonts w:ascii="Arial" w:hAnsi="Arial" w:cs="Arial"/>
            <w:color w:val="auto"/>
            <w:sz w:val="22"/>
            <w:szCs w:val="22"/>
            <w:lang w:eastAsia="ar-SA"/>
          </w:rPr>
          <w:t xml:space="preserve"> is defined</w:t>
        </w:r>
      </w:ins>
      <w:ins w:id="97" w:author="Don Torok" w:date="2016-05-12T13:33:00Z">
        <w:r>
          <w:rPr>
            <w:rFonts w:ascii="Arial" w:hAnsi="Arial" w:cs="Arial"/>
            <w:color w:val="auto"/>
            <w:sz w:val="22"/>
            <w:szCs w:val="22"/>
            <w:lang w:eastAsia="ar-SA"/>
          </w:rPr>
          <w:t xml:space="preserve"> in the OMOP death table</w:t>
        </w:r>
      </w:ins>
      <w:ins w:id="98" w:author="Don Torok" w:date="2016-05-12T13:32:00Z">
        <w:r w:rsidRPr="00B25354">
          <w:rPr>
            <w:rFonts w:ascii="Arial" w:hAnsi="Arial" w:cs="Arial"/>
            <w:color w:val="auto"/>
            <w:sz w:val="22"/>
            <w:szCs w:val="22"/>
            <w:lang w:eastAsia="ar-SA"/>
          </w:rPr>
          <w:t>.</w:t>
        </w:r>
      </w:ins>
    </w:p>
    <w:p w14:paraId="6CB62F3F" w14:textId="77777777" w:rsidR="00A408C6" w:rsidRDefault="00A408C6" w:rsidP="004048A5"/>
    <w:p w14:paraId="243F800C" w14:textId="77777777" w:rsidR="004048A5" w:rsidRDefault="004048A5" w:rsidP="004048A5">
      <w:r>
        <w:lastRenderedPageBreak/>
        <w:t>Death Cause field mapping:</w:t>
      </w:r>
    </w:p>
    <w:tbl>
      <w:tblPr>
        <w:tblW w:w="9613" w:type="dxa"/>
        <w:tblInd w:w="-55" w:type="dxa"/>
        <w:tblLayout w:type="fixed"/>
        <w:tblLook w:val="0000" w:firstRow="0" w:lastRow="0" w:firstColumn="0" w:lastColumn="0" w:noHBand="0" w:noVBand="0"/>
      </w:tblPr>
      <w:tblGrid>
        <w:gridCol w:w="1603"/>
        <w:gridCol w:w="2340"/>
        <w:gridCol w:w="2790"/>
        <w:gridCol w:w="2880"/>
      </w:tblGrid>
      <w:tr w:rsidR="004048A5" w:rsidRPr="00CA289F" w14:paraId="2736D9C0" w14:textId="77777777" w:rsidTr="00B07482">
        <w:trPr>
          <w:cantSplit/>
          <w:tblHeader/>
        </w:trPr>
        <w:tc>
          <w:tcPr>
            <w:tcW w:w="1603" w:type="dxa"/>
            <w:tcBorders>
              <w:top w:val="single" w:sz="4" w:space="0" w:color="808080"/>
              <w:left w:val="single" w:sz="4" w:space="0" w:color="808080"/>
              <w:bottom w:val="single" w:sz="4" w:space="0" w:color="808080"/>
            </w:tcBorders>
            <w:shd w:val="clear" w:color="auto" w:fill="005172"/>
          </w:tcPr>
          <w:p w14:paraId="33200CB9" w14:textId="77777777" w:rsidR="004048A5" w:rsidRPr="00CA289F" w:rsidRDefault="004048A5" w:rsidP="00B07482">
            <w:pPr>
              <w:spacing w:after="0" w:line="240" w:lineRule="auto"/>
              <w:ind w:right="4"/>
              <w:rPr>
                <w:rFonts w:ascii="Times New Roman" w:hAnsi="Times New Roman" w:cs="Times New Roman"/>
                <w:b/>
                <w:bCs/>
                <w:szCs w:val="20"/>
              </w:rPr>
            </w:pPr>
            <w:r w:rsidRPr="00CA289F">
              <w:rPr>
                <w:rFonts w:ascii="Times New Roman" w:hAnsi="Times New Roman" w:cs="Times New Roman"/>
                <w:b/>
                <w:bCs/>
                <w:szCs w:val="20"/>
              </w:rPr>
              <w:t>Destination Field</w:t>
            </w:r>
          </w:p>
        </w:tc>
        <w:tc>
          <w:tcPr>
            <w:tcW w:w="2340" w:type="dxa"/>
            <w:tcBorders>
              <w:top w:val="single" w:sz="4" w:space="0" w:color="808080"/>
              <w:left w:val="single" w:sz="4" w:space="0" w:color="808080"/>
              <w:bottom w:val="single" w:sz="4" w:space="0" w:color="808080"/>
            </w:tcBorders>
            <w:shd w:val="clear" w:color="auto" w:fill="005172"/>
          </w:tcPr>
          <w:p w14:paraId="6F94F02B" w14:textId="77777777" w:rsidR="004048A5" w:rsidRPr="00CA289F" w:rsidRDefault="004048A5" w:rsidP="00B07482">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Source Field</w:t>
            </w:r>
          </w:p>
        </w:tc>
        <w:tc>
          <w:tcPr>
            <w:tcW w:w="2790" w:type="dxa"/>
            <w:tcBorders>
              <w:top w:val="single" w:sz="4" w:space="0" w:color="808080"/>
              <w:left w:val="single" w:sz="4" w:space="0" w:color="808080"/>
              <w:bottom w:val="single" w:sz="4" w:space="0" w:color="808080"/>
            </w:tcBorders>
            <w:shd w:val="clear" w:color="auto" w:fill="005172"/>
          </w:tcPr>
          <w:p w14:paraId="3FCE8F17" w14:textId="77777777" w:rsidR="004048A5" w:rsidRPr="00CA289F" w:rsidRDefault="004048A5" w:rsidP="00B07482">
            <w:pPr>
              <w:spacing w:line="240" w:lineRule="auto"/>
              <w:ind w:right="4"/>
              <w:rPr>
                <w:rFonts w:ascii="Times New Roman" w:hAnsi="Times New Roman" w:cs="Times New Roman"/>
                <w:b/>
                <w:bCs/>
                <w:szCs w:val="20"/>
              </w:rPr>
            </w:pPr>
            <w:r w:rsidRPr="00CA289F">
              <w:rPr>
                <w:rFonts w:ascii="Times New Roman" w:hAnsi="Times New Roman" w:cs="Times New Roman"/>
                <w:b/>
                <w:bCs/>
                <w:szCs w:val="20"/>
              </w:rPr>
              <w:t>Applied Rule</w:t>
            </w:r>
          </w:p>
        </w:tc>
        <w:tc>
          <w:tcPr>
            <w:tcW w:w="2880" w:type="dxa"/>
            <w:tcBorders>
              <w:top w:val="single" w:sz="4" w:space="0" w:color="808080"/>
              <w:left w:val="single" w:sz="4" w:space="0" w:color="808080"/>
              <w:bottom w:val="single" w:sz="4" w:space="0" w:color="808080"/>
              <w:right w:val="single" w:sz="4" w:space="0" w:color="808080"/>
            </w:tcBorders>
            <w:shd w:val="clear" w:color="auto" w:fill="005172"/>
          </w:tcPr>
          <w:p w14:paraId="72544DBA" w14:textId="77777777" w:rsidR="004048A5" w:rsidRPr="00CA289F" w:rsidRDefault="004048A5" w:rsidP="00B07482">
            <w:pPr>
              <w:spacing w:line="240" w:lineRule="auto"/>
              <w:ind w:right="4"/>
              <w:rPr>
                <w:rFonts w:ascii="Times New Roman" w:hAnsi="Times New Roman" w:cs="Times New Roman"/>
              </w:rPr>
            </w:pPr>
            <w:r w:rsidRPr="00CA289F">
              <w:rPr>
                <w:rFonts w:ascii="Times New Roman" w:hAnsi="Times New Roman" w:cs="Times New Roman"/>
                <w:b/>
                <w:bCs/>
                <w:szCs w:val="20"/>
              </w:rPr>
              <w:t>Comment</w:t>
            </w:r>
          </w:p>
        </w:tc>
      </w:tr>
      <w:tr w:rsidR="00A408C6" w:rsidRPr="00CA289F" w14:paraId="18A645E1" w14:textId="77777777" w:rsidTr="006532A6">
        <w:trPr>
          <w:cantSplit/>
        </w:trPr>
        <w:tc>
          <w:tcPr>
            <w:tcW w:w="1603" w:type="dxa"/>
            <w:tcBorders>
              <w:top w:val="single" w:sz="4" w:space="0" w:color="808080"/>
              <w:left w:val="single" w:sz="4" w:space="0" w:color="808080"/>
              <w:bottom w:val="single" w:sz="4" w:space="0" w:color="808080"/>
            </w:tcBorders>
            <w:shd w:val="clear" w:color="auto" w:fill="auto"/>
          </w:tcPr>
          <w:p w14:paraId="7E4C53EB" w14:textId="77777777" w:rsidR="00A408C6" w:rsidRPr="004048A5" w:rsidRDefault="00A408C6" w:rsidP="00A408C6">
            <w:pPr>
              <w:rPr>
                <w:rFonts w:ascii="Times New Roman" w:hAnsi="Times New Roman" w:cs="Times New Roman"/>
                <w:sz w:val="16"/>
                <w:szCs w:val="16"/>
              </w:rPr>
            </w:pPr>
            <w:r w:rsidRPr="004048A5">
              <w:rPr>
                <w:rFonts w:ascii="Times New Roman" w:hAnsi="Times New Roman" w:cs="Times New Roman"/>
                <w:color w:val="000000"/>
                <w:sz w:val="16"/>
                <w:szCs w:val="16"/>
              </w:rPr>
              <w:t>PATID</w:t>
            </w:r>
          </w:p>
        </w:tc>
        <w:tc>
          <w:tcPr>
            <w:tcW w:w="2340" w:type="dxa"/>
            <w:tcBorders>
              <w:top w:val="single" w:sz="4" w:space="0" w:color="808080"/>
              <w:left w:val="single" w:sz="4" w:space="0" w:color="808080"/>
              <w:bottom w:val="single" w:sz="4" w:space="0" w:color="808080"/>
            </w:tcBorders>
            <w:shd w:val="clear" w:color="auto" w:fill="auto"/>
            <w:vAlign w:val="center"/>
          </w:tcPr>
          <w:p w14:paraId="513C4EEA" w14:textId="77777777" w:rsidR="00A408C6" w:rsidRPr="004048A5" w:rsidRDefault="00A408C6" w:rsidP="00A408C6">
            <w:pPr>
              <w:snapToGrid w:val="0"/>
              <w:spacing w:line="240" w:lineRule="auto"/>
              <w:ind w:right="4"/>
              <w:rPr>
                <w:rFonts w:ascii="Times New Roman" w:hAnsi="Times New Roman" w:cs="Times New Roman"/>
                <w:sz w:val="16"/>
                <w:szCs w:val="16"/>
              </w:rPr>
            </w:pPr>
            <w:ins w:id="99" w:author="Don Torok" w:date="2016-05-12T13:35:00Z">
              <w:r w:rsidRPr="00FE3282">
                <w:rPr>
                  <w:color w:val="000000"/>
                  <w:sz w:val="16"/>
                  <w:szCs w:val="16"/>
                  <w:lang w:eastAsia="en-US"/>
                </w:rPr>
                <w:t> </w:t>
              </w:r>
              <w:proofErr w:type="spellStart"/>
              <w:r>
                <w:rPr>
                  <w:color w:val="000000"/>
                  <w:sz w:val="16"/>
                  <w:szCs w:val="16"/>
                  <w:lang w:eastAsia="en-US"/>
                </w:rPr>
                <w:t>Person_id</w:t>
              </w:r>
            </w:ins>
            <w:proofErr w:type="spellEnd"/>
          </w:p>
        </w:tc>
        <w:tc>
          <w:tcPr>
            <w:tcW w:w="2790" w:type="dxa"/>
            <w:tcBorders>
              <w:top w:val="single" w:sz="4" w:space="0" w:color="808080"/>
              <w:left w:val="single" w:sz="4" w:space="0" w:color="808080"/>
              <w:bottom w:val="single" w:sz="4" w:space="0" w:color="808080"/>
            </w:tcBorders>
            <w:shd w:val="clear" w:color="auto" w:fill="auto"/>
          </w:tcPr>
          <w:p w14:paraId="11AC3A42" w14:textId="77777777" w:rsidR="00A408C6" w:rsidRPr="004048A5" w:rsidRDefault="00A408C6" w:rsidP="00A408C6">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1743A1E3" w14:textId="77777777" w:rsidR="00A408C6" w:rsidRPr="004048A5" w:rsidRDefault="00A408C6" w:rsidP="00A408C6">
            <w:pPr>
              <w:snapToGrid w:val="0"/>
              <w:spacing w:line="240" w:lineRule="auto"/>
              <w:ind w:right="4"/>
              <w:rPr>
                <w:rFonts w:ascii="Times New Roman" w:hAnsi="Times New Roman" w:cs="Times New Roman"/>
                <w:sz w:val="16"/>
                <w:szCs w:val="16"/>
              </w:rPr>
            </w:pPr>
            <w:del w:id="100" w:author="Don Torok" w:date="2016-05-12T13:35:00Z">
              <w:r w:rsidDel="000A67A9">
                <w:rPr>
                  <w:rFonts w:ascii="Times New Roman" w:hAnsi="Times New Roman" w:cs="Times New Roman"/>
                  <w:sz w:val="16"/>
                  <w:szCs w:val="16"/>
                </w:rPr>
                <w:delText xml:space="preserve"> </w:delText>
              </w:r>
            </w:del>
          </w:p>
        </w:tc>
      </w:tr>
      <w:tr w:rsidR="00A408C6" w:rsidRPr="00CA289F" w14:paraId="5536C4B7" w14:textId="77777777" w:rsidTr="006532A6">
        <w:trPr>
          <w:cantSplit/>
        </w:trPr>
        <w:tc>
          <w:tcPr>
            <w:tcW w:w="1603" w:type="dxa"/>
            <w:tcBorders>
              <w:top w:val="single" w:sz="4" w:space="0" w:color="808080"/>
              <w:left w:val="single" w:sz="4" w:space="0" w:color="808080"/>
              <w:bottom w:val="single" w:sz="4" w:space="0" w:color="808080"/>
            </w:tcBorders>
            <w:shd w:val="clear" w:color="auto" w:fill="auto"/>
          </w:tcPr>
          <w:p w14:paraId="3DD375FF" w14:textId="77777777" w:rsidR="00A408C6" w:rsidRPr="004048A5" w:rsidRDefault="00A408C6" w:rsidP="006532A6">
            <w:pPr>
              <w:pStyle w:val="Default"/>
              <w:spacing w:before="240" w:after="240"/>
              <w:rPr>
                <w:rFonts w:ascii="Times New Roman" w:hAnsi="Times New Roman" w:cs="Times New Roman"/>
                <w:sz w:val="16"/>
                <w:szCs w:val="16"/>
              </w:rPr>
            </w:pPr>
            <w:r w:rsidRPr="004048A5">
              <w:rPr>
                <w:rFonts w:ascii="Times New Roman" w:hAnsi="Times New Roman" w:cs="Times New Roman"/>
                <w:sz w:val="16"/>
                <w:szCs w:val="16"/>
              </w:rPr>
              <w:t>DEATH_</w:t>
            </w:r>
            <w:r>
              <w:rPr>
                <w:rFonts w:ascii="Times New Roman" w:hAnsi="Times New Roman" w:cs="Times New Roman"/>
                <w:sz w:val="16"/>
                <w:szCs w:val="16"/>
              </w:rPr>
              <w:t>CAUSE</w:t>
            </w:r>
          </w:p>
        </w:tc>
        <w:tc>
          <w:tcPr>
            <w:tcW w:w="2340" w:type="dxa"/>
            <w:tcBorders>
              <w:top w:val="single" w:sz="4" w:space="0" w:color="808080"/>
              <w:left w:val="single" w:sz="4" w:space="0" w:color="808080"/>
              <w:bottom w:val="single" w:sz="4" w:space="0" w:color="808080"/>
            </w:tcBorders>
            <w:shd w:val="clear" w:color="auto" w:fill="auto"/>
            <w:vAlign w:val="center"/>
          </w:tcPr>
          <w:p w14:paraId="74628662" w14:textId="77777777" w:rsidR="00A408C6" w:rsidRPr="004048A5" w:rsidRDefault="00A408C6" w:rsidP="00A408C6">
            <w:pPr>
              <w:snapToGrid w:val="0"/>
              <w:spacing w:line="240" w:lineRule="auto"/>
              <w:ind w:right="4"/>
              <w:rPr>
                <w:rFonts w:ascii="Times New Roman" w:hAnsi="Times New Roman" w:cs="Times New Roman"/>
                <w:sz w:val="16"/>
                <w:szCs w:val="16"/>
              </w:rPr>
            </w:pPr>
            <w:proofErr w:type="spellStart"/>
            <w:ins w:id="101" w:author="Don Torok" w:date="2016-05-12T13:35:00Z">
              <w:r>
                <w:rPr>
                  <w:color w:val="000000"/>
                  <w:sz w:val="16"/>
                  <w:szCs w:val="16"/>
                  <w:lang w:eastAsia="en-US"/>
                </w:rPr>
                <w:t>Death.cause_of_death_source_value</w:t>
              </w:r>
            </w:ins>
            <w:proofErr w:type="spellEnd"/>
          </w:p>
        </w:tc>
        <w:tc>
          <w:tcPr>
            <w:tcW w:w="2790" w:type="dxa"/>
            <w:tcBorders>
              <w:top w:val="single" w:sz="4" w:space="0" w:color="808080"/>
              <w:left w:val="single" w:sz="4" w:space="0" w:color="808080"/>
              <w:bottom w:val="single" w:sz="4" w:space="0" w:color="808080"/>
            </w:tcBorders>
            <w:shd w:val="clear" w:color="auto" w:fill="auto"/>
          </w:tcPr>
          <w:p w14:paraId="02CA5A23" w14:textId="77777777" w:rsidR="00A408C6" w:rsidRPr="004048A5" w:rsidRDefault="00A408C6" w:rsidP="00A408C6">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27F09FFF" w14:textId="77777777" w:rsidR="00A408C6" w:rsidRPr="004048A5" w:rsidRDefault="00A408C6" w:rsidP="00A408C6">
            <w:pPr>
              <w:snapToGrid w:val="0"/>
              <w:spacing w:line="240" w:lineRule="auto"/>
              <w:ind w:right="4"/>
              <w:rPr>
                <w:rFonts w:ascii="Times New Roman" w:hAnsi="Times New Roman" w:cs="Times New Roman"/>
                <w:sz w:val="16"/>
                <w:szCs w:val="16"/>
              </w:rPr>
            </w:pPr>
          </w:p>
        </w:tc>
      </w:tr>
      <w:tr w:rsidR="00A408C6" w:rsidRPr="00CA289F" w14:paraId="2B845284" w14:textId="77777777" w:rsidTr="00B07482">
        <w:trPr>
          <w:cantSplit/>
        </w:trPr>
        <w:tc>
          <w:tcPr>
            <w:tcW w:w="1603" w:type="dxa"/>
            <w:tcBorders>
              <w:top w:val="single" w:sz="4" w:space="0" w:color="808080"/>
              <w:left w:val="single" w:sz="4" w:space="0" w:color="808080"/>
              <w:bottom w:val="single" w:sz="4" w:space="0" w:color="808080"/>
            </w:tcBorders>
            <w:shd w:val="clear" w:color="auto" w:fill="auto"/>
          </w:tcPr>
          <w:p w14:paraId="31259179" w14:textId="77777777" w:rsidR="00A408C6" w:rsidRPr="004048A5" w:rsidRDefault="00A408C6" w:rsidP="006532A6">
            <w:pPr>
              <w:pStyle w:val="Default"/>
              <w:spacing w:before="240"/>
              <w:rPr>
                <w:rFonts w:ascii="Times New Roman" w:hAnsi="Times New Roman" w:cs="Times New Roman"/>
                <w:sz w:val="16"/>
                <w:szCs w:val="16"/>
              </w:rPr>
            </w:pPr>
            <w:r w:rsidRPr="004048A5">
              <w:rPr>
                <w:rFonts w:ascii="Times New Roman" w:hAnsi="Times New Roman" w:cs="Times New Roman"/>
                <w:sz w:val="16"/>
                <w:szCs w:val="16"/>
              </w:rPr>
              <w:t>DEATH_</w:t>
            </w:r>
            <w:r>
              <w:rPr>
                <w:rFonts w:ascii="Times New Roman" w:hAnsi="Times New Roman" w:cs="Times New Roman"/>
                <w:sz w:val="16"/>
                <w:szCs w:val="16"/>
              </w:rPr>
              <w:t>CAUSE_ CODE</w:t>
            </w:r>
          </w:p>
        </w:tc>
        <w:tc>
          <w:tcPr>
            <w:tcW w:w="2340" w:type="dxa"/>
            <w:tcBorders>
              <w:top w:val="single" w:sz="4" w:space="0" w:color="808080"/>
              <w:left w:val="single" w:sz="4" w:space="0" w:color="808080"/>
              <w:bottom w:val="single" w:sz="4" w:space="0" w:color="808080"/>
            </w:tcBorders>
            <w:shd w:val="clear" w:color="auto" w:fill="auto"/>
          </w:tcPr>
          <w:p w14:paraId="094AA581" w14:textId="77777777" w:rsidR="00A408C6" w:rsidRPr="004048A5" w:rsidRDefault="00A408C6" w:rsidP="00A408C6">
            <w:pPr>
              <w:snapToGrid w:val="0"/>
              <w:spacing w:line="240" w:lineRule="auto"/>
              <w:ind w:right="4"/>
              <w:rPr>
                <w:rFonts w:ascii="Times New Roman" w:hAnsi="Times New Roman" w:cs="Times New Roman"/>
                <w:sz w:val="16"/>
                <w:szCs w:val="16"/>
              </w:rPr>
            </w:pPr>
            <w:proofErr w:type="spellStart"/>
            <w:ins w:id="102" w:author="Don Torok" w:date="2016-05-12T13:35:00Z">
              <w:r>
                <w:rPr>
                  <w:color w:val="000000"/>
                  <w:sz w:val="16"/>
                  <w:szCs w:val="16"/>
                  <w:lang w:eastAsia="en-US"/>
                </w:rPr>
                <w:t>Death.cause_of_death_concept_id</w:t>
              </w:r>
            </w:ins>
            <w:proofErr w:type="spellEnd"/>
          </w:p>
        </w:tc>
        <w:tc>
          <w:tcPr>
            <w:tcW w:w="2790" w:type="dxa"/>
            <w:tcBorders>
              <w:top w:val="single" w:sz="4" w:space="0" w:color="808080"/>
              <w:left w:val="single" w:sz="4" w:space="0" w:color="808080"/>
              <w:bottom w:val="single" w:sz="4" w:space="0" w:color="808080"/>
            </w:tcBorders>
            <w:shd w:val="clear" w:color="auto" w:fill="auto"/>
          </w:tcPr>
          <w:p w14:paraId="0FBBF17A" w14:textId="77777777" w:rsidR="00A408C6" w:rsidRDefault="00A408C6" w:rsidP="00A408C6">
            <w:pPr>
              <w:suppressAutoHyphens w:val="0"/>
              <w:spacing w:after="0" w:line="240" w:lineRule="auto"/>
              <w:rPr>
                <w:ins w:id="103" w:author="Don Torok" w:date="2016-05-12T13:35:00Z"/>
                <w:color w:val="000000"/>
                <w:sz w:val="16"/>
                <w:szCs w:val="16"/>
                <w:lang w:eastAsia="en-US"/>
              </w:rPr>
            </w:pPr>
            <w:ins w:id="104" w:author="Don Torok" w:date="2016-05-12T13:35:00Z">
              <w:r w:rsidRPr="00FE3282">
                <w:rPr>
                  <w:color w:val="000000"/>
                  <w:sz w:val="16"/>
                  <w:szCs w:val="16"/>
                  <w:lang w:eastAsia="en-US"/>
                </w:rPr>
                <w:t> </w:t>
              </w:r>
              <w:r>
                <w:rPr>
                  <w:color w:val="000000"/>
                  <w:sz w:val="16"/>
                  <w:szCs w:val="16"/>
                  <w:lang w:eastAsia="en-US"/>
                </w:rPr>
                <w:t xml:space="preserve">Join to </w:t>
              </w:r>
              <w:proofErr w:type="spellStart"/>
              <w:r>
                <w:rPr>
                  <w:color w:val="000000"/>
                  <w:sz w:val="16"/>
                  <w:szCs w:val="16"/>
                  <w:lang w:eastAsia="en-US"/>
                </w:rPr>
                <w:t>vocabulary.concept</w:t>
              </w:r>
              <w:proofErr w:type="spellEnd"/>
              <w:r>
                <w:rPr>
                  <w:color w:val="000000"/>
                  <w:sz w:val="16"/>
                  <w:szCs w:val="16"/>
                  <w:lang w:eastAsia="en-US"/>
                </w:rPr>
                <w:t xml:space="preserve"> and derive from </w:t>
              </w:r>
              <w:proofErr w:type="spellStart"/>
              <w:r>
                <w:rPr>
                  <w:color w:val="000000"/>
                  <w:sz w:val="16"/>
                  <w:szCs w:val="16"/>
                  <w:lang w:eastAsia="en-US"/>
                </w:rPr>
                <w:t>vocabulary_id</w:t>
              </w:r>
              <w:proofErr w:type="spellEnd"/>
              <w:r>
                <w:rPr>
                  <w:color w:val="000000"/>
                  <w:sz w:val="16"/>
                  <w:szCs w:val="16"/>
                  <w:lang w:eastAsia="en-US"/>
                </w:rPr>
                <w:t>. Use the following:</w:t>
              </w:r>
            </w:ins>
          </w:p>
          <w:p w14:paraId="382B7DDB" w14:textId="77777777" w:rsidR="00A408C6" w:rsidRDefault="00A408C6" w:rsidP="00A408C6">
            <w:pPr>
              <w:suppressAutoHyphens w:val="0"/>
              <w:spacing w:after="0" w:line="240" w:lineRule="auto"/>
              <w:rPr>
                <w:ins w:id="105" w:author="Don Torok" w:date="2016-05-12T13:35:00Z"/>
                <w:color w:val="000000"/>
                <w:sz w:val="16"/>
                <w:szCs w:val="16"/>
                <w:lang w:eastAsia="en-US"/>
              </w:rPr>
            </w:pPr>
            <w:ins w:id="106" w:author="Don Torok" w:date="2016-05-12T13:35:00Z">
              <w:r>
                <w:rPr>
                  <w:color w:val="000000"/>
                  <w:sz w:val="16"/>
                  <w:szCs w:val="16"/>
                  <w:lang w:eastAsia="en-US"/>
                </w:rPr>
                <w:t>2 – ‘09</w:t>
              </w:r>
            </w:ins>
          </w:p>
          <w:p w14:paraId="77881EA9" w14:textId="77777777" w:rsidR="00A408C6" w:rsidRDefault="00A408C6" w:rsidP="00A408C6">
            <w:pPr>
              <w:suppressAutoHyphens w:val="0"/>
              <w:spacing w:after="0" w:line="240" w:lineRule="auto"/>
              <w:rPr>
                <w:ins w:id="107" w:author="Don Torok" w:date="2016-05-12T13:35:00Z"/>
                <w:color w:val="000000"/>
                <w:sz w:val="16"/>
                <w:szCs w:val="16"/>
                <w:lang w:eastAsia="en-US"/>
              </w:rPr>
            </w:pPr>
            <w:ins w:id="108" w:author="Don Torok" w:date="2016-05-12T13:35:00Z">
              <w:r>
                <w:rPr>
                  <w:color w:val="000000"/>
                  <w:sz w:val="16"/>
                  <w:szCs w:val="16"/>
                  <w:lang w:eastAsia="en-US"/>
                </w:rPr>
                <w:t>34 – ‘10’</w:t>
              </w:r>
            </w:ins>
          </w:p>
          <w:p w14:paraId="3C0D2D02" w14:textId="77777777" w:rsidR="00A408C6" w:rsidRDefault="00A408C6" w:rsidP="00A408C6">
            <w:pPr>
              <w:suppressAutoHyphens w:val="0"/>
              <w:spacing w:after="0" w:line="240" w:lineRule="auto"/>
              <w:rPr>
                <w:ins w:id="109" w:author="Don Torok" w:date="2016-05-12T13:35:00Z"/>
                <w:color w:val="000000"/>
                <w:sz w:val="16"/>
                <w:szCs w:val="16"/>
                <w:lang w:eastAsia="en-US"/>
              </w:rPr>
            </w:pPr>
            <w:ins w:id="110" w:author="Don Torok" w:date="2016-05-12T13:35:00Z">
              <w:r>
                <w:rPr>
                  <w:color w:val="000000"/>
                  <w:sz w:val="16"/>
                  <w:szCs w:val="16"/>
                  <w:lang w:eastAsia="en-US"/>
                </w:rPr>
                <w:t>0 – ‘UN’</w:t>
              </w:r>
            </w:ins>
          </w:p>
          <w:p w14:paraId="60848A0E" w14:textId="77777777" w:rsidR="00A408C6" w:rsidRPr="004048A5" w:rsidRDefault="00A408C6" w:rsidP="00A408C6">
            <w:pPr>
              <w:snapToGrid w:val="0"/>
              <w:spacing w:line="240" w:lineRule="auto"/>
              <w:ind w:right="4"/>
              <w:rPr>
                <w:rFonts w:ascii="Times New Roman" w:hAnsi="Times New Roman" w:cs="Times New Roman"/>
                <w:sz w:val="16"/>
                <w:szCs w:val="16"/>
              </w:rPr>
            </w:pPr>
            <w:ins w:id="111" w:author="Don Torok" w:date="2016-05-12T13:35:00Z">
              <w:r>
                <w:rPr>
                  <w:color w:val="000000"/>
                  <w:sz w:val="16"/>
                  <w:szCs w:val="16"/>
                  <w:lang w:eastAsia="en-US"/>
                </w:rPr>
                <w:t>Else ‘OT’</w:t>
              </w:r>
            </w:ins>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57B11D3E" w14:textId="77777777" w:rsidR="00A408C6" w:rsidRDefault="00A408C6" w:rsidP="00A408C6">
            <w:pPr>
              <w:suppressAutoHyphens w:val="0"/>
              <w:spacing w:after="0" w:line="240" w:lineRule="auto"/>
              <w:rPr>
                <w:ins w:id="112" w:author="Don Torok" w:date="2016-05-12T13:35:00Z"/>
                <w:color w:val="000000"/>
                <w:sz w:val="16"/>
                <w:szCs w:val="16"/>
                <w:lang w:eastAsia="en-US"/>
              </w:rPr>
            </w:pPr>
            <w:ins w:id="113" w:author="Don Torok" w:date="2016-05-12T13:35:00Z">
              <w:r>
                <w:rPr>
                  <w:color w:val="000000"/>
                  <w:sz w:val="16"/>
                  <w:szCs w:val="16"/>
                  <w:lang w:eastAsia="en-US"/>
                </w:rPr>
                <w:t>Cause of death code type.</w:t>
              </w:r>
            </w:ins>
          </w:p>
          <w:p w14:paraId="40BBAB6A" w14:textId="77777777" w:rsidR="00A408C6" w:rsidRDefault="00A408C6" w:rsidP="00A408C6">
            <w:pPr>
              <w:suppressAutoHyphens w:val="0"/>
              <w:spacing w:after="0" w:line="240" w:lineRule="auto"/>
              <w:rPr>
                <w:ins w:id="114" w:author="Don Torok" w:date="2016-05-12T13:35:00Z"/>
                <w:color w:val="000000"/>
                <w:sz w:val="16"/>
                <w:szCs w:val="16"/>
                <w:lang w:eastAsia="en-US"/>
              </w:rPr>
            </w:pPr>
            <w:ins w:id="115" w:author="Don Torok" w:date="2016-05-12T13:35:00Z">
              <w:r>
                <w:rPr>
                  <w:color w:val="000000"/>
                  <w:sz w:val="16"/>
                  <w:szCs w:val="16"/>
                  <w:lang w:eastAsia="en-US"/>
                </w:rPr>
                <w:t>Possible values:</w:t>
              </w:r>
            </w:ins>
          </w:p>
          <w:p w14:paraId="7AABDDD1" w14:textId="77777777" w:rsidR="00A408C6" w:rsidRPr="003B24A7" w:rsidRDefault="00A408C6" w:rsidP="00A408C6">
            <w:pPr>
              <w:pStyle w:val="Default"/>
              <w:rPr>
                <w:ins w:id="116" w:author="Don Torok" w:date="2016-05-12T13:35:00Z"/>
                <w:rFonts w:ascii="Arial" w:hAnsi="Arial" w:cs="Arial"/>
                <w:sz w:val="16"/>
                <w:szCs w:val="16"/>
              </w:rPr>
            </w:pPr>
            <w:ins w:id="117" w:author="Don Torok" w:date="2016-05-12T13:35:00Z">
              <w:r w:rsidRPr="003B24A7">
                <w:rPr>
                  <w:rFonts w:ascii="Arial" w:hAnsi="Arial" w:cs="Arial"/>
                  <w:sz w:val="16"/>
                  <w:szCs w:val="16"/>
                </w:rPr>
                <w:t xml:space="preserve">09=ICD-9 </w:t>
              </w:r>
            </w:ins>
          </w:p>
          <w:p w14:paraId="2E6992BD" w14:textId="77777777" w:rsidR="00A408C6" w:rsidRPr="003B24A7" w:rsidRDefault="00A408C6" w:rsidP="00A408C6">
            <w:pPr>
              <w:pStyle w:val="Default"/>
              <w:rPr>
                <w:ins w:id="118" w:author="Don Torok" w:date="2016-05-12T13:35:00Z"/>
                <w:rFonts w:ascii="Arial" w:hAnsi="Arial" w:cs="Arial"/>
                <w:sz w:val="16"/>
                <w:szCs w:val="16"/>
              </w:rPr>
            </w:pPr>
            <w:ins w:id="119" w:author="Don Torok" w:date="2016-05-12T13:35:00Z">
              <w:r w:rsidRPr="003B24A7">
                <w:rPr>
                  <w:rFonts w:ascii="Arial" w:hAnsi="Arial" w:cs="Arial"/>
                  <w:sz w:val="16"/>
                  <w:szCs w:val="16"/>
                </w:rPr>
                <w:t xml:space="preserve">10=ICD-10 </w:t>
              </w:r>
            </w:ins>
          </w:p>
          <w:p w14:paraId="232F2139" w14:textId="77777777" w:rsidR="00A408C6" w:rsidRPr="003B24A7" w:rsidRDefault="00A408C6" w:rsidP="00A408C6">
            <w:pPr>
              <w:pStyle w:val="Default"/>
              <w:rPr>
                <w:ins w:id="120" w:author="Don Torok" w:date="2016-05-12T13:35:00Z"/>
                <w:rFonts w:ascii="Arial" w:hAnsi="Arial" w:cs="Arial"/>
                <w:sz w:val="16"/>
                <w:szCs w:val="16"/>
              </w:rPr>
            </w:pPr>
            <w:ins w:id="121" w:author="Don Torok" w:date="2016-05-12T13:35:00Z">
              <w:r w:rsidRPr="003B24A7">
                <w:rPr>
                  <w:rFonts w:ascii="Arial" w:hAnsi="Arial" w:cs="Arial"/>
                  <w:sz w:val="16"/>
                  <w:szCs w:val="16"/>
                </w:rPr>
                <w:t xml:space="preserve">NI=No information </w:t>
              </w:r>
            </w:ins>
          </w:p>
          <w:p w14:paraId="621A42E6" w14:textId="77777777" w:rsidR="00A408C6" w:rsidRPr="003B24A7" w:rsidRDefault="00A408C6" w:rsidP="00A408C6">
            <w:pPr>
              <w:pStyle w:val="Default"/>
              <w:rPr>
                <w:ins w:id="122" w:author="Don Torok" w:date="2016-05-12T13:35:00Z"/>
                <w:rFonts w:ascii="Arial" w:hAnsi="Arial" w:cs="Arial"/>
                <w:sz w:val="16"/>
                <w:szCs w:val="16"/>
              </w:rPr>
            </w:pPr>
            <w:ins w:id="123" w:author="Don Torok" w:date="2016-05-12T13:35:00Z">
              <w:r w:rsidRPr="003B24A7">
                <w:rPr>
                  <w:rFonts w:ascii="Arial" w:hAnsi="Arial" w:cs="Arial"/>
                  <w:sz w:val="16"/>
                  <w:szCs w:val="16"/>
                </w:rPr>
                <w:t xml:space="preserve">UN=Unknown </w:t>
              </w:r>
            </w:ins>
          </w:p>
          <w:p w14:paraId="24855E6D" w14:textId="77777777" w:rsidR="00A408C6" w:rsidRPr="004048A5" w:rsidRDefault="00A408C6" w:rsidP="00A408C6">
            <w:pPr>
              <w:snapToGrid w:val="0"/>
              <w:spacing w:line="240" w:lineRule="auto"/>
              <w:ind w:right="4"/>
              <w:rPr>
                <w:rFonts w:ascii="Times New Roman" w:hAnsi="Times New Roman" w:cs="Times New Roman"/>
                <w:sz w:val="16"/>
                <w:szCs w:val="16"/>
              </w:rPr>
            </w:pPr>
            <w:ins w:id="124" w:author="Don Torok" w:date="2016-05-12T13:35:00Z">
              <w:r w:rsidRPr="003B24A7">
                <w:rPr>
                  <w:color w:val="000000"/>
                  <w:sz w:val="16"/>
                  <w:szCs w:val="16"/>
                  <w:lang w:eastAsia="en-US"/>
                </w:rPr>
                <w:t>OT=Other</w:t>
              </w:r>
              <w:r>
                <w:rPr>
                  <w:sz w:val="22"/>
                  <w:szCs w:val="22"/>
                </w:rPr>
                <w:t xml:space="preserve"> </w:t>
              </w:r>
            </w:ins>
          </w:p>
        </w:tc>
      </w:tr>
      <w:tr w:rsidR="00A408C6" w:rsidRPr="00CA289F" w14:paraId="636DF8C3" w14:textId="77777777" w:rsidTr="00B07482">
        <w:trPr>
          <w:cantSplit/>
        </w:trPr>
        <w:tc>
          <w:tcPr>
            <w:tcW w:w="1603" w:type="dxa"/>
            <w:tcBorders>
              <w:top w:val="single" w:sz="4" w:space="0" w:color="808080"/>
              <w:left w:val="single" w:sz="4" w:space="0" w:color="808080"/>
              <w:bottom w:val="single" w:sz="4" w:space="0" w:color="808080"/>
            </w:tcBorders>
            <w:shd w:val="clear" w:color="auto" w:fill="auto"/>
          </w:tcPr>
          <w:p w14:paraId="0E5E6068" w14:textId="77777777" w:rsidR="00A408C6" w:rsidRPr="004048A5" w:rsidRDefault="00A408C6" w:rsidP="006532A6">
            <w:pPr>
              <w:pStyle w:val="Default"/>
              <w:spacing w:before="240"/>
              <w:rPr>
                <w:rFonts w:ascii="Times New Roman" w:hAnsi="Times New Roman" w:cs="Times New Roman"/>
                <w:sz w:val="16"/>
                <w:szCs w:val="16"/>
              </w:rPr>
            </w:pPr>
            <w:r>
              <w:rPr>
                <w:rFonts w:ascii="Times New Roman" w:hAnsi="Times New Roman" w:cs="Times New Roman"/>
                <w:sz w:val="16"/>
                <w:szCs w:val="16"/>
              </w:rPr>
              <w:t>DEATH_CAUSE _ TYPE</w:t>
            </w:r>
            <w:r w:rsidRPr="004048A5">
              <w:rPr>
                <w:rFonts w:ascii="Times New Roman" w:hAnsi="Times New Roman" w:cs="Times New Roman"/>
                <w:sz w:val="16"/>
                <w:szCs w:val="16"/>
              </w:rPr>
              <w:t xml:space="preserve"> </w:t>
            </w:r>
          </w:p>
        </w:tc>
        <w:tc>
          <w:tcPr>
            <w:tcW w:w="2340" w:type="dxa"/>
            <w:tcBorders>
              <w:top w:val="single" w:sz="4" w:space="0" w:color="808080"/>
              <w:left w:val="single" w:sz="4" w:space="0" w:color="808080"/>
              <w:bottom w:val="single" w:sz="4" w:space="0" w:color="808080"/>
            </w:tcBorders>
            <w:shd w:val="clear" w:color="auto" w:fill="auto"/>
          </w:tcPr>
          <w:p w14:paraId="55A53013" w14:textId="77777777" w:rsidR="00A408C6" w:rsidRPr="004048A5" w:rsidRDefault="00A408C6" w:rsidP="00A408C6">
            <w:pPr>
              <w:snapToGrid w:val="0"/>
              <w:spacing w:line="240" w:lineRule="auto"/>
              <w:ind w:right="4"/>
              <w:rPr>
                <w:rFonts w:ascii="Times New Roman" w:hAnsi="Times New Roman" w:cs="Times New Roman"/>
                <w:sz w:val="16"/>
                <w:szCs w:val="16"/>
              </w:rPr>
            </w:pPr>
            <w:ins w:id="125" w:author="Don Torok" w:date="2016-05-12T13:35:00Z">
              <w:r>
                <w:rPr>
                  <w:color w:val="000000"/>
                  <w:sz w:val="16"/>
                  <w:szCs w:val="16"/>
                  <w:lang w:eastAsia="en-US"/>
                </w:rPr>
                <w:t>‘NI’= No Information</w:t>
              </w:r>
            </w:ins>
          </w:p>
        </w:tc>
        <w:tc>
          <w:tcPr>
            <w:tcW w:w="2790" w:type="dxa"/>
            <w:tcBorders>
              <w:top w:val="single" w:sz="4" w:space="0" w:color="808080"/>
              <w:left w:val="single" w:sz="4" w:space="0" w:color="808080"/>
              <w:bottom w:val="single" w:sz="4" w:space="0" w:color="808080"/>
            </w:tcBorders>
            <w:shd w:val="clear" w:color="auto" w:fill="auto"/>
          </w:tcPr>
          <w:p w14:paraId="3D322EE1" w14:textId="77777777" w:rsidR="00A408C6" w:rsidRPr="004048A5" w:rsidRDefault="00A408C6" w:rsidP="00A408C6">
            <w:pPr>
              <w:snapToGrid w:val="0"/>
              <w:spacing w:line="240" w:lineRule="auto"/>
              <w:ind w:right="4"/>
              <w:rPr>
                <w:rFonts w:ascii="Times New Roman" w:hAnsi="Times New Roman" w:cs="Times New Roman"/>
                <w:color w:val="000000"/>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493D4FBF" w14:textId="77777777" w:rsidR="00A408C6" w:rsidRPr="00820DCE" w:rsidRDefault="00A408C6" w:rsidP="00A408C6">
            <w:pPr>
              <w:suppressAutoHyphens w:val="0"/>
              <w:spacing w:after="0" w:line="240" w:lineRule="auto"/>
              <w:rPr>
                <w:ins w:id="126" w:author="Don Torok" w:date="2016-05-12T13:35:00Z"/>
                <w:color w:val="000000"/>
                <w:sz w:val="16"/>
                <w:szCs w:val="16"/>
                <w:lang w:eastAsia="en-US"/>
              </w:rPr>
            </w:pPr>
            <w:ins w:id="127" w:author="Don Torok" w:date="2016-05-12T13:35:00Z">
              <w:r w:rsidRPr="00820DCE">
                <w:rPr>
                  <w:color w:val="000000"/>
                  <w:sz w:val="16"/>
                  <w:szCs w:val="16"/>
                  <w:lang w:eastAsia="en-US"/>
                </w:rPr>
                <w:t>Possible value</w:t>
              </w:r>
              <w:r>
                <w:rPr>
                  <w:color w:val="000000"/>
                  <w:sz w:val="16"/>
                  <w:szCs w:val="16"/>
                  <w:lang w:eastAsia="en-US"/>
                </w:rPr>
                <w:t>s</w:t>
              </w:r>
              <w:r w:rsidRPr="00820DCE">
                <w:rPr>
                  <w:color w:val="000000"/>
                  <w:sz w:val="16"/>
                  <w:szCs w:val="16"/>
                  <w:lang w:eastAsia="en-US"/>
                </w:rPr>
                <w:t>:</w:t>
              </w:r>
            </w:ins>
          </w:p>
          <w:p w14:paraId="50291C57" w14:textId="77777777" w:rsidR="00A408C6" w:rsidRPr="003B24A7" w:rsidRDefault="00A408C6" w:rsidP="00A408C6">
            <w:pPr>
              <w:pStyle w:val="Default"/>
              <w:rPr>
                <w:ins w:id="128" w:author="Don Torok" w:date="2016-05-12T13:35:00Z"/>
                <w:rFonts w:ascii="Arial" w:hAnsi="Arial" w:cs="Arial"/>
                <w:sz w:val="16"/>
                <w:szCs w:val="16"/>
              </w:rPr>
            </w:pPr>
            <w:ins w:id="129" w:author="Don Torok" w:date="2016-05-12T13:35:00Z">
              <w:r w:rsidRPr="003B24A7">
                <w:rPr>
                  <w:rFonts w:ascii="Arial" w:hAnsi="Arial" w:cs="Arial"/>
                  <w:sz w:val="16"/>
                  <w:szCs w:val="16"/>
                </w:rPr>
                <w:t xml:space="preserve">C=Contributory </w:t>
              </w:r>
            </w:ins>
          </w:p>
          <w:p w14:paraId="54311A29" w14:textId="77777777" w:rsidR="00A408C6" w:rsidRPr="003B24A7" w:rsidRDefault="00A408C6" w:rsidP="00A408C6">
            <w:pPr>
              <w:pStyle w:val="Default"/>
              <w:rPr>
                <w:ins w:id="130" w:author="Don Torok" w:date="2016-05-12T13:35:00Z"/>
                <w:rFonts w:ascii="Arial" w:hAnsi="Arial" w:cs="Arial"/>
                <w:sz w:val="16"/>
                <w:szCs w:val="16"/>
              </w:rPr>
            </w:pPr>
            <w:ins w:id="131" w:author="Don Torok" w:date="2016-05-12T13:35:00Z">
              <w:r w:rsidRPr="003B24A7">
                <w:rPr>
                  <w:rFonts w:ascii="Arial" w:hAnsi="Arial" w:cs="Arial"/>
                  <w:sz w:val="16"/>
                  <w:szCs w:val="16"/>
                </w:rPr>
                <w:t xml:space="preserve">I=Immediate/Primary </w:t>
              </w:r>
            </w:ins>
          </w:p>
          <w:p w14:paraId="7AC56797" w14:textId="77777777" w:rsidR="00A408C6" w:rsidRPr="003B24A7" w:rsidRDefault="00A408C6" w:rsidP="00A408C6">
            <w:pPr>
              <w:pStyle w:val="Default"/>
              <w:rPr>
                <w:ins w:id="132" w:author="Don Torok" w:date="2016-05-12T13:35:00Z"/>
                <w:rFonts w:ascii="Arial" w:hAnsi="Arial" w:cs="Arial"/>
                <w:sz w:val="16"/>
                <w:szCs w:val="16"/>
              </w:rPr>
            </w:pPr>
            <w:ins w:id="133" w:author="Don Torok" w:date="2016-05-12T13:35:00Z">
              <w:r w:rsidRPr="003B24A7">
                <w:rPr>
                  <w:rFonts w:ascii="Arial" w:hAnsi="Arial" w:cs="Arial"/>
                  <w:sz w:val="16"/>
                  <w:szCs w:val="16"/>
                </w:rPr>
                <w:t xml:space="preserve">O=Other </w:t>
              </w:r>
            </w:ins>
          </w:p>
          <w:p w14:paraId="0223FDC0" w14:textId="77777777" w:rsidR="00A408C6" w:rsidRPr="003B24A7" w:rsidRDefault="00A408C6" w:rsidP="00A408C6">
            <w:pPr>
              <w:pStyle w:val="Default"/>
              <w:rPr>
                <w:ins w:id="134" w:author="Don Torok" w:date="2016-05-12T13:35:00Z"/>
                <w:rFonts w:ascii="Arial" w:hAnsi="Arial" w:cs="Arial"/>
                <w:sz w:val="16"/>
                <w:szCs w:val="16"/>
              </w:rPr>
            </w:pPr>
            <w:ins w:id="135" w:author="Don Torok" w:date="2016-05-12T13:35:00Z">
              <w:r w:rsidRPr="003B24A7">
                <w:rPr>
                  <w:rFonts w:ascii="Arial" w:hAnsi="Arial" w:cs="Arial"/>
                  <w:sz w:val="16"/>
                  <w:szCs w:val="16"/>
                </w:rPr>
                <w:t xml:space="preserve">U=Underlying </w:t>
              </w:r>
            </w:ins>
          </w:p>
          <w:p w14:paraId="39CA65D3" w14:textId="77777777" w:rsidR="00A408C6" w:rsidRPr="003B24A7" w:rsidRDefault="00A408C6" w:rsidP="00A408C6">
            <w:pPr>
              <w:pStyle w:val="Default"/>
              <w:rPr>
                <w:ins w:id="136" w:author="Don Torok" w:date="2016-05-12T13:35:00Z"/>
                <w:rFonts w:ascii="Arial" w:hAnsi="Arial" w:cs="Arial"/>
                <w:sz w:val="16"/>
                <w:szCs w:val="16"/>
              </w:rPr>
            </w:pPr>
            <w:ins w:id="137" w:author="Don Torok" w:date="2016-05-12T13:35:00Z">
              <w:r w:rsidRPr="003B24A7">
                <w:rPr>
                  <w:rFonts w:ascii="Arial" w:hAnsi="Arial" w:cs="Arial"/>
                  <w:sz w:val="16"/>
                  <w:szCs w:val="16"/>
                </w:rPr>
                <w:t xml:space="preserve">NI=No information </w:t>
              </w:r>
            </w:ins>
          </w:p>
          <w:p w14:paraId="24B1168A" w14:textId="77777777" w:rsidR="00A408C6" w:rsidRPr="003B24A7" w:rsidRDefault="00A408C6" w:rsidP="00A408C6">
            <w:pPr>
              <w:pStyle w:val="Default"/>
              <w:rPr>
                <w:ins w:id="138" w:author="Don Torok" w:date="2016-05-12T13:35:00Z"/>
                <w:rFonts w:ascii="Arial" w:hAnsi="Arial" w:cs="Arial"/>
                <w:sz w:val="16"/>
                <w:szCs w:val="16"/>
              </w:rPr>
            </w:pPr>
            <w:ins w:id="139" w:author="Don Torok" w:date="2016-05-12T13:35:00Z">
              <w:r w:rsidRPr="003B24A7">
                <w:rPr>
                  <w:rFonts w:ascii="Arial" w:hAnsi="Arial" w:cs="Arial"/>
                  <w:sz w:val="16"/>
                  <w:szCs w:val="16"/>
                </w:rPr>
                <w:t xml:space="preserve">UN=Unknown </w:t>
              </w:r>
            </w:ins>
          </w:p>
          <w:p w14:paraId="38BA702B" w14:textId="77777777" w:rsidR="00A408C6" w:rsidRPr="004048A5" w:rsidRDefault="00A408C6" w:rsidP="00A408C6">
            <w:pPr>
              <w:snapToGrid w:val="0"/>
              <w:spacing w:line="240" w:lineRule="auto"/>
              <w:ind w:right="4"/>
              <w:rPr>
                <w:rFonts w:ascii="Times New Roman" w:hAnsi="Times New Roman" w:cs="Times New Roman"/>
                <w:sz w:val="16"/>
                <w:szCs w:val="16"/>
              </w:rPr>
            </w:pPr>
            <w:ins w:id="140" w:author="Don Torok" w:date="2016-05-12T13:35:00Z">
              <w:r w:rsidRPr="003B24A7">
                <w:rPr>
                  <w:color w:val="000000"/>
                  <w:sz w:val="16"/>
                  <w:szCs w:val="16"/>
                  <w:lang w:eastAsia="en-US"/>
                </w:rPr>
                <w:t xml:space="preserve">OT=Other </w:t>
              </w:r>
            </w:ins>
            <w:del w:id="141" w:author="Don Torok" w:date="2016-05-12T13:35:00Z">
              <w:r w:rsidDel="000A67A9">
                <w:rPr>
                  <w:rFonts w:ascii="Times New Roman" w:hAnsi="Times New Roman" w:cs="Times New Roman"/>
                  <w:color w:val="000000"/>
                  <w:sz w:val="16"/>
                  <w:szCs w:val="16"/>
                </w:rPr>
                <w:delText xml:space="preserve"> </w:delText>
              </w:r>
            </w:del>
          </w:p>
        </w:tc>
      </w:tr>
      <w:tr w:rsidR="00A408C6" w:rsidRPr="00CA289F" w14:paraId="44EB9761" w14:textId="77777777" w:rsidTr="00B07482">
        <w:trPr>
          <w:cantSplit/>
        </w:trPr>
        <w:tc>
          <w:tcPr>
            <w:tcW w:w="1603" w:type="dxa"/>
            <w:tcBorders>
              <w:top w:val="single" w:sz="4" w:space="0" w:color="808080"/>
              <w:left w:val="single" w:sz="4" w:space="0" w:color="808080"/>
              <w:bottom w:val="single" w:sz="4" w:space="0" w:color="808080"/>
            </w:tcBorders>
            <w:shd w:val="clear" w:color="auto" w:fill="auto"/>
          </w:tcPr>
          <w:p w14:paraId="0CED3433" w14:textId="77777777" w:rsidR="00A408C6" w:rsidRPr="004048A5" w:rsidRDefault="00A408C6" w:rsidP="006532A6">
            <w:pPr>
              <w:pStyle w:val="Default"/>
              <w:spacing w:before="240"/>
              <w:rPr>
                <w:rFonts w:ascii="Times New Roman" w:hAnsi="Times New Roman" w:cs="Times New Roman"/>
                <w:sz w:val="16"/>
                <w:szCs w:val="16"/>
              </w:rPr>
            </w:pPr>
            <w:r>
              <w:rPr>
                <w:rFonts w:ascii="Times New Roman" w:hAnsi="Times New Roman" w:cs="Times New Roman"/>
                <w:sz w:val="16"/>
                <w:szCs w:val="16"/>
              </w:rPr>
              <w:t>DEATH_CAUSE_ SOURCE</w:t>
            </w:r>
          </w:p>
        </w:tc>
        <w:tc>
          <w:tcPr>
            <w:tcW w:w="2340" w:type="dxa"/>
            <w:tcBorders>
              <w:top w:val="single" w:sz="4" w:space="0" w:color="808080"/>
              <w:left w:val="single" w:sz="4" w:space="0" w:color="808080"/>
              <w:bottom w:val="single" w:sz="4" w:space="0" w:color="808080"/>
            </w:tcBorders>
            <w:shd w:val="clear" w:color="auto" w:fill="auto"/>
          </w:tcPr>
          <w:p w14:paraId="02F83676" w14:textId="77777777" w:rsidR="00A408C6" w:rsidRPr="004048A5" w:rsidRDefault="00A408C6" w:rsidP="00A408C6">
            <w:pPr>
              <w:snapToGrid w:val="0"/>
              <w:spacing w:line="240" w:lineRule="auto"/>
              <w:ind w:right="4"/>
              <w:rPr>
                <w:rFonts w:ascii="Times New Roman" w:hAnsi="Times New Roman" w:cs="Times New Roman"/>
                <w:sz w:val="16"/>
                <w:szCs w:val="16"/>
              </w:rPr>
            </w:pPr>
            <w:ins w:id="142" w:author="Don Torok" w:date="2016-05-12T13:35:00Z">
              <w:r>
                <w:rPr>
                  <w:color w:val="000000"/>
                  <w:sz w:val="16"/>
                  <w:szCs w:val="16"/>
                  <w:lang w:eastAsia="en-US"/>
                </w:rPr>
                <w:t>‘L’ = Other, Locally defined</w:t>
              </w:r>
            </w:ins>
          </w:p>
        </w:tc>
        <w:tc>
          <w:tcPr>
            <w:tcW w:w="2790" w:type="dxa"/>
            <w:tcBorders>
              <w:top w:val="single" w:sz="4" w:space="0" w:color="808080"/>
              <w:left w:val="single" w:sz="4" w:space="0" w:color="808080"/>
              <w:bottom w:val="single" w:sz="4" w:space="0" w:color="808080"/>
            </w:tcBorders>
            <w:shd w:val="clear" w:color="auto" w:fill="auto"/>
          </w:tcPr>
          <w:p w14:paraId="074E0D9C" w14:textId="77777777" w:rsidR="00A408C6" w:rsidRPr="00CF3835" w:rsidRDefault="00A408C6" w:rsidP="00A408C6">
            <w:pPr>
              <w:suppressAutoHyphens w:val="0"/>
              <w:spacing w:after="0" w:line="240" w:lineRule="auto"/>
              <w:rPr>
                <w:ins w:id="143" w:author="Don Torok" w:date="2016-05-12T13:35:00Z"/>
                <w:color w:val="000000"/>
                <w:sz w:val="16"/>
                <w:szCs w:val="16"/>
                <w:lang w:eastAsia="en-US"/>
              </w:rPr>
            </w:pPr>
            <w:ins w:id="144" w:author="Don Torok" w:date="2016-05-12T13:35:00Z">
              <w:r w:rsidRPr="00CF3835">
                <w:rPr>
                  <w:color w:val="000000"/>
                  <w:sz w:val="16"/>
                  <w:szCs w:val="16"/>
                  <w:lang w:eastAsia="en-US"/>
                </w:rPr>
                <w:t xml:space="preserve">“Other, locally defined” may be used to indicate presence of deaths reported from EHR systems, such as in-patient hospital deaths or dead on arrival. </w:t>
              </w:r>
            </w:ins>
          </w:p>
          <w:p w14:paraId="586CCAC0" w14:textId="77777777" w:rsidR="00A408C6" w:rsidRPr="004048A5" w:rsidRDefault="00A408C6" w:rsidP="00A408C6">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60AB179B" w14:textId="77777777" w:rsidR="00A408C6" w:rsidRPr="00820DCE" w:rsidRDefault="00A408C6" w:rsidP="00A408C6">
            <w:pPr>
              <w:suppressAutoHyphens w:val="0"/>
              <w:spacing w:after="0" w:line="240" w:lineRule="auto"/>
              <w:rPr>
                <w:ins w:id="145" w:author="Don Torok" w:date="2016-05-12T13:35:00Z"/>
                <w:color w:val="000000"/>
                <w:sz w:val="16"/>
                <w:szCs w:val="16"/>
                <w:lang w:eastAsia="en-US"/>
              </w:rPr>
            </w:pPr>
            <w:ins w:id="146" w:author="Don Torok" w:date="2016-05-12T13:35:00Z">
              <w:r w:rsidRPr="00820DCE">
                <w:rPr>
                  <w:color w:val="000000"/>
                  <w:sz w:val="16"/>
                  <w:szCs w:val="16"/>
                  <w:lang w:eastAsia="en-US"/>
                </w:rPr>
                <w:t>Possible value</w:t>
              </w:r>
              <w:r>
                <w:rPr>
                  <w:color w:val="000000"/>
                  <w:sz w:val="16"/>
                  <w:szCs w:val="16"/>
                  <w:lang w:eastAsia="en-US"/>
                </w:rPr>
                <w:t>s</w:t>
              </w:r>
              <w:r w:rsidRPr="00820DCE">
                <w:rPr>
                  <w:color w:val="000000"/>
                  <w:sz w:val="16"/>
                  <w:szCs w:val="16"/>
                  <w:lang w:eastAsia="en-US"/>
                </w:rPr>
                <w:t>:</w:t>
              </w:r>
            </w:ins>
          </w:p>
          <w:p w14:paraId="1EB58D7F" w14:textId="77777777" w:rsidR="00A408C6" w:rsidRPr="003B24A7" w:rsidRDefault="00A408C6" w:rsidP="00A408C6">
            <w:pPr>
              <w:pStyle w:val="Default"/>
              <w:rPr>
                <w:ins w:id="147" w:author="Don Torok" w:date="2016-05-12T13:35:00Z"/>
                <w:rFonts w:ascii="Arial" w:hAnsi="Arial" w:cs="Arial"/>
                <w:sz w:val="16"/>
                <w:szCs w:val="16"/>
              </w:rPr>
            </w:pPr>
            <w:ins w:id="148" w:author="Don Torok" w:date="2016-05-12T13:35:00Z">
              <w:r w:rsidRPr="003B24A7">
                <w:rPr>
                  <w:rFonts w:ascii="Arial" w:hAnsi="Arial" w:cs="Arial"/>
                  <w:sz w:val="16"/>
                  <w:szCs w:val="16"/>
                </w:rPr>
                <w:t xml:space="preserve">C=Contributory </w:t>
              </w:r>
            </w:ins>
          </w:p>
          <w:p w14:paraId="3602021A" w14:textId="77777777" w:rsidR="00A408C6" w:rsidRPr="003B24A7" w:rsidRDefault="00A408C6" w:rsidP="00A408C6">
            <w:pPr>
              <w:pStyle w:val="Default"/>
              <w:rPr>
                <w:ins w:id="149" w:author="Don Torok" w:date="2016-05-12T13:35:00Z"/>
                <w:rFonts w:ascii="Arial" w:hAnsi="Arial" w:cs="Arial"/>
                <w:sz w:val="16"/>
                <w:szCs w:val="16"/>
              </w:rPr>
            </w:pPr>
            <w:ins w:id="150" w:author="Don Torok" w:date="2016-05-12T13:35:00Z">
              <w:r w:rsidRPr="003B24A7">
                <w:rPr>
                  <w:rFonts w:ascii="Arial" w:hAnsi="Arial" w:cs="Arial"/>
                  <w:sz w:val="16"/>
                  <w:szCs w:val="16"/>
                </w:rPr>
                <w:t xml:space="preserve">I=Immediate/Primary </w:t>
              </w:r>
            </w:ins>
          </w:p>
          <w:p w14:paraId="0617656F" w14:textId="77777777" w:rsidR="00A408C6" w:rsidRPr="003B24A7" w:rsidRDefault="00A408C6" w:rsidP="00A408C6">
            <w:pPr>
              <w:pStyle w:val="Default"/>
              <w:rPr>
                <w:ins w:id="151" w:author="Don Torok" w:date="2016-05-12T13:35:00Z"/>
                <w:rFonts w:ascii="Arial" w:hAnsi="Arial" w:cs="Arial"/>
                <w:sz w:val="16"/>
                <w:szCs w:val="16"/>
              </w:rPr>
            </w:pPr>
            <w:ins w:id="152" w:author="Don Torok" w:date="2016-05-12T13:35:00Z">
              <w:r w:rsidRPr="003B24A7">
                <w:rPr>
                  <w:rFonts w:ascii="Arial" w:hAnsi="Arial" w:cs="Arial"/>
                  <w:sz w:val="16"/>
                  <w:szCs w:val="16"/>
                </w:rPr>
                <w:t xml:space="preserve">O=Other </w:t>
              </w:r>
            </w:ins>
          </w:p>
          <w:p w14:paraId="4A9AF976" w14:textId="77777777" w:rsidR="00A408C6" w:rsidRPr="003B24A7" w:rsidRDefault="00A408C6" w:rsidP="00A408C6">
            <w:pPr>
              <w:pStyle w:val="Default"/>
              <w:rPr>
                <w:ins w:id="153" w:author="Don Torok" w:date="2016-05-12T13:35:00Z"/>
                <w:rFonts w:ascii="Arial" w:hAnsi="Arial" w:cs="Arial"/>
                <w:sz w:val="16"/>
                <w:szCs w:val="16"/>
              </w:rPr>
            </w:pPr>
            <w:ins w:id="154" w:author="Don Torok" w:date="2016-05-12T13:35:00Z">
              <w:r w:rsidRPr="003B24A7">
                <w:rPr>
                  <w:rFonts w:ascii="Arial" w:hAnsi="Arial" w:cs="Arial"/>
                  <w:sz w:val="16"/>
                  <w:szCs w:val="16"/>
                </w:rPr>
                <w:t xml:space="preserve">U=Underlying </w:t>
              </w:r>
            </w:ins>
          </w:p>
          <w:p w14:paraId="36610F2A" w14:textId="77777777" w:rsidR="00A408C6" w:rsidRPr="003B24A7" w:rsidRDefault="00A408C6" w:rsidP="00A408C6">
            <w:pPr>
              <w:pStyle w:val="Default"/>
              <w:rPr>
                <w:ins w:id="155" w:author="Don Torok" w:date="2016-05-12T13:35:00Z"/>
                <w:rFonts w:ascii="Arial" w:hAnsi="Arial" w:cs="Arial"/>
                <w:sz w:val="16"/>
                <w:szCs w:val="16"/>
              </w:rPr>
            </w:pPr>
            <w:ins w:id="156" w:author="Don Torok" w:date="2016-05-12T13:35:00Z">
              <w:r w:rsidRPr="003B24A7">
                <w:rPr>
                  <w:rFonts w:ascii="Arial" w:hAnsi="Arial" w:cs="Arial"/>
                  <w:sz w:val="16"/>
                  <w:szCs w:val="16"/>
                </w:rPr>
                <w:t xml:space="preserve">NI=No information </w:t>
              </w:r>
            </w:ins>
          </w:p>
          <w:p w14:paraId="448F9C4B" w14:textId="77777777" w:rsidR="00A408C6" w:rsidRPr="003B24A7" w:rsidRDefault="00A408C6" w:rsidP="00A408C6">
            <w:pPr>
              <w:pStyle w:val="Default"/>
              <w:rPr>
                <w:ins w:id="157" w:author="Don Torok" w:date="2016-05-12T13:35:00Z"/>
                <w:rFonts w:ascii="Arial" w:hAnsi="Arial" w:cs="Arial"/>
                <w:sz w:val="16"/>
                <w:szCs w:val="16"/>
              </w:rPr>
            </w:pPr>
            <w:ins w:id="158" w:author="Don Torok" w:date="2016-05-12T13:35:00Z">
              <w:r w:rsidRPr="003B24A7">
                <w:rPr>
                  <w:rFonts w:ascii="Arial" w:hAnsi="Arial" w:cs="Arial"/>
                  <w:sz w:val="16"/>
                  <w:szCs w:val="16"/>
                </w:rPr>
                <w:t xml:space="preserve">UN=Unknown </w:t>
              </w:r>
            </w:ins>
          </w:p>
          <w:p w14:paraId="546BC183" w14:textId="77777777" w:rsidR="00A408C6" w:rsidRPr="004048A5" w:rsidRDefault="00A408C6" w:rsidP="00A408C6">
            <w:pPr>
              <w:snapToGrid w:val="0"/>
              <w:spacing w:line="240" w:lineRule="auto"/>
              <w:ind w:right="4"/>
              <w:rPr>
                <w:rFonts w:ascii="Times New Roman" w:hAnsi="Times New Roman" w:cs="Times New Roman"/>
                <w:sz w:val="16"/>
                <w:szCs w:val="16"/>
              </w:rPr>
            </w:pPr>
            <w:ins w:id="159" w:author="Don Torok" w:date="2016-05-12T13:35:00Z">
              <w:r w:rsidRPr="003B24A7">
                <w:rPr>
                  <w:sz w:val="16"/>
                  <w:szCs w:val="16"/>
                </w:rPr>
                <w:t>OT=Other</w:t>
              </w:r>
              <w:r>
                <w:rPr>
                  <w:sz w:val="22"/>
                  <w:szCs w:val="22"/>
                </w:rPr>
                <w:t xml:space="preserve"> </w:t>
              </w:r>
            </w:ins>
            <w:del w:id="160" w:author="Don Torok" w:date="2016-05-12T13:35:00Z">
              <w:r w:rsidDel="000A67A9">
                <w:rPr>
                  <w:rFonts w:ascii="Times New Roman" w:hAnsi="Times New Roman" w:cs="Times New Roman"/>
                  <w:sz w:val="16"/>
                  <w:szCs w:val="16"/>
                </w:rPr>
                <w:delText xml:space="preserve"> </w:delText>
              </w:r>
            </w:del>
          </w:p>
        </w:tc>
      </w:tr>
      <w:tr w:rsidR="006532A6" w:rsidRPr="00CA289F" w14:paraId="7BE3C8A6" w14:textId="77777777" w:rsidTr="00B07482">
        <w:trPr>
          <w:cantSplit/>
        </w:trPr>
        <w:tc>
          <w:tcPr>
            <w:tcW w:w="1603" w:type="dxa"/>
            <w:tcBorders>
              <w:top w:val="single" w:sz="4" w:space="0" w:color="808080"/>
              <w:left w:val="single" w:sz="4" w:space="0" w:color="808080"/>
              <w:bottom w:val="single" w:sz="4" w:space="0" w:color="808080"/>
            </w:tcBorders>
            <w:shd w:val="clear" w:color="auto" w:fill="auto"/>
          </w:tcPr>
          <w:p w14:paraId="1D1B4772" w14:textId="77777777" w:rsidR="006532A6" w:rsidRPr="004048A5" w:rsidRDefault="006532A6" w:rsidP="006532A6">
            <w:pPr>
              <w:pStyle w:val="Default"/>
              <w:spacing w:before="240"/>
              <w:rPr>
                <w:rFonts w:ascii="Times New Roman" w:hAnsi="Times New Roman" w:cs="Times New Roman"/>
                <w:sz w:val="16"/>
                <w:szCs w:val="16"/>
              </w:rPr>
            </w:pPr>
            <w:r w:rsidRPr="004048A5">
              <w:rPr>
                <w:rFonts w:ascii="Times New Roman" w:hAnsi="Times New Roman" w:cs="Times New Roman"/>
                <w:sz w:val="16"/>
                <w:szCs w:val="16"/>
              </w:rPr>
              <w:t>DEATH_CAUSE_</w:t>
            </w:r>
            <w:r>
              <w:rPr>
                <w:rFonts w:ascii="Times New Roman" w:hAnsi="Times New Roman" w:cs="Times New Roman"/>
                <w:sz w:val="16"/>
                <w:szCs w:val="16"/>
              </w:rPr>
              <w:t xml:space="preserve"> </w:t>
            </w:r>
            <w:r w:rsidRPr="004048A5">
              <w:rPr>
                <w:rFonts w:ascii="Times New Roman" w:hAnsi="Times New Roman" w:cs="Times New Roman"/>
                <w:sz w:val="16"/>
                <w:szCs w:val="16"/>
              </w:rPr>
              <w:t xml:space="preserve">CONFIDENCE </w:t>
            </w:r>
          </w:p>
          <w:p w14:paraId="3A90A6C6" w14:textId="77777777" w:rsidR="006532A6" w:rsidRDefault="006532A6" w:rsidP="006532A6">
            <w:pPr>
              <w:pStyle w:val="Default"/>
              <w:rPr>
                <w:rFonts w:ascii="Times New Roman" w:hAnsi="Times New Roman" w:cs="Times New Roman"/>
                <w:sz w:val="16"/>
                <w:szCs w:val="16"/>
              </w:rPr>
            </w:pPr>
          </w:p>
        </w:tc>
        <w:tc>
          <w:tcPr>
            <w:tcW w:w="2340" w:type="dxa"/>
            <w:tcBorders>
              <w:top w:val="single" w:sz="4" w:space="0" w:color="808080"/>
              <w:left w:val="single" w:sz="4" w:space="0" w:color="808080"/>
              <w:bottom w:val="single" w:sz="4" w:space="0" w:color="808080"/>
            </w:tcBorders>
            <w:shd w:val="clear" w:color="auto" w:fill="auto"/>
          </w:tcPr>
          <w:p w14:paraId="5A5AC2E9" w14:textId="77777777" w:rsidR="006532A6" w:rsidRPr="003B24A7" w:rsidRDefault="006532A6" w:rsidP="006532A6">
            <w:pPr>
              <w:pStyle w:val="Default"/>
              <w:spacing w:before="240"/>
              <w:rPr>
                <w:ins w:id="161" w:author="Don Torok" w:date="2016-05-12T13:36:00Z"/>
                <w:rFonts w:ascii="Arial" w:hAnsi="Arial" w:cs="Arial"/>
                <w:sz w:val="16"/>
                <w:szCs w:val="16"/>
              </w:rPr>
            </w:pPr>
            <w:ins w:id="162" w:author="Don Torok" w:date="2016-05-12T13:36:00Z">
              <w:r w:rsidRPr="003B24A7">
                <w:rPr>
                  <w:rFonts w:ascii="Arial" w:hAnsi="Arial" w:cs="Arial"/>
                  <w:sz w:val="16"/>
                  <w:szCs w:val="16"/>
                </w:rPr>
                <w:t xml:space="preserve">F=Fair </w:t>
              </w:r>
            </w:ins>
          </w:p>
          <w:p w14:paraId="66F43B56" w14:textId="77777777" w:rsidR="006532A6" w:rsidRPr="004048A5" w:rsidRDefault="006532A6" w:rsidP="006532A6">
            <w:pPr>
              <w:snapToGrid w:val="0"/>
              <w:spacing w:line="240" w:lineRule="auto"/>
              <w:ind w:right="4"/>
              <w:rPr>
                <w:rFonts w:ascii="Times New Roman" w:hAnsi="Times New Roman" w:cs="Times New Roman"/>
                <w:sz w:val="16"/>
                <w:szCs w:val="16"/>
              </w:rPr>
            </w:pPr>
          </w:p>
        </w:tc>
        <w:tc>
          <w:tcPr>
            <w:tcW w:w="2790" w:type="dxa"/>
            <w:tcBorders>
              <w:top w:val="single" w:sz="4" w:space="0" w:color="808080"/>
              <w:left w:val="single" w:sz="4" w:space="0" w:color="808080"/>
              <w:bottom w:val="single" w:sz="4" w:space="0" w:color="808080"/>
            </w:tcBorders>
            <w:shd w:val="clear" w:color="auto" w:fill="auto"/>
          </w:tcPr>
          <w:p w14:paraId="42953227" w14:textId="77777777" w:rsidR="006532A6" w:rsidRPr="00EA3B7B" w:rsidRDefault="006532A6" w:rsidP="006532A6">
            <w:pPr>
              <w:pStyle w:val="Default"/>
              <w:rPr>
                <w:ins w:id="163" w:author="Don Torok" w:date="2016-05-12T13:36:00Z"/>
                <w:rFonts w:ascii="Arial" w:hAnsi="Arial" w:cs="Arial"/>
                <w:sz w:val="16"/>
                <w:szCs w:val="16"/>
              </w:rPr>
            </w:pPr>
            <w:ins w:id="164" w:author="Don Torok" w:date="2016-05-12T13:36:00Z">
              <w:r w:rsidRPr="00EA3B7B">
                <w:rPr>
                  <w:rFonts w:ascii="Arial" w:hAnsi="Arial" w:cs="Arial"/>
                  <w:sz w:val="16"/>
                  <w:szCs w:val="16"/>
                </w:rPr>
                <w:t xml:space="preserve"> </w:t>
              </w:r>
            </w:ins>
          </w:p>
          <w:p w14:paraId="70B1C8D3" w14:textId="77777777" w:rsidR="006532A6" w:rsidRPr="004048A5" w:rsidRDefault="006532A6" w:rsidP="006532A6">
            <w:pPr>
              <w:snapToGrid w:val="0"/>
              <w:spacing w:line="240" w:lineRule="auto"/>
              <w:ind w:right="4"/>
              <w:rPr>
                <w:rFonts w:ascii="Times New Roman" w:hAnsi="Times New Roman" w:cs="Times New Roman"/>
                <w:sz w:val="16"/>
                <w:szCs w:val="16"/>
              </w:rPr>
            </w:pPr>
          </w:p>
        </w:tc>
        <w:tc>
          <w:tcPr>
            <w:tcW w:w="2880" w:type="dxa"/>
            <w:tcBorders>
              <w:top w:val="single" w:sz="4" w:space="0" w:color="808080"/>
              <w:left w:val="single" w:sz="4" w:space="0" w:color="808080"/>
              <w:bottom w:val="single" w:sz="4" w:space="0" w:color="808080"/>
              <w:right w:val="single" w:sz="4" w:space="0" w:color="808080"/>
            </w:tcBorders>
            <w:shd w:val="clear" w:color="auto" w:fill="auto"/>
          </w:tcPr>
          <w:p w14:paraId="6F722B81" w14:textId="77777777" w:rsidR="006532A6" w:rsidRPr="00820DCE" w:rsidRDefault="006532A6" w:rsidP="006532A6">
            <w:pPr>
              <w:suppressAutoHyphens w:val="0"/>
              <w:spacing w:after="0" w:line="240" w:lineRule="auto"/>
              <w:rPr>
                <w:ins w:id="165" w:author="Don Torok" w:date="2016-05-12T13:36:00Z"/>
                <w:color w:val="000000"/>
                <w:sz w:val="16"/>
                <w:szCs w:val="16"/>
                <w:lang w:eastAsia="en-US"/>
              </w:rPr>
            </w:pPr>
            <w:ins w:id="166" w:author="Don Torok" w:date="2016-05-12T13:36:00Z">
              <w:r w:rsidRPr="00820DCE">
                <w:rPr>
                  <w:color w:val="000000"/>
                  <w:sz w:val="16"/>
                  <w:szCs w:val="16"/>
                  <w:lang w:eastAsia="en-US"/>
                </w:rPr>
                <w:t>Possible value</w:t>
              </w:r>
              <w:r>
                <w:rPr>
                  <w:color w:val="000000"/>
                  <w:sz w:val="16"/>
                  <w:szCs w:val="16"/>
                  <w:lang w:eastAsia="en-US"/>
                </w:rPr>
                <w:t>s</w:t>
              </w:r>
              <w:r w:rsidRPr="00820DCE">
                <w:rPr>
                  <w:color w:val="000000"/>
                  <w:sz w:val="16"/>
                  <w:szCs w:val="16"/>
                  <w:lang w:eastAsia="en-US"/>
                </w:rPr>
                <w:t>:</w:t>
              </w:r>
            </w:ins>
          </w:p>
          <w:p w14:paraId="09FBE096" w14:textId="77777777" w:rsidR="006532A6" w:rsidRPr="003B24A7" w:rsidRDefault="006532A6" w:rsidP="006532A6">
            <w:pPr>
              <w:pStyle w:val="Default"/>
              <w:rPr>
                <w:ins w:id="167" w:author="Don Torok" w:date="2016-05-12T13:36:00Z"/>
                <w:rFonts w:ascii="Arial" w:hAnsi="Arial" w:cs="Arial"/>
                <w:sz w:val="16"/>
                <w:szCs w:val="16"/>
              </w:rPr>
            </w:pPr>
            <w:ins w:id="168" w:author="Don Torok" w:date="2016-05-12T13:36:00Z">
              <w:r w:rsidRPr="003B24A7">
                <w:rPr>
                  <w:rFonts w:ascii="Arial" w:hAnsi="Arial" w:cs="Arial"/>
                  <w:sz w:val="16"/>
                  <w:szCs w:val="16"/>
                </w:rPr>
                <w:t xml:space="preserve">E=Excellent </w:t>
              </w:r>
            </w:ins>
          </w:p>
          <w:p w14:paraId="1EE3A38D" w14:textId="77777777" w:rsidR="006532A6" w:rsidRPr="003B24A7" w:rsidRDefault="006532A6" w:rsidP="006532A6">
            <w:pPr>
              <w:pStyle w:val="Default"/>
              <w:rPr>
                <w:ins w:id="169" w:author="Don Torok" w:date="2016-05-12T13:36:00Z"/>
                <w:rFonts w:ascii="Arial" w:hAnsi="Arial" w:cs="Arial"/>
                <w:sz w:val="16"/>
                <w:szCs w:val="16"/>
              </w:rPr>
            </w:pPr>
            <w:ins w:id="170" w:author="Don Torok" w:date="2016-05-12T13:36:00Z">
              <w:r w:rsidRPr="003B24A7">
                <w:rPr>
                  <w:rFonts w:ascii="Arial" w:hAnsi="Arial" w:cs="Arial"/>
                  <w:sz w:val="16"/>
                  <w:szCs w:val="16"/>
                </w:rPr>
                <w:t xml:space="preserve">F=Fair </w:t>
              </w:r>
            </w:ins>
          </w:p>
          <w:p w14:paraId="1E060F86" w14:textId="77777777" w:rsidR="006532A6" w:rsidRPr="003B24A7" w:rsidRDefault="006532A6" w:rsidP="006532A6">
            <w:pPr>
              <w:pStyle w:val="Default"/>
              <w:rPr>
                <w:ins w:id="171" w:author="Don Torok" w:date="2016-05-12T13:36:00Z"/>
                <w:rFonts w:ascii="Arial" w:hAnsi="Arial" w:cs="Arial"/>
                <w:sz w:val="16"/>
                <w:szCs w:val="16"/>
              </w:rPr>
            </w:pPr>
            <w:ins w:id="172" w:author="Don Torok" w:date="2016-05-12T13:36:00Z">
              <w:r w:rsidRPr="003B24A7">
                <w:rPr>
                  <w:rFonts w:ascii="Arial" w:hAnsi="Arial" w:cs="Arial"/>
                  <w:sz w:val="16"/>
                  <w:szCs w:val="16"/>
                </w:rPr>
                <w:t xml:space="preserve">P=Poor </w:t>
              </w:r>
            </w:ins>
          </w:p>
          <w:p w14:paraId="698E3D1A" w14:textId="77777777" w:rsidR="006532A6" w:rsidRPr="003B24A7" w:rsidRDefault="006532A6" w:rsidP="006532A6">
            <w:pPr>
              <w:pStyle w:val="Default"/>
              <w:rPr>
                <w:ins w:id="173" w:author="Don Torok" w:date="2016-05-12T13:36:00Z"/>
                <w:rFonts w:ascii="Arial" w:hAnsi="Arial" w:cs="Arial"/>
                <w:sz w:val="16"/>
                <w:szCs w:val="16"/>
              </w:rPr>
            </w:pPr>
            <w:ins w:id="174" w:author="Don Torok" w:date="2016-05-12T13:36:00Z">
              <w:r w:rsidRPr="003B24A7">
                <w:rPr>
                  <w:rFonts w:ascii="Arial" w:hAnsi="Arial" w:cs="Arial"/>
                  <w:sz w:val="16"/>
                  <w:szCs w:val="16"/>
                </w:rPr>
                <w:t xml:space="preserve">NI=No information </w:t>
              </w:r>
            </w:ins>
          </w:p>
          <w:p w14:paraId="10CAFBD8" w14:textId="77777777" w:rsidR="006532A6" w:rsidRPr="003B24A7" w:rsidRDefault="006532A6" w:rsidP="006532A6">
            <w:pPr>
              <w:pStyle w:val="Default"/>
              <w:rPr>
                <w:ins w:id="175" w:author="Don Torok" w:date="2016-05-12T13:36:00Z"/>
                <w:rFonts w:ascii="Arial" w:hAnsi="Arial" w:cs="Arial"/>
                <w:sz w:val="16"/>
                <w:szCs w:val="16"/>
              </w:rPr>
            </w:pPr>
            <w:ins w:id="176" w:author="Don Torok" w:date="2016-05-12T13:36:00Z">
              <w:r w:rsidRPr="003B24A7">
                <w:rPr>
                  <w:rFonts w:ascii="Arial" w:hAnsi="Arial" w:cs="Arial"/>
                  <w:sz w:val="16"/>
                  <w:szCs w:val="16"/>
                </w:rPr>
                <w:t xml:space="preserve">UN=Unknown </w:t>
              </w:r>
            </w:ins>
          </w:p>
          <w:p w14:paraId="562C4870" w14:textId="77777777" w:rsidR="006532A6" w:rsidRPr="004048A5" w:rsidRDefault="006532A6" w:rsidP="006532A6">
            <w:pPr>
              <w:snapToGrid w:val="0"/>
              <w:spacing w:line="240" w:lineRule="auto"/>
              <w:ind w:right="4"/>
              <w:rPr>
                <w:rFonts w:ascii="Times New Roman" w:hAnsi="Times New Roman" w:cs="Times New Roman"/>
                <w:sz w:val="16"/>
                <w:szCs w:val="16"/>
              </w:rPr>
            </w:pPr>
            <w:ins w:id="177" w:author="Don Torok" w:date="2016-05-12T13:36:00Z">
              <w:r w:rsidRPr="003B24A7">
                <w:rPr>
                  <w:sz w:val="16"/>
                  <w:szCs w:val="16"/>
                </w:rPr>
                <w:t>OT=Other</w:t>
              </w:r>
              <w:r>
                <w:rPr>
                  <w:sz w:val="22"/>
                  <w:szCs w:val="22"/>
                </w:rPr>
                <w:t xml:space="preserve"> </w:t>
              </w:r>
            </w:ins>
          </w:p>
        </w:tc>
      </w:tr>
    </w:tbl>
    <w:p w14:paraId="6C9591F2" w14:textId="77777777" w:rsidR="00C7202C" w:rsidRPr="00CA289F" w:rsidRDefault="006D4DB0" w:rsidP="004048A5">
      <w:r>
        <w:br w:type="page"/>
      </w:r>
      <w:r w:rsidR="00C7202C" w:rsidRPr="00CA289F">
        <w:lastRenderedPageBreak/>
        <w:t>Appendix 1: OMOP CDMv</w:t>
      </w:r>
      <w:r w:rsidR="00125FEE" w:rsidRPr="00CA289F">
        <w:t>5</w:t>
      </w:r>
      <w:r w:rsidR="00C7202C" w:rsidRPr="004048A5">
        <w:rPr>
          <w:color w:val="FF0000"/>
        </w:rPr>
        <w:t xml:space="preserve"> </w:t>
      </w:r>
      <w:r w:rsidR="00C7202C" w:rsidRPr="00CA289F">
        <w:t>Source Tables</w:t>
      </w:r>
    </w:p>
    <w:p w14:paraId="410CE4AE" w14:textId="58B577CD" w:rsidR="003A7418" w:rsidRPr="00CA289F" w:rsidRDefault="00E74B63" w:rsidP="003A7418">
      <w:pPr>
        <w:rPr>
          <w:rFonts w:ascii="Times New Roman" w:hAnsi="Times New Roman" w:cs="Times New Roman"/>
        </w:rPr>
      </w:pPr>
      <w:r w:rsidRPr="00CA289F">
        <w:rPr>
          <w:rFonts w:ascii="Times New Roman" w:hAnsi="Times New Roman" w:cs="Times New Roman"/>
          <w:noProof/>
          <w:lang w:eastAsia="en-US"/>
        </w:rPr>
        <w:drawing>
          <wp:inline distT="0" distB="0" distL="0" distR="0" wp14:anchorId="0EE65D39" wp14:editId="2E1AE44F">
            <wp:extent cx="594360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6ADB31D" w14:textId="77777777" w:rsidR="00C7202C" w:rsidRPr="00CA289F" w:rsidRDefault="00ED3409">
      <w:pPr>
        <w:pStyle w:val="Heading2"/>
        <w:spacing w:after="240"/>
        <w:rPr>
          <w:rFonts w:ascii="Times New Roman" w:hAnsi="Times New Roman" w:cs="Times New Roman"/>
        </w:rPr>
      </w:pPr>
      <w:r>
        <w:rPr>
          <w:rFonts w:ascii="Times New Roman" w:hAnsi="Times New Roman" w:cs="Times New Roman"/>
        </w:rPr>
        <w:br w:type="page"/>
      </w:r>
      <w:bookmarkStart w:id="178" w:name="_Toc450823078"/>
      <w:r w:rsidR="00C7202C" w:rsidRPr="00CA289F">
        <w:rPr>
          <w:rFonts w:ascii="Times New Roman" w:hAnsi="Times New Roman" w:cs="Times New Roman"/>
        </w:rPr>
        <w:lastRenderedPageBreak/>
        <w:t xml:space="preserve">Appendix 2: OMOP CDM Version </w:t>
      </w:r>
      <w:r w:rsidR="00125FEE" w:rsidRPr="00ED3409">
        <w:rPr>
          <w:rFonts w:ascii="Times New Roman" w:hAnsi="Times New Roman" w:cs="Times New Roman"/>
        </w:rPr>
        <w:t>5</w:t>
      </w:r>
      <w:r w:rsidR="00C7202C" w:rsidRPr="00ED3409">
        <w:rPr>
          <w:rFonts w:ascii="Times New Roman" w:hAnsi="Times New Roman" w:cs="Times New Roman"/>
        </w:rPr>
        <w:t>.</w:t>
      </w:r>
      <w:r w:rsidR="00C7202C" w:rsidRPr="00CA289F">
        <w:rPr>
          <w:rFonts w:ascii="Times New Roman" w:hAnsi="Times New Roman" w:cs="Times New Roman"/>
        </w:rPr>
        <w:t>0 ERD</w:t>
      </w:r>
      <w:bookmarkEnd w:id="178"/>
    </w:p>
    <w:p w14:paraId="70BD3972" w14:textId="7DE03435" w:rsidR="003A7418" w:rsidRPr="00CA289F" w:rsidRDefault="003A7418" w:rsidP="003A7418">
      <w:pPr>
        <w:rPr>
          <w:rFonts w:ascii="Times New Roman" w:hAnsi="Times New Roman" w:cs="Times New Roman"/>
        </w:rPr>
      </w:pPr>
      <w:r w:rsidRPr="00CA289F">
        <w:rPr>
          <w:rFonts w:ascii="Times New Roman" w:hAnsi="Times New Roman" w:cs="Times New Roman"/>
          <w:szCs w:val="20"/>
          <w:lang w:eastAsia="en-US"/>
        </w:rPr>
        <w:t>Standardized Vocabularies entity-relationship diagram</w:t>
      </w:r>
      <w:r w:rsidR="00E74B63" w:rsidRPr="00CA289F">
        <w:rPr>
          <w:rFonts w:ascii="Times New Roman" w:hAnsi="Times New Roman" w:cs="Times New Roman"/>
          <w:noProof/>
          <w:lang w:eastAsia="en-US"/>
        </w:rPr>
        <w:drawing>
          <wp:inline distT="0" distB="0" distL="0" distR="0" wp14:anchorId="3693047C" wp14:editId="2FE4F6E3">
            <wp:extent cx="5939790" cy="3703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703320"/>
                    </a:xfrm>
                    <a:prstGeom prst="rect">
                      <a:avLst/>
                    </a:prstGeom>
                    <a:noFill/>
                    <a:ln>
                      <a:noFill/>
                    </a:ln>
                  </pic:spPr>
                </pic:pic>
              </a:graphicData>
            </a:graphic>
          </wp:inline>
        </w:drawing>
      </w:r>
      <w:r w:rsidRPr="00CA289F">
        <w:rPr>
          <w:rFonts w:ascii="Times New Roman" w:hAnsi="Times New Roman" w:cs="Times New Roman"/>
        </w:rPr>
        <w:t xml:space="preserve"> </w:t>
      </w:r>
      <w:r w:rsidR="00E74B63" w:rsidRPr="00CA289F">
        <w:rPr>
          <w:rFonts w:ascii="Times New Roman" w:hAnsi="Times New Roman" w:cs="Times New Roman"/>
          <w:noProof/>
          <w:lang w:eastAsia="en-US"/>
        </w:rPr>
        <w:drawing>
          <wp:inline distT="0" distB="0" distL="0" distR="0" wp14:anchorId="411FEC67" wp14:editId="793F43F1">
            <wp:extent cx="5939790" cy="37033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03320"/>
                    </a:xfrm>
                    <a:prstGeom prst="rect">
                      <a:avLst/>
                    </a:prstGeom>
                    <a:noFill/>
                    <a:ln>
                      <a:noFill/>
                    </a:ln>
                  </pic:spPr>
                </pic:pic>
              </a:graphicData>
            </a:graphic>
          </wp:inline>
        </w:drawing>
      </w:r>
    </w:p>
    <w:p w14:paraId="2651C96B" w14:textId="77777777" w:rsidR="003A7418" w:rsidRPr="00CA289F" w:rsidRDefault="003A7418" w:rsidP="003A7418">
      <w:pPr>
        <w:rPr>
          <w:rFonts w:ascii="Times New Roman" w:hAnsi="Times New Roman" w:cs="Times New Roman"/>
        </w:rPr>
      </w:pPr>
      <w:r w:rsidRPr="00CA289F">
        <w:rPr>
          <w:rFonts w:ascii="Times New Roman" w:hAnsi="Times New Roman" w:cs="Times New Roman"/>
        </w:rPr>
        <w:br w:type="page"/>
      </w:r>
      <w:r w:rsidR="003E00CD" w:rsidRPr="00CA289F">
        <w:rPr>
          <w:rFonts w:ascii="Times New Roman" w:hAnsi="Times New Roman" w:cs="Times New Roman"/>
        </w:rPr>
        <w:lastRenderedPageBreak/>
        <w:t>Standardized Clinical Data Tables Entity Relationship Diagram</w:t>
      </w:r>
    </w:p>
    <w:p w14:paraId="2AA8E337" w14:textId="13265B60" w:rsidR="003A7418" w:rsidRPr="00CA289F" w:rsidRDefault="00E74B63">
      <w:pPr>
        <w:spacing w:before="180" w:after="240"/>
        <w:rPr>
          <w:rFonts w:ascii="Times New Roman" w:hAnsi="Times New Roman" w:cs="Times New Roman"/>
        </w:rPr>
      </w:pPr>
      <w:r w:rsidRPr="00CA289F">
        <w:rPr>
          <w:rFonts w:ascii="Times New Roman" w:hAnsi="Times New Roman" w:cs="Times New Roman"/>
          <w:noProof/>
          <w:lang w:eastAsia="en-US"/>
        </w:rPr>
        <w:drawing>
          <wp:inline distT="0" distB="0" distL="0" distR="0" wp14:anchorId="00BCFFB7" wp14:editId="12990375">
            <wp:extent cx="5939790" cy="6591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6591300"/>
                    </a:xfrm>
                    <a:prstGeom prst="rect">
                      <a:avLst/>
                    </a:prstGeom>
                    <a:noFill/>
                    <a:ln>
                      <a:noFill/>
                    </a:ln>
                  </pic:spPr>
                </pic:pic>
              </a:graphicData>
            </a:graphic>
          </wp:inline>
        </w:drawing>
      </w:r>
    </w:p>
    <w:p w14:paraId="2C218A8D" w14:textId="77777777" w:rsidR="003A7418" w:rsidRPr="00CA289F" w:rsidRDefault="003A7418">
      <w:pPr>
        <w:spacing w:before="180" w:after="240"/>
        <w:rPr>
          <w:rFonts w:ascii="Times New Roman" w:hAnsi="Times New Roman" w:cs="Times New Roman"/>
        </w:rPr>
      </w:pPr>
    </w:p>
    <w:p w14:paraId="1DCD0756" w14:textId="77777777" w:rsidR="003E00CD" w:rsidRPr="00CA289F" w:rsidRDefault="003A7418">
      <w:pPr>
        <w:spacing w:before="180" w:after="240"/>
        <w:rPr>
          <w:rFonts w:ascii="Times New Roman" w:hAnsi="Times New Roman" w:cs="Times New Roman"/>
        </w:rPr>
      </w:pPr>
      <w:r w:rsidRPr="00CA289F">
        <w:rPr>
          <w:rFonts w:ascii="Times New Roman" w:hAnsi="Times New Roman" w:cs="Times New Roman"/>
        </w:rPr>
        <w:br w:type="page"/>
      </w:r>
      <w:r w:rsidR="003E00CD" w:rsidRPr="00CA289F">
        <w:rPr>
          <w:rFonts w:ascii="Times New Roman" w:hAnsi="Times New Roman" w:cs="Times New Roman"/>
        </w:rPr>
        <w:lastRenderedPageBreak/>
        <w:t>Standardized Health System Data Entity Relationship Diagram</w:t>
      </w:r>
    </w:p>
    <w:p w14:paraId="5D9F25FD" w14:textId="5CB11689" w:rsidR="00997863" w:rsidRPr="00CA289F" w:rsidRDefault="00E74B63">
      <w:pPr>
        <w:spacing w:before="180" w:after="240"/>
        <w:rPr>
          <w:rFonts w:ascii="Times New Roman" w:hAnsi="Times New Roman" w:cs="Times New Roman"/>
        </w:rPr>
      </w:pPr>
      <w:r w:rsidRPr="00CA289F">
        <w:rPr>
          <w:rFonts w:ascii="Times New Roman" w:hAnsi="Times New Roman" w:cs="Times New Roman"/>
          <w:noProof/>
          <w:lang w:eastAsia="en-US"/>
        </w:rPr>
        <w:drawing>
          <wp:inline distT="0" distB="0" distL="0" distR="0" wp14:anchorId="6DAAD037" wp14:editId="2183E9E7">
            <wp:extent cx="5939790" cy="542163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421630"/>
                    </a:xfrm>
                    <a:prstGeom prst="rect">
                      <a:avLst/>
                    </a:prstGeom>
                    <a:noFill/>
                    <a:ln>
                      <a:noFill/>
                    </a:ln>
                  </pic:spPr>
                </pic:pic>
              </a:graphicData>
            </a:graphic>
          </wp:inline>
        </w:drawing>
      </w:r>
      <w:r w:rsidR="003E00CD" w:rsidRPr="00CA289F">
        <w:rPr>
          <w:rFonts w:ascii="Times New Roman" w:hAnsi="Times New Roman" w:cs="Times New Roman"/>
        </w:rPr>
        <w:br w:type="page"/>
      </w:r>
      <w:r w:rsidR="003E00CD" w:rsidRPr="00CA289F">
        <w:rPr>
          <w:rFonts w:ascii="Times New Roman" w:hAnsi="Times New Roman" w:cs="Times New Roman"/>
        </w:rPr>
        <w:lastRenderedPageBreak/>
        <w:t xml:space="preserve">Standardized Health </w:t>
      </w:r>
      <w:r w:rsidR="00997863" w:rsidRPr="00CA289F">
        <w:rPr>
          <w:rFonts w:ascii="Times New Roman" w:hAnsi="Times New Roman" w:cs="Times New Roman"/>
        </w:rPr>
        <w:t>Economic Data Entity Relationship Diagram</w:t>
      </w:r>
    </w:p>
    <w:p w14:paraId="3D813A25" w14:textId="0B07D221" w:rsidR="00117A8D" w:rsidRPr="00CA289F" w:rsidRDefault="00E74B63">
      <w:pPr>
        <w:spacing w:before="180" w:after="240"/>
        <w:rPr>
          <w:rFonts w:ascii="Times New Roman" w:hAnsi="Times New Roman" w:cs="Times New Roman"/>
        </w:rPr>
      </w:pPr>
      <w:r w:rsidRPr="00CA289F">
        <w:rPr>
          <w:rFonts w:ascii="Times New Roman" w:hAnsi="Times New Roman" w:cs="Times New Roman"/>
          <w:noProof/>
          <w:lang w:eastAsia="en-US"/>
        </w:rPr>
        <w:drawing>
          <wp:inline distT="0" distB="0" distL="0" distR="0" wp14:anchorId="4D02CBC9" wp14:editId="4894AEEF">
            <wp:extent cx="5932170" cy="7227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7227570"/>
                    </a:xfrm>
                    <a:prstGeom prst="rect">
                      <a:avLst/>
                    </a:prstGeom>
                    <a:noFill/>
                    <a:ln>
                      <a:noFill/>
                    </a:ln>
                  </pic:spPr>
                </pic:pic>
              </a:graphicData>
            </a:graphic>
          </wp:inline>
        </w:drawing>
      </w:r>
      <w:r w:rsidR="003E00CD" w:rsidRPr="00CA289F">
        <w:rPr>
          <w:rFonts w:ascii="Times New Roman" w:hAnsi="Times New Roman" w:cs="Times New Roman"/>
        </w:rPr>
        <w:br w:type="page"/>
      </w:r>
      <w:r w:rsidR="00117A8D" w:rsidRPr="00CA289F">
        <w:rPr>
          <w:rFonts w:ascii="Times New Roman" w:hAnsi="Times New Roman" w:cs="Times New Roman"/>
        </w:rPr>
        <w:lastRenderedPageBreak/>
        <w:t>Standardized Derived Elements Entity Relationship Diagram</w:t>
      </w:r>
    </w:p>
    <w:p w14:paraId="21A0721D" w14:textId="1EF4D88F" w:rsidR="003A7418" w:rsidRPr="00CA289F" w:rsidRDefault="00E74B63">
      <w:pPr>
        <w:spacing w:before="180" w:after="240"/>
        <w:rPr>
          <w:rFonts w:ascii="Times New Roman" w:hAnsi="Times New Roman" w:cs="Times New Roman"/>
        </w:rPr>
      </w:pPr>
      <w:r w:rsidRPr="00CA289F">
        <w:rPr>
          <w:rFonts w:ascii="Times New Roman" w:hAnsi="Times New Roman" w:cs="Times New Roman"/>
          <w:noProof/>
          <w:lang w:eastAsia="en-US"/>
        </w:rPr>
        <w:drawing>
          <wp:inline distT="0" distB="0" distL="0" distR="0" wp14:anchorId="7F50C27F" wp14:editId="22548166">
            <wp:extent cx="5932170" cy="3535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170" cy="3535680"/>
                    </a:xfrm>
                    <a:prstGeom prst="rect">
                      <a:avLst/>
                    </a:prstGeom>
                    <a:noFill/>
                    <a:ln>
                      <a:noFill/>
                    </a:ln>
                  </pic:spPr>
                </pic:pic>
              </a:graphicData>
            </a:graphic>
          </wp:inline>
        </w:drawing>
      </w:r>
      <w:r w:rsidRPr="00CA289F">
        <w:rPr>
          <w:rFonts w:ascii="Times New Roman" w:hAnsi="Times New Roman" w:cs="Times New Roman"/>
          <w:noProof/>
          <w:lang w:eastAsia="en-US"/>
        </w:rPr>
        <w:drawing>
          <wp:inline distT="0" distB="0" distL="0" distR="0" wp14:anchorId="5842723A" wp14:editId="5DC9D1C4">
            <wp:extent cx="5932170" cy="3535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70" cy="3535680"/>
                    </a:xfrm>
                    <a:prstGeom prst="rect">
                      <a:avLst/>
                    </a:prstGeom>
                    <a:noFill/>
                    <a:ln>
                      <a:noFill/>
                    </a:ln>
                  </pic:spPr>
                </pic:pic>
              </a:graphicData>
            </a:graphic>
          </wp:inline>
        </w:drawing>
      </w:r>
      <w:r w:rsidR="00117A8D" w:rsidRPr="00CA289F">
        <w:rPr>
          <w:rFonts w:ascii="Times New Roman" w:hAnsi="Times New Roman" w:cs="Times New Roman"/>
        </w:rPr>
        <w:br w:type="page"/>
      </w:r>
      <w:r w:rsidR="003A7418" w:rsidRPr="00CA289F">
        <w:rPr>
          <w:rFonts w:ascii="Times New Roman" w:hAnsi="Times New Roman" w:cs="Times New Roman"/>
        </w:rPr>
        <w:lastRenderedPageBreak/>
        <w:t>Standardized Metadata Entity Relationship Diagram</w:t>
      </w:r>
    </w:p>
    <w:p w14:paraId="23467FC1" w14:textId="59F3EB10" w:rsidR="003A7418" w:rsidRPr="00CA289F" w:rsidRDefault="00E74B63">
      <w:pPr>
        <w:spacing w:before="180" w:after="240"/>
        <w:rPr>
          <w:rFonts w:ascii="Times New Roman" w:hAnsi="Times New Roman" w:cs="Times New Roman"/>
        </w:rPr>
      </w:pPr>
      <w:r w:rsidRPr="00CA289F">
        <w:rPr>
          <w:rFonts w:ascii="Times New Roman" w:hAnsi="Times New Roman" w:cs="Times New Roman"/>
          <w:noProof/>
          <w:lang w:eastAsia="en-US"/>
        </w:rPr>
        <w:drawing>
          <wp:inline distT="0" distB="0" distL="0" distR="0" wp14:anchorId="08251116" wp14:editId="43C79034">
            <wp:extent cx="5082540" cy="5372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5372100"/>
                    </a:xfrm>
                    <a:prstGeom prst="rect">
                      <a:avLst/>
                    </a:prstGeom>
                    <a:noFill/>
                    <a:ln>
                      <a:noFill/>
                    </a:ln>
                  </pic:spPr>
                </pic:pic>
              </a:graphicData>
            </a:graphic>
          </wp:inline>
        </w:drawing>
      </w:r>
    </w:p>
    <w:p w14:paraId="629FD1F3" w14:textId="77777777" w:rsidR="003A7418" w:rsidRPr="00CA289F" w:rsidRDefault="003A7418">
      <w:pPr>
        <w:spacing w:before="180" w:after="240"/>
        <w:rPr>
          <w:rFonts w:ascii="Times New Roman" w:hAnsi="Times New Roman" w:cs="Times New Roman"/>
        </w:rPr>
      </w:pPr>
    </w:p>
    <w:p w14:paraId="28463204" w14:textId="77777777" w:rsidR="003A7418" w:rsidRPr="00CA289F" w:rsidRDefault="003A7418">
      <w:pPr>
        <w:spacing w:before="180" w:after="240"/>
        <w:rPr>
          <w:rFonts w:ascii="Times New Roman" w:hAnsi="Times New Roman" w:cs="Times New Roman"/>
        </w:rPr>
      </w:pPr>
    </w:p>
    <w:p w14:paraId="27F99C05" w14:textId="77777777" w:rsidR="00C7202C" w:rsidRPr="00CA289F" w:rsidRDefault="00C445EA" w:rsidP="00CA289F">
      <w:pPr>
        <w:pStyle w:val="Heading1"/>
        <w:rPr>
          <w:rFonts w:ascii="Times New Roman" w:hAnsi="Times New Roman" w:cs="Times New Roman"/>
        </w:rPr>
      </w:pPr>
      <w:r w:rsidRPr="00CA289F">
        <w:rPr>
          <w:rFonts w:ascii="Times New Roman" w:hAnsi="Times New Roman" w:cs="Times New Roman"/>
        </w:rPr>
        <w:br w:type="page"/>
      </w:r>
      <w:bookmarkStart w:id="179" w:name="_Toc450823079"/>
      <w:r w:rsidRPr="00CA289F">
        <w:rPr>
          <w:rFonts w:ascii="Times New Roman" w:hAnsi="Times New Roman" w:cs="Times New Roman"/>
        </w:rPr>
        <w:lastRenderedPageBreak/>
        <w:t>Outstanding Issues</w:t>
      </w:r>
      <w:bookmarkEnd w:id="179"/>
    </w:p>
    <w:p w14:paraId="2DE33A1E" w14:textId="77777777" w:rsidR="00CA289F" w:rsidRPr="00CA289F" w:rsidRDefault="00CA289F" w:rsidP="00CA289F">
      <w:pPr>
        <w:rPr>
          <w:rFonts w:ascii="Times New Roman" w:hAnsi="Times New Roman" w:cs="Times New Roman"/>
          <w:sz w:val="22"/>
          <w:szCs w:val="22"/>
        </w:rPr>
      </w:pPr>
      <w:r w:rsidRPr="00CA289F">
        <w:rPr>
          <w:rFonts w:ascii="Times New Roman" w:hAnsi="Times New Roman" w:cs="Times New Roman"/>
          <w:sz w:val="22"/>
          <w:szCs w:val="22"/>
        </w:rPr>
        <w:t>Immediate</w:t>
      </w:r>
    </w:p>
    <w:p w14:paraId="013963A0" w14:textId="77777777" w:rsidR="000E2DB6" w:rsidRPr="00CA289F" w:rsidRDefault="000E2DB6" w:rsidP="000E2DB6">
      <w:pPr>
        <w:numPr>
          <w:ilvl w:val="0"/>
          <w:numId w:val="29"/>
        </w:numPr>
        <w:spacing w:before="0" w:after="0" w:line="240" w:lineRule="auto"/>
        <w:rPr>
          <w:rFonts w:ascii="Times New Roman" w:hAnsi="Times New Roman" w:cs="Times New Roman"/>
          <w:sz w:val="22"/>
          <w:szCs w:val="22"/>
        </w:rPr>
      </w:pPr>
      <w:r w:rsidRPr="00CA289F">
        <w:rPr>
          <w:rFonts w:ascii="Times New Roman" w:hAnsi="Times New Roman" w:cs="Times New Roman"/>
          <w:sz w:val="22"/>
          <w:szCs w:val="22"/>
        </w:rPr>
        <w:t xml:space="preserve">Check with Chris is concept </w:t>
      </w:r>
      <w:proofErr w:type="gramStart"/>
      <w:r w:rsidRPr="00CA289F">
        <w:rPr>
          <w:rFonts w:ascii="Times New Roman" w:hAnsi="Times New Roman" w:cs="Times New Roman"/>
          <w:sz w:val="22"/>
          <w:szCs w:val="22"/>
        </w:rPr>
        <w:t>44814723  has</w:t>
      </w:r>
      <w:proofErr w:type="gramEnd"/>
      <w:r w:rsidRPr="00CA289F">
        <w:rPr>
          <w:rFonts w:ascii="Times New Roman" w:hAnsi="Times New Roman" w:cs="Times New Roman"/>
          <w:sz w:val="22"/>
          <w:szCs w:val="22"/>
        </w:rPr>
        <w:t xml:space="preserve"> been corrected: ‘Period while enrolled in study’ should be changed to ‘Geography based’.</w:t>
      </w:r>
    </w:p>
    <w:p w14:paraId="11AF929F" w14:textId="77777777" w:rsidR="00CA289F" w:rsidRDefault="00CA289F" w:rsidP="00CA289F">
      <w:pPr>
        <w:spacing w:before="0" w:after="0" w:line="240" w:lineRule="auto"/>
        <w:ind w:left="720"/>
        <w:rPr>
          <w:rFonts w:ascii="Times New Roman" w:hAnsi="Times New Roman" w:cs="Times New Roman"/>
          <w:sz w:val="22"/>
          <w:szCs w:val="22"/>
        </w:rPr>
      </w:pPr>
    </w:p>
    <w:p w14:paraId="179898A9" w14:textId="77777777" w:rsidR="00CA289F" w:rsidRPr="00CA289F" w:rsidRDefault="00CA289F" w:rsidP="00CA289F">
      <w:pPr>
        <w:spacing w:before="0" w:after="0" w:line="240" w:lineRule="auto"/>
        <w:rPr>
          <w:rFonts w:ascii="Times New Roman" w:hAnsi="Times New Roman" w:cs="Times New Roman"/>
          <w:sz w:val="22"/>
          <w:szCs w:val="22"/>
        </w:rPr>
      </w:pPr>
      <w:r>
        <w:rPr>
          <w:rFonts w:ascii="Times New Roman" w:hAnsi="Times New Roman" w:cs="Times New Roman"/>
          <w:sz w:val="22"/>
          <w:szCs w:val="22"/>
        </w:rPr>
        <w:t>Parking lot</w:t>
      </w:r>
    </w:p>
    <w:p w14:paraId="54254188" w14:textId="77777777" w:rsidR="00C445EA" w:rsidRPr="00CA289F" w:rsidRDefault="00C445EA" w:rsidP="000E2DB6">
      <w:pPr>
        <w:pStyle w:val="CommentText"/>
        <w:numPr>
          <w:ilvl w:val="0"/>
          <w:numId w:val="29"/>
        </w:numPr>
        <w:rPr>
          <w:sz w:val="22"/>
          <w:szCs w:val="22"/>
        </w:rPr>
      </w:pPr>
      <w:r w:rsidRPr="00CA289F">
        <w:rPr>
          <w:sz w:val="22"/>
          <w:szCs w:val="22"/>
        </w:rPr>
        <w:t xml:space="preserve">TBD: Enrollment Period: </w:t>
      </w:r>
      <w:proofErr w:type="spellStart"/>
      <w:r w:rsidRPr="00CA289F">
        <w:rPr>
          <w:sz w:val="22"/>
          <w:szCs w:val="22"/>
        </w:rPr>
        <w:t>PCORNet</w:t>
      </w:r>
      <w:proofErr w:type="spellEnd"/>
      <w:r w:rsidRPr="00CA289F">
        <w:rPr>
          <w:sz w:val="22"/>
          <w:szCs w:val="22"/>
        </w:rPr>
        <w:t xml:space="preserve"> table could be sourced from either the </w:t>
      </w:r>
      <w:proofErr w:type="spellStart"/>
      <w:r w:rsidRPr="00CA289F">
        <w:rPr>
          <w:sz w:val="22"/>
          <w:szCs w:val="22"/>
        </w:rPr>
        <w:t>Observation_Period</w:t>
      </w:r>
      <w:proofErr w:type="spellEnd"/>
      <w:r w:rsidRPr="00CA289F">
        <w:rPr>
          <w:sz w:val="22"/>
          <w:szCs w:val="22"/>
        </w:rPr>
        <w:t xml:space="preserve"> or the Pay Plan Period in OMOP. </w:t>
      </w:r>
      <w:proofErr w:type="spellStart"/>
      <w:r w:rsidRPr="00CA289F">
        <w:rPr>
          <w:sz w:val="22"/>
          <w:szCs w:val="22"/>
        </w:rPr>
        <w:t>Derviing</w:t>
      </w:r>
      <w:proofErr w:type="spellEnd"/>
      <w:r w:rsidRPr="00CA289F">
        <w:rPr>
          <w:sz w:val="22"/>
          <w:szCs w:val="22"/>
        </w:rPr>
        <w:t xml:space="preserve"> from Pay Plan Period needs to be done.</w:t>
      </w:r>
    </w:p>
    <w:p w14:paraId="344FCE18" w14:textId="77777777" w:rsidR="000E2DB6" w:rsidRPr="00CA289F" w:rsidRDefault="000E2DB6" w:rsidP="000E2DB6">
      <w:pPr>
        <w:numPr>
          <w:ilvl w:val="0"/>
          <w:numId w:val="29"/>
        </w:numPr>
        <w:spacing w:before="0" w:after="0" w:line="240" w:lineRule="auto"/>
        <w:rPr>
          <w:rFonts w:ascii="Times New Roman" w:hAnsi="Times New Roman" w:cs="Times New Roman"/>
          <w:sz w:val="22"/>
          <w:szCs w:val="22"/>
        </w:rPr>
      </w:pPr>
      <w:r w:rsidRPr="00CA289F">
        <w:rPr>
          <w:rFonts w:ascii="Times New Roman" w:hAnsi="Times New Roman" w:cs="Times New Roman"/>
          <w:sz w:val="22"/>
          <w:szCs w:val="22"/>
        </w:rPr>
        <w:t xml:space="preserve">TBD: Do we transfer to PCORI ‘invalid’ DX’s? For example </w:t>
      </w:r>
      <w:proofErr w:type="gramStart"/>
      <w:r w:rsidRPr="00CA289F">
        <w:rPr>
          <w:rFonts w:ascii="Times New Roman" w:hAnsi="Times New Roman" w:cs="Times New Roman"/>
          <w:sz w:val="22"/>
          <w:szCs w:val="22"/>
        </w:rPr>
        <w:t>‘250.x’  Indicates</w:t>
      </w:r>
      <w:proofErr w:type="gramEnd"/>
      <w:r w:rsidRPr="00CA289F">
        <w:rPr>
          <w:rFonts w:ascii="Times New Roman" w:hAnsi="Times New Roman" w:cs="Times New Roman"/>
          <w:sz w:val="22"/>
          <w:szCs w:val="22"/>
        </w:rPr>
        <w:t xml:space="preserve"> diabetes but it is not a valid ICD9 code. Those will be stored in OMOP with </w:t>
      </w:r>
      <w:proofErr w:type="spellStart"/>
      <w:r w:rsidRPr="00CA289F">
        <w:rPr>
          <w:rFonts w:ascii="Times New Roman" w:hAnsi="Times New Roman" w:cs="Times New Roman"/>
          <w:sz w:val="22"/>
          <w:szCs w:val="22"/>
        </w:rPr>
        <w:t>source_concept_id</w:t>
      </w:r>
      <w:proofErr w:type="spellEnd"/>
      <w:r w:rsidRPr="00CA289F">
        <w:rPr>
          <w:rFonts w:ascii="Times New Roman" w:hAnsi="Times New Roman" w:cs="Times New Roman"/>
          <w:sz w:val="22"/>
          <w:szCs w:val="22"/>
        </w:rPr>
        <w:t>=0.  If yes, will we have DX_TYPE of ‘Other’? Need PCORnet feedback</w:t>
      </w:r>
    </w:p>
    <w:p w14:paraId="74A23C0B" w14:textId="77777777" w:rsidR="00400708" w:rsidRPr="00CA289F" w:rsidRDefault="00400708">
      <w:pPr>
        <w:spacing w:before="180" w:after="240"/>
        <w:rPr>
          <w:rFonts w:ascii="Times New Roman" w:hAnsi="Times New Roman" w:cs="Times New Roman"/>
        </w:rPr>
      </w:pPr>
    </w:p>
    <w:sectPr w:rsidR="00400708" w:rsidRPr="00CA289F" w:rsidSect="00F25CF4">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600" w:charSpace="409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Don Torok" w:date="2016-05-05T15:20:00Z" w:initials="dmt">
    <w:p w14:paraId="1F5405A8" w14:textId="77777777" w:rsidR="00467322" w:rsidRDefault="00467322">
      <w:pPr>
        <w:pStyle w:val="CommentText"/>
      </w:pPr>
      <w:r>
        <w:rPr>
          <w:rStyle w:val="CommentReference"/>
        </w:rPr>
        <w:annotationRef/>
      </w:r>
      <w:r>
        <w:t>Change to agree with updated conventions document</w:t>
      </w:r>
    </w:p>
  </w:comment>
  <w:comment w:id="9" w:author="Don Torok" w:date="2016-05-05T15:21:00Z" w:initials="dmt">
    <w:p w14:paraId="7569B94C" w14:textId="77777777" w:rsidR="00467322" w:rsidRDefault="00467322">
      <w:pPr>
        <w:pStyle w:val="CommentText"/>
      </w:pPr>
      <w:r>
        <w:rPr>
          <w:rStyle w:val="CommentReference"/>
        </w:rPr>
        <w:annotationRef/>
      </w:r>
      <w:r>
        <w:t>Change to agree with current conventions</w:t>
      </w:r>
    </w:p>
  </w:comment>
  <w:comment w:id="39" w:author="Rimma B" w:date="2016-07-09T14:08:00Z" w:initials="RB">
    <w:p w14:paraId="73F68C72" w14:textId="77777777" w:rsidR="00B1183C" w:rsidRDefault="00B1183C">
      <w:pPr>
        <w:pStyle w:val="CommentText"/>
      </w:pPr>
      <w:r>
        <w:rPr>
          <w:rStyle w:val="CommentReference"/>
        </w:rPr>
        <w:annotationRef/>
      </w:r>
      <w:r>
        <w:t xml:space="preserve">Need to </w:t>
      </w:r>
      <w:r w:rsidR="00F40822">
        <w:t>check if</w:t>
      </w:r>
      <w:r>
        <w:t xml:space="preserve"> source data </w:t>
      </w:r>
      <w:r w:rsidR="00F40822">
        <w:t>contain these</w:t>
      </w:r>
      <w:r>
        <w:t xml:space="preserve"> types of results are reported for the selected labs.</w:t>
      </w:r>
      <w:r w:rsidR="00F40822">
        <w:t xml:space="preserve"> If yes, need to choose respective OMOP concepts and add mappings.</w:t>
      </w:r>
    </w:p>
  </w:comment>
  <w:comment w:id="42" w:author="Rimma B" w:date="2016-07-09T14:20:00Z" w:initials="RB">
    <w:p w14:paraId="5476EAB9" w14:textId="77777777" w:rsidR="00F40822" w:rsidRDefault="00F40822">
      <w:pPr>
        <w:pStyle w:val="CommentText"/>
      </w:pPr>
      <w:r>
        <w:rPr>
          <w:rStyle w:val="CommentReference"/>
        </w:rPr>
        <w:annotationRef/>
      </w:r>
      <w:r>
        <w:t xml:space="preserve">This is in line with my comment above re “borderline”, “inconclusive”, and similar types of results. If they are present in the source data along with the selected labs, we need OMOP concepts and mappings to </w:t>
      </w:r>
      <w:proofErr w:type="spellStart"/>
      <w:r>
        <w:t>PCORnet</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5405A8" w15:done="0"/>
  <w15:commentEx w15:paraId="7569B94C" w15:done="0"/>
  <w15:commentEx w15:paraId="73F68C72" w15:done="0"/>
  <w15:commentEx w15:paraId="5476EA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BABD54" w14:textId="77777777" w:rsidR="001C0104" w:rsidRDefault="001C0104">
      <w:pPr>
        <w:spacing w:before="0" w:after="0" w:line="240" w:lineRule="auto"/>
      </w:pPr>
      <w:r>
        <w:separator/>
      </w:r>
    </w:p>
  </w:endnote>
  <w:endnote w:type="continuationSeparator" w:id="0">
    <w:p w14:paraId="02CC2D7C" w14:textId="77777777" w:rsidR="001C0104" w:rsidRDefault="001C010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auto"/>
    <w:pitch w:val="variable"/>
    <w:sig w:usb0="E10002FF" w:usb1="4000ACFF" w:usb2="00000009" w:usb3="00000000" w:csb0="0000019F" w:csb1="00000000"/>
  </w:font>
  <w:font w:name="Microsoft YaHei">
    <w:charset w:val="86"/>
    <w:family w:val="swiss"/>
    <w:pitch w:val="variable"/>
    <w:sig w:usb0="80000287" w:usb1="28CF3C52" w:usb2="00000016" w:usb3="00000000" w:csb0="0004001F"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40CCBA" w14:textId="77777777" w:rsidR="0057444D" w:rsidRDefault="0057444D">
    <w:pPr>
      <w:pStyle w:val="Footer"/>
      <w:jc w:val="right"/>
    </w:pPr>
    <w:r>
      <w:t xml:space="preserve">Page </w:t>
    </w:r>
    <w:r>
      <w:rPr>
        <w:b/>
        <w:sz w:val="24"/>
      </w:rPr>
      <w:fldChar w:fldCharType="begin"/>
    </w:r>
    <w:r>
      <w:rPr>
        <w:b/>
        <w:sz w:val="24"/>
      </w:rPr>
      <w:instrText xml:space="preserve"> PAGE </w:instrText>
    </w:r>
    <w:r>
      <w:rPr>
        <w:b/>
        <w:sz w:val="24"/>
      </w:rPr>
      <w:fldChar w:fldCharType="separate"/>
    </w:r>
    <w:r w:rsidR="00ED3581">
      <w:rPr>
        <w:b/>
        <w:noProof/>
        <w:sz w:val="24"/>
      </w:rPr>
      <w:t>3</w:t>
    </w:r>
    <w:r>
      <w:rPr>
        <w:b/>
        <w:sz w:val="24"/>
      </w:rPr>
      <w:fldChar w:fldCharType="end"/>
    </w:r>
    <w:r>
      <w:t xml:space="preserve"> of </w:t>
    </w:r>
    <w:r>
      <w:rPr>
        <w:b/>
        <w:sz w:val="24"/>
      </w:rPr>
      <w:fldChar w:fldCharType="begin"/>
    </w:r>
    <w:r>
      <w:rPr>
        <w:b/>
        <w:sz w:val="24"/>
      </w:rPr>
      <w:instrText xml:space="preserve"> NUMPAGES \*Arabic </w:instrText>
    </w:r>
    <w:r>
      <w:rPr>
        <w:b/>
        <w:sz w:val="24"/>
      </w:rPr>
      <w:fldChar w:fldCharType="separate"/>
    </w:r>
    <w:r w:rsidR="00ED3581">
      <w:rPr>
        <w:b/>
        <w:noProof/>
        <w:sz w:val="24"/>
      </w:rPr>
      <w:t>37</w:t>
    </w:r>
    <w:r>
      <w:rPr>
        <w:b/>
        <w:sz w:val="24"/>
      </w:rPr>
      <w:fldChar w:fldCharType="end"/>
    </w:r>
  </w:p>
  <w:p w14:paraId="76FAF2EE" w14:textId="77777777" w:rsidR="0057444D" w:rsidRDefault="0057444D">
    <w:pPr>
      <w:pStyle w:val="FootnoteText"/>
      <w:tabs>
        <w:tab w:val="center" w:pos="4680"/>
      </w:tabs>
      <w:rPr>
        <w:sz w:val="2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C0C022" w14:textId="77777777" w:rsidR="0057444D" w:rsidRDefault="0057444D"/>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97EE8A" w14:textId="77777777" w:rsidR="0057444D" w:rsidRDefault="0057444D">
    <w:pPr>
      <w:pStyle w:val="Footer"/>
      <w:jc w:val="right"/>
    </w:pPr>
    <w:r>
      <w:t xml:space="preserve">Page </w:t>
    </w:r>
    <w:r>
      <w:rPr>
        <w:b/>
        <w:sz w:val="24"/>
      </w:rPr>
      <w:fldChar w:fldCharType="begin"/>
    </w:r>
    <w:r>
      <w:rPr>
        <w:b/>
        <w:sz w:val="24"/>
      </w:rPr>
      <w:instrText xml:space="preserve"> PAGE </w:instrText>
    </w:r>
    <w:r>
      <w:rPr>
        <w:b/>
        <w:sz w:val="24"/>
      </w:rPr>
      <w:fldChar w:fldCharType="separate"/>
    </w:r>
    <w:r w:rsidR="00046FC6">
      <w:rPr>
        <w:b/>
        <w:noProof/>
        <w:sz w:val="24"/>
      </w:rPr>
      <w:t>25</w:t>
    </w:r>
    <w:r>
      <w:rPr>
        <w:b/>
        <w:sz w:val="24"/>
      </w:rPr>
      <w:fldChar w:fldCharType="end"/>
    </w:r>
    <w:r>
      <w:t xml:space="preserve"> of </w:t>
    </w:r>
    <w:r>
      <w:rPr>
        <w:b/>
        <w:sz w:val="24"/>
      </w:rPr>
      <w:fldChar w:fldCharType="begin"/>
    </w:r>
    <w:r>
      <w:rPr>
        <w:b/>
        <w:sz w:val="24"/>
      </w:rPr>
      <w:instrText xml:space="preserve"> NUMPAGES \*Arabic </w:instrText>
    </w:r>
    <w:r>
      <w:rPr>
        <w:b/>
        <w:sz w:val="24"/>
      </w:rPr>
      <w:fldChar w:fldCharType="separate"/>
    </w:r>
    <w:r w:rsidR="00046FC6">
      <w:rPr>
        <w:b/>
        <w:noProof/>
        <w:sz w:val="24"/>
      </w:rPr>
      <w:t>37</w:t>
    </w:r>
    <w:r>
      <w:rPr>
        <w:b/>
        <w:sz w:val="24"/>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F357F" w14:textId="77777777" w:rsidR="0057444D" w:rsidRDefault="0057444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3118D2" w14:textId="77777777" w:rsidR="001C0104" w:rsidRDefault="001C0104">
      <w:pPr>
        <w:spacing w:before="0" w:after="0" w:line="240" w:lineRule="auto"/>
      </w:pPr>
      <w:r>
        <w:separator/>
      </w:r>
    </w:p>
  </w:footnote>
  <w:footnote w:type="continuationSeparator" w:id="0">
    <w:p w14:paraId="78AA7E8D" w14:textId="77777777" w:rsidR="001C0104" w:rsidRDefault="001C0104">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C8865" w14:textId="77777777" w:rsidR="0057444D" w:rsidRPr="000C56A5" w:rsidRDefault="0057444D" w:rsidP="0056614A">
    <w:pPr>
      <w:pStyle w:val="Header"/>
      <w:pBdr>
        <w:bottom w:val="single" w:sz="4" w:space="12" w:color="000000"/>
      </w:pBdr>
      <w:tabs>
        <w:tab w:val="clear" w:pos="5040"/>
      </w:tabs>
      <w:rPr>
        <w:rFonts w:ascii="Times New Roman" w:hAnsi="Times New Roman" w:cs="Times New Roman"/>
        <w:caps w:val="0"/>
      </w:rPr>
    </w:pPr>
    <w:r w:rsidRPr="000C56A5">
      <w:rPr>
        <w:rFonts w:ascii="Times New Roman" w:hAnsi="Times New Roman" w:cs="Times New Roman"/>
        <w:caps w:val="0"/>
      </w:rPr>
      <w:t xml:space="preserve">OMOP CDM v5 to PCORnet CDM </w:t>
    </w:r>
    <w:r>
      <w:rPr>
        <w:rFonts w:ascii="Times New Roman" w:hAnsi="Times New Roman" w:cs="Times New Roman"/>
        <w:caps w:val="0"/>
      </w:rPr>
      <w:t>v3</w:t>
    </w:r>
    <w:r w:rsidRPr="000C56A5">
      <w:rPr>
        <w:rFonts w:ascii="Times New Roman" w:hAnsi="Times New Roman" w:cs="Times New Roman"/>
        <w:caps w:val="0"/>
      </w:rPr>
      <w:t xml:space="preserve"> M</w:t>
    </w:r>
    <w:r>
      <w:rPr>
        <w:rFonts w:ascii="Times New Roman" w:hAnsi="Times New Roman" w:cs="Times New Roman"/>
        <w:caps w:val="0"/>
      </w:rPr>
      <w:t>apping</w:t>
    </w:r>
    <w:r w:rsidRPr="000C56A5">
      <w:rPr>
        <w:rFonts w:ascii="Times New Roman" w:hAnsi="Times New Roman" w:cs="Times New Roman"/>
        <w:caps w:val="0"/>
      </w:rPr>
      <w:t xml:space="preserve"> </w:t>
    </w:r>
    <w:r>
      <w:rPr>
        <w:rFonts w:ascii="Times New Roman" w:hAnsi="Times New Roman" w:cs="Times New Roman"/>
        <w:caps w:val="0"/>
      </w:rPr>
      <w:t>S</w:t>
    </w:r>
    <w:r w:rsidRPr="000C56A5">
      <w:rPr>
        <w:rFonts w:ascii="Times New Roman" w:hAnsi="Times New Roman" w:cs="Times New Roman"/>
        <w:caps w:val="0"/>
      </w:rPr>
      <w:t>pecification</w:t>
    </w:r>
  </w:p>
  <w:p w14:paraId="05A9849B" w14:textId="77777777" w:rsidR="0057444D" w:rsidRDefault="0057444D">
    <w:pPr>
      <w:pStyle w:val="Header"/>
      <w:pBdr>
        <w:bottom w:val="single" w:sz="4" w:space="12" w:color="000000"/>
      </w:pBdr>
      <w:tabs>
        <w:tab w:val="clear" w:pos="5040"/>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A9A3C" w14:textId="77777777" w:rsidR="0057444D" w:rsidRDefault="0057444D"/>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53FF5" w14:textId="77777777" w:rsidR="0057444D" w:rsidRDefault="0057444D">
    <w:pPr>
      <w:pStyle w:val="Header"/>
      <w:pBdr>
        <w:bottom w:val="single" w:sz="4" w:space="12" w:color="000000"/>
      </w:pBdr>
      <w:tabs>
        <w:tab w:val="clear" w:pos="5040"/>
      </w:tabs>
    </w:pPr>
    <w:r>
      <w:t>OMOP CDM v5 to PCORnet CDM V3 MAPPING specification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9FFAA2" w14:textId="77777777" w:rsidR="0057444D" w:rsidRDefault="0057444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8C875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Heading1"/>
      <w:lvlText w:val="%1.0"/>
      <w:lvlJc w:val="left"/>
      <w:pPr>
        <w:tabs>
          <w:tab w:val="num" w:pos="720"/>
        </w:tabs>
        <w:ind w:left="432" w:hanging="432"/>
      </w:pPr>
      <w:rPr>
        <w:rFonts w:ascii="Symbol" w:hAnsi="Symbol" w:cs="Symbol"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ascii="Courier New" w:hAnsi="Courier New" w:cs="Courier New"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0000002"/>
    <w:multiLevelType w:val="singleLevel"/>
    <w:tmpl w:val="00000002"/>
    <w:name w:val="WW8Num2"/>
    <w:lvl w:ilvl="0">
      <w:start w:val="1"/>
      <w:numFmt w:val="decimal"/>
      <w:pStyle w:val="ListNumber4"/>
      <w:lvlText w:val="%1."/>
      <w:lvlJc w:val="left"/>
      <w:pPr>
        <w:tabs>
          <w:tab w:val="num" w:pos="1440"/>
        </w:tabs>
        <w:ind w:left="1440" w:hanging="360"/>
      </w:pPr>
      <w:rPr>
        <w:rFonts w:ascii="Symbol" w:hAnsi="Symbol" w:cs="Symbol"/>
        <w:b/>
        <w:bCs/>
        <w:i/>
        <w:szCs w:val="28"/>
        <w:lang w:val="x-none" w:eastAsia="x-none" w:bidi="x-none"/>
      </w:rPr>
    </w:lvl>
  </w:abstractNum>
  <w:abstractNum w:abstractNumId="3">
    <w:nsid w:val="00000003"/>
    <w:multiLevelType w:val="singleLevel"/>
    <w:tmpl w:val="00000003"/>
    <w:name w:val="WW8Num3"/>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4">
    <w:nsid w:val="00000004"/>
    <w:multiLevelType w:val="singleLevel"/>
    <w:tmpl w:val="00000004"/>
    <w:name w:val="WW8Num4"/>
    <w:lvl w:ilvl="0">
      <w:start w:val="1"/>
      <w:numFmt w:val="bullet"/>
      <w:lvlText w:val=""/>
      <w:lvlJc w:val="left"/>
      <w:pPr>
        <w:tabs>
          <w:tab w:val="num" w:pos="720"/>
        </w:tabs>
        <w:ind w:left="720" w:hanging="360"/>
      </w:pPr>
      <w:rPr>
        <w:rFonts w:ascii="Times New Roman" w:hAnsi="Times New Roman" w:cs="Symbol"/>
      </w:rPr>
    </w:lvl>
  </w:abstractNum>
  <w:abstractNum w:abstractNumId="5">
    <w:nsid w:val="00000005"/>
    <w:multiLevelType w:val="singleLevel"/>
    <w:tmpl w:val="00000005"/>
    <w:name w:val="WW8Num5"/>
    <w:lvl w:ilvl="0">
      <w:start w:val="1"/>
      <w:numFmt w:val="bullet"/>
      <w:lvlText w:val=""/>
      <w:lvlJc w:val="left"/>
      <w:pPr>
        <w:tabs>
          <w:tab w:val="num" w:pos="720"/>
        </w:tabs>
        <w:ind w:left="720" w:hanging="360"/>
      </w:pPr>
      <w:rPr>
        <w:rFonts w:ascii="Times New Roman" w:hAnsi="Times New Roman" w:cs="Symbol"/>
      </w:rPr>
    </w:lvl>
  </w:abstractNum>
  <w:abstractNum w:abstractNumId="6">
    <w:nsid w:val="00000006"/>
    <w:multiLevelType w:val="singleLevel"/>
    <w:tmpl w:val="00000006"/>
    <w:name w:val="WW8Num6"/>
    <w:lvl w:ilvl="0">
      <w:start w:val="1"/>
      <w:numFmt w:val="bullet"/>
      <w:lvlText w:val=""/>
      <w:lvlJc w:val="left"/>
      <w:pPr>
        <w:tabs>
          <w:tab w:val="num" w:pos="720"/>
        </w:tabs>
        <w:ind w:left="720" w:hanging="360"/>
      </w:pPr>
      <w:rPr>
        <w:rFonts w:ascii="Times New Roman" w:hAnsi="Times New Roman" w:cs="Symbol"/>
        <w:lang w:val="en-US"/>
      </w:rPr>
    </w:lvl>
  </w:abstractNum>
  <w:abstractNum w:abstractNumId="7">
    <w:nsid w:val="00000007"/>
    <w:multiLevelType w:val="singleLevel"/>
    <w:tmpl w:val="00000007"/>
    <w:name w:val="WW8Num7"/>
    <w:lvl w:ilvl="0">
      <w:start w:val="1"/>
      <w:numFmt w:val="bullet"/>
      <w:lvlText w:val=""/>
      <w:lvlJc w:val="left"/>
      <w:pPr>
        <w:tabs>
          <w:tab w:val="num" w:pos="720"/>
        </w:tabs>
        <w:ind w:left="720" w:hanging="360"/>
      </w:pPr>
      <w:rPr>
        <w:rFonts w:ascii="Times New Roman" w:hAnsi="Times New Roman" w:cs="Symbol"/>
      </w:rPr>
    </w:lvl>
  </w:abstractNum>
  <w:abstractNum w:abstractNumId="8">
    <w:nsid w:val="00000008"/>
    <w:multiLevelType w:val="singleLevel"/>
    <w:tmpl w:val="00000008"/>
    <w:name w:val="WW8Num8"/>
    <w:lvl w:ilvl="0">
      <w:start w:val="1"/>
      <w:numFmt w:val="bullet"/>
      <w:lvlText w:val=""/>
      <w:lvlJc w:val="left"/>
      <w:pPr>
        <w:tabs>
          <w:tab w:val="num" w:pos="720"/>
        </w:tabs>
        <w:ind w:left="720" w:hanging="360"/>
      </w:pPr>
      <w:rPr>
        <w:rFonts w:ascii="Times New Roman" w:hAnsi="Times New Roman" w:cs="Symbol"/>
      </w:rPr>
    </w:lvl>
  </w:abstractNum>
  <w:abstractNum w:abstractNumId="9">
    <w:nsid w:val="00000009"/>
    <w:multiLevelType w:val="singleLevel"/>
    <w:tmpl w:val="00000009"/>
    <w:name w:val="WW8Num9"/>
    <w:lvl w:ilvl="0">
      <w:start w:val="1"/>
      <w:numFmt w:val="bullet"/>
      <w:lvlText w:val=""/>
      <w:lvlJc w:val="left"/>
      <w:pPr>
        <w:tabs>
          <w:tab w:val="num" w:pos="720"/>
        </w:tabs>
        <w:ind w:left="720" w:hanging="360"/>
      </w:pPr>
      <w:rPr>
        <w:rFonts w:ascii="Times New Roman" w:hAnsi="Times New Roman" w:cs="Symbol"/>
      </w:rPr>
    </w:lvl>
  </w:abstractNum>
  <w:abstractNum w:abstractNumId="10">
    <w:nsid w:val="0000000A"/>
    <w:multiLevelType w:val="singleLevel"/>
    <w:tmpl w:val="0000000A"/>
    <w:name w:val="WW8Num10"/>
    <w:lvl w:ilvl="0">
      <w:start w:val="1"/>
      <w:numFmt w:val="bullet"/>
      <w:lvlText w:val=""/>
      <w:lvlJc w:val="left"/>
      <w:pPr>
        <w:tabs>
          <w:tab w:val="num" w:pos="720"/>
        </w:tabs>
        <w:ind w:left="720" w:hanging="360"/>
      </w:pPr>
      <w:rPr>
        <w:rFonts w:ascii="Times New Roman" w:hAnsi="Times New Roman" w:cs="Symbol"/>
      </w:rPr>
    </w:lvl>
  </w:abstractNum>
  <w:abstractNum w:abstractNumId="11">
    <w:nsid w:val="0000000B"/>
    <w:multiLevelType w:val="multilevel"/>
    <w:tmpl w:val="0000000B"/>
    <w:name w:val="WW8Num11"/>
    <w:lvl w:ilvl="0">
      <w:start w:val="1"/>
      <w:numFmt w:val="bullet"/>
      <w:pStyle w:val="Bullet2"/>
      <w:lvlText w:val=""/>
      <w:lvlJc w:val="left"/>
      <w:pPr>
        <w:tabs>
          <w:tab w:val="num" w:pos="360"/>
        </w:tabs>
        <w:ind w:left="360" w:hanging="360"/>
      </w:pPr>
      <w:rPr>
        <w:rFonts w:ascii="Symbol" w:hAnsi="Symbol" w:cs="Symbol" w:hint="default"/>
      </w:rPr>
    </w:lvl>
    <w:lvl w:ilvl="1">
      <w:start w:val="1"/>
      <w:numFmt w:val="bullet"/>
      <w:lvlText w:val="–"/>
      <w:lvlJc w:val="left"/>
      <w:pPr>
        <w:tabs>
          <w:tab w:val="num" w:pos="792"/>
        </w:tabs>
        <w:ind w:left="720" w:hanging="288"/>
      </w:pPr>
      <w:rPr>
        <w:rFonts w:ascii="Times New Roman" w:hAnsi="Times New Roman" w:cs="Courier New" w:hint="default"/>
      </w:rPr>
    </w:lvl>
    <w:lvl w:ilvl="2">
      <w:start w:val="1"/>
      <w:numFmt w:val="bullet"/>
      <w:lvlText w:val="»"/>
      <w:lvlJc w:val="left"/>
      <w:pPr>
        <w:tabs>
          <w:tab w:val="num" w:pos="1224"/>
        </w:tabs>
        <w:ind w:left="1080" w:hanging="216"/>
      </w:pPr>
      <w:rPr>
        <w:rFonts w:ascii="Times New Roman" w:hAnsi="Times New Roman" w:cs="Courier New" w:hint="default"/>
      </w:rPr>
    </w:lvl>
    <w:lvl w:ilvl="3">
      <w:start w:val="1"/>
      <w:numFmt w:val="decimal"/>
      <w:lvlText w:val="%3.%4."/>
      <w:lvlJc w:val="left"/>
      <w:pPr>
        <w:tabs>
          <w:tab w:val="num" w:pos="396"/>
        </w:tabs>
        <w:ind w:left="396" w:hanging="396"/>
      </w:pPr>
      <w:rPr>
        <w:rFonts w:ascii="Times New Roman" w:hAnsi="Times New Roman" w:cs="Times New Roman" w:hint="default"/>
        <w:b w:val="0"/>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lvlText w:val="%1.%2.%3.%4.%5.%6.%7.%8"/>
      <w:lvlJc w:val="left"/>
      <w:pPr>
        <w:tabs>
          <w:tab w:val="num" w:pos="1080"/>
        </w:tabs>
        <w:ind w:left="1080" w:hanging="1440"/>
      </w:pPr>
      <w:rPr>
        <w:rFonts w:hint="default"/>
      </w:rPr>
    </w:lvl>
    <w:lvl w:ilvl="8">
      <w:start w:val="1"/>
      <w:numFmt w:val="decimal"/>
      <w:lvlText w:val="%1.%2.%3.%4.%5.%6.%7.%8.%9"/>
      <w:lvlJc w:val="left"/>
      <w:pPr>
        <w:tabs>
          <w:tab w:val="num" w:pos="1224"/>
        </w:tabs>
        <w:ind w:left="1224" w:hanging="1584"/>
      </w:pPr>
      <w:rPr>
        <w:rFonts w:hint="default"/>
      </w:rPr>
    </w:lvl>
  </w:abstractNum>
  <w:abstractNum w:abstractNumId="12">
    <w:nsid w:val="0000000C"/>
    <w:multiLevelType w:val="multilevel"/>
    <w:tmpl w:val="0000000C"/>
    <w:name w:val="WW8Num12"/>
    <w:lvl w:ilvl="0">
      <w:start w:val="1"/>
      <w:numFmt w:val="bullet"/>
      <w:pStyle w:val="Bullet1Numbered"/>
      <w:lvlText w:val=""/>
      <w:lvlJc w:val="left"/>
      <w:pPr>
        <w:tabs>
          <w:tab w:val="num" w:pos="720"/>
        </w:tabs>
        <w:ind w:left="720" w:hanging="360"/>
      </w:pPr>
      <w:rPr>
        <w:rFonts w:ascii="Symbol" w:hAnsi="Symbol" w:cs="Symbol" w:hint="default"/>
      </w:rPr>
    </w:lvl>
    <w:lvl w:ilvl="1">
      <w:start w:val="1"/>
      <w:numFmt w:val="bullet"/>
      <w:lvlText w:val="–"/>
      <w:lvlJc w:val="left"/>
      <w:pPr>
        <w:tabs>
          <w:tab w:val="num" w:pos="792"/>
        </w:tabs>
        <w:ind w:left="72" w:firstLine="360"/>
      </w:pPr>
      <w:rPr>
        <w:rFonts w:ascii="Times New Roman" w:hAnsi="Times New Roman" w:cs="Courier New" w:hint="default"/>
      </w:rPr>
    </w:lvl>
    <w:lvl w:ilvl="2">
      <w:start w:val="1"/>
      <w:numFmt w:val="bullet"/>
      <w:lvlText w:val="»"/>
      <w:lvlJc w:val="left"/>
      <w:pPr>
        <w:tabs>
          <w:tab w:val="num" w:pos="1584"/>
        </w:tabs>
        <w:ind w:left="1440" w:hanging="216"/>
      </w:pPr>
      <w:rPr>
        <w:rFonts w:ascii="Times New Roman" w:hAnsi="Times New Roman" w:cs="Courier New" w:hint="default"/>
      </w:rPr>
    </w:lvl>
    <w:lvl w:ilvl="3">
      <w:start w:val="1"/>
      <w:numFmt w:val="decimal"/>
      <w:lvlText w:val="%3.%4."/>
      <w:lvlJc w:val="left"/>
      <w:pPr>
        <w:tabs>
          <w:tab w:val="num" w:pos="720"/>
        </w:tabs>
        <w:ind w:left="720" w:hanging="360"/>
      </w:pPr>
      <w:rPr>
        <w:rFonts w:ascii="Times New Roman" w:hAnsi="Times New Roman" w:cs="Times New Roman" w:hint="default"/>
        <w:b w:val="0"/>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0000000D"/>
    <w:multiLevelType w:val="multilevel"/>
    <w:tmpl w:val="0000000D"/>
    <w:name w:val="WW8Num13"/>
    <w:lvl w:ilvl="0">
      <w:start w:val="1"/>
      <w:numFmt w:val="bullet"/>
      <w:pStyle w:val="Bullet1"/>
      <w:lvlText w:val=""/>
      <w:lvlJc w:val="left"/>
      <w:pPr>
        <w:tabs>
          <w:tab w:val="num" w:pos="720"/>
        </w:tabs>
        <w:ind w:left="720" w:hanging="360"/>
      </w:pPr>
      <w:rPr>
        <w:rFonts w:ascii="Symbol" w:hAnsi="Symbol" w:cs="Times New Roman" w:hint="default"/>
        <w:b w:val="0"/>
        <w:i w:val="0"/>
        <w:color w:val="747678"/>
        <w:sz w:val="22"/>
        <w:szCs w:val="22"/>
      </w:rPr>
    </w:lvl>
    <w:lvl w:ilvl="1">
      <w:start w:val="1"/>
      <w:numFmt w:val="bullet"/>
      <w:lvlText w:val="–"/>
      <w:lvlJc w:val="left"/>
      <w:pPr>
        <w:tabs>
          <w:tab w:val="num" w:pos="1152"/>
        </w:tabs>
        <w:ind w:left="1080" w:hanging="288"/>
      </w:pPr>
      <w:rPr>
        <w:rFonts w:ascii="Times New Roman" w:hAnsi="Times New Roman" w:cs="Times New Roman" w:hint="default"/>
        <w:color w:val="auto"/>
      </w:rPr>
    </w:lvl>
    <w:lvl w:ilvl="2">
      <w:start w:val="1"/>
      <w:numFmt w:val="bullet"/>
      <w:lvlText w:val="»"/>
      <w:lvlJc w:val="left"/>
      <w:pPr>
        <w:tabs>
          <w:tab w:val="num" w:pos="1584"/>
        </w:tabs>
        <w:ind w:left="1440" w:hanging="216"/>
      </w:pPr>
      <w:rPr>
        <w:rFonts w:ascii="Times New Roman" w:hAnsi="Times New Roman" w:cs="Times New Roman" w:hint="default"/>
        <w:color w:val="auto"/>
      </w:rPr>
    </w:lvl>
    <w:lvl w:ilvl="3">
      <w:start w:val="1"/>
      <w:numFmt w:val="decimal"/>
      <w:lvlText w:val="%3.%4."/>
      <w:lvlJc w:val="left"/>
      <w:pPr>
        <w:tabs>
          <w:tab w:val="num" w:pos="756"/>
        </w:tabs>
        <w:ind w:left="756" w:hanging="396"/>
      </w:pPr>
      <w:rPr>
        <w:rFonts w:ascii="Times New Roman" w:hAnsi="Times New Roman" w:cs="Times New Roman" w:hint="default"/>
        <w:b w:val="0"/>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0000000E"/>
    <w:multiLevelType w:val="multilevel"/>
    <w:tmpl w:val="0000000E"/>
    <w:name w:val="WW8Num14"/>
    <w:lvl w:ilvl="0">
      <w:start w:val="1"/>
      <w:numFmt w:val="bullet"/>
      <w:lvlText w:val="●"/>
      <w:lvlJc w:val="left"/>
      <w:pPr>
        <w:tabs>
          <w:tab w:val="num" w:pos="1079"/>
        </w:tabs>
        <w:ind w:left="359" w:firstLine="0"/>
      </w:pPr>
      <w:rPr>
        <w:rFonts w:ascii="Arial" w:hAnsi="Arial" w:cs="Symbol" w:hint="default"/>
        <w:b w:val="0"/>
        <w:i w:val="0"/>
        <w:color w:val="808080"/>
        <w:sz w:val="22"/>
      </w:rPr>
    </w:lvl>
    <w:lvl w:ilvl="1">
      <w:start w:val="1"/>
      <w:numFmt w:val="bullet"/>
      <w:lvlText w:val="○"/>
      <w:lvlJc w:val="left"/>
      <w:pPr>
        <w:tabs>
          <w:tab w:val="num" w:pos="359"/>
        </w:tabs>
        <w:ind w:left="1079" w:firstLine="720"/>
      </w:pPr>
      <w:rPr>
        <w:rFonts w:ascii="Arial" w:hAnsi="Arial" w:cs="Symbol" w:hint="default"/>
        <w:b w:val="0"/>
        <w:i w:val="0"/>
        <w:color w:val="808080"/>
        <w:sz w:val="22"/>
      </w:rPr>
    </w:lvl>
    <w:lvl w:ilvl="2">
      <w:start w:val="1"/>
      <w:numFmt w:val="bullet"/>
      <w:lvlText w:val="■"/>
      <w:lvlJc w:val="left"/>
      <w:pPr>
        <w:tabs>
          <w:tab w:val="num" w:pos="359"/>
        </w:tabs>
        <w:ind w:left="1799" w:firstLine="1440"/>
      </w:pPr>
      <w:rPr>
        <w:rFonts w:ascii="Arial" w:hAnsi="Arial" w:cs="Symbol" w:hint="default"/>
        <w:b w:val="0"/>
        <w:i w:val="0"/>
        <w:color w:val="808080"/>
        <w:sz w:val="22"/>
      </w:rPr>
    </w:lvl>
    <w:lvl w:ilvl="3">
      <w:start w:val="1"/>
      <w:numFmt w:val="bullet"/>
      <w:lvlText w:val="●"/>
      <w:lvlJc w:val="left"/>
      <w:pPr>
        <w:tabs>
          <w:tab w:val="num" w:pos="359"/>
        </w:tabs>
        <w:ind w:left="2519" w:firstLine="2160"/>
      </w:pPr>
      <w:rPr>
        <w:rFonts w:ascii="Arial" w:hAnsi="Arial" w:cs="Symbol" w:hint="default"/>
        <w:b w:val="0"/>
        <w:i w:val="0"/>
        <w:color w:val="808080"/>
        <w:sz w:val="22"/>
      </w:rPr>
    </w:lvl>
    <w:lvl w:ilvl="4">
      <w:start w:val="1"/>
      <w:numFmt w:val="bullet"/>
      <w:lvlText w:val="○"/>
      <w:lvlJc w:val="left"/>
      <w:pPr>
        <w:tabs>
          <w:tab w:val="num" w:pos="359"/>
        </w:tabs>
        <w:ind w:left="3239" w:firstLine="2880"/>
      </w:pPr>
      <w:rPr>
        <w:rFonts w:ascii="Arial" w:hAnsi="Arial" w:cs="Symbol" w:hint="default"/>
        <w:b w:val="0"/>
        <w:i w:val="0"/>
        <w:color w:val="808080"/>
        <w:sz w:val="22"/>
      </w:rPr>
    </w:lvl>
    <w:lvl w:ilvl="5">
      <w:start w:val="1"/>
      <w:numFmt w:val="bullet"/>
      <w:lvlText w:val="■"/>
      <w:lvlJc w:val="left"/>
      <w:pPr>
        <w:tabs>
          <w:tab w:val="num" w:pos="359"/>
        </w:tabs>
        <w:ind w:left="3959" w:firstLine="3600"/>
      </w:pPr>
      <w:rPr>
        <w:rFonts w:ascii="Arial" w:hAnsi="Arial" w:cs="Symbol" w:hint="default"/>
        <w:b w:val="0"/>
        <w:i w:val="0"/>
        <w:color w:val="808080"/>
        <w:sz w:val="22"/>
      </w:rPr>
    </w:lvl>
    <w:lvl w:ilvl="6">
      <w:start w:val="1"/>
      <w:numFmt w:val="bullet"/>
      <w:lvlText w:val="●"/>
      <w:lvlJc w:val="left"/>
      <w:pPr>
        <w:tabs>
          <w:tab w:val="num" w:pos="359"/>
        </w:tabs>
        <w:ind w:left="4679" w:firstLine="4320"/>
      </w:pPr>
      <w:rPr>
        <w:rFonts w:ascii="Arial" w:hAnsi="Arial" w:cs="Symbol" w:hint="default"/>
        <w:b w:val="0"/>
        <w:i w:val="0"/>
        <w:color w:val="808080"/>
        <w:sz w:val="22"/>
      </w:rPr>
    </w:lvl>
    <w:lvl w:ilvl="7">
      <w:start w:val="1"/>
      <w:numFmt w:val="bullet"/>
      <w:lvlText w:val="○"/>
      <w:lvlJc w:val="left"/>
      <w:pPr>
        <w:tabs>
          <w:tab w:val="num" w:pos="359"/>
        </w:tabs>
        <w:ind w:left="5399" w:firstLine="5040"/>
      </w:pPr>
      <w:rPr>
        <w:rFonts w:ascii="Arial" w:hAnsi="Arial" w:cs="Symbol" w:hint="default"/>
        <w:b w:val="0"/>
        <w:i w:val="0"/>
        <w:color w:val="808080"/>
        <w:sz w:val="22"/>
      </w:rPr>
    </w:lvl>
    <w:lvl w:ilvl="8">
      <w:start w:val="1"/>
      <w:numFmt w:val="bullet"/>
      <w:lvlText w:val="■"/>
      <w:lvlJc w:val="left"/>
      <w:pPr>
        <w:tabs>
          <w:tab w:val="num" w:pos="359"/>
        </w:tabs>
        <w:ind w:left="6119" w:firstLine="5760"/>
      </w:pPr>
      <w:rPr>
        <w:rFonts w:ascii="Arial" w:hAnsi="Arial" w:cs="Symbol" w:hint="default"/>
        <w:b w:val="0"/>
        <w:i w:val="0"/>
        <w:color w:val="808080"/>
        <w:sz w:val="22"/>
      </w:rPr>
    </w:lvl>
  </w:abstractNum>
  <w:abstractNum w:abstractNumId="15">
    <w:nsid w:val="0000000F"/>
    <w:multiLevelType w:val="singleLevel"/>
    <w:tmpl w:val="0000000F"/>
    <w:name w:val="WW8Num15"/>
    <w:lvl w:ilvl="0">
      <w:start w:val="1"/>
      <w:numFmt w:val="bullet"/>
      <w:lvlText w:val=""/>
      <w:lvlJc w:val="left"/>
      <w:pPr>
        <w:tabs>
          <w:tab w:val="num" w:pos="0"/>
        </w:tabs>
        <w:ind w:left="762" w:hanging="360"/>
      </w:pPr>
      <w:rPr>
        <w:rFonts w:ascii="Symbol" w:hAnsi="Symbol" w:cs="Times New Roman" w:hint="default"/>
      </w:rPr>
    </w:lvl>
  </w:abstractNum>
  <w:abstractNum w:abstractNumId="16">
    <w:nsid w:val="00000010"/>
    <w:multiLevelType w:val="multilevel"/>
    <w:tmpl w:val="00000010"/>
    <w:name w:val="WW8Num16"/>
    <w:lvl w:ilvl="0">
      <w:start w:val="1"/>
      <w:numFmt w:val="bullet"/>
      <w:pStyle w:val="Bullet1NoSpace"/>
      <w:lvlText w:val=""/>
      <w:lvlJc w:val="left"/>
      <w:pPr>
        <w:tabs>
          <w:tab w:val="num" w:pos="720"/>
        </w:tabs>
        <w:ind w:left="720" w:hanging="360"/>
      </w:pPr>
      <w:rPr>
        <w:rFonts w:ascii="Symbol" w:hAnsi="Symbol" w:hint="default"/>
      </w:rPr>
    </w:lvl>
    <w:lvl w:ilvl="1">
      <w:start w:val="1"/>
      <w:numFmt w:val="bullet"/>
      <w:lvlText w:val="–"/>
      <w:lvlJc w:val="left"/>
      <w:pPr>
        <w:tabs>
          <w:tab w:val="num" w:pos="1152"/>
        </w:tabs>
        <w:ind w:left="1080" w:hanging="288"/>
      </w:pPr>
      <w:rPr>
        <w:rFonts w:ascii="Times New Roman" w:hAnsi="Times New Roman"/>
      </w:rPr>
    </w:lvl>
    <w:lvl w:ilvl="2">
      <w:start w:val="1"/>
      <w:numFmt w:val="bullet"/>
      <w:lvlText w:val="»"/>
      <w:lvlJc w:val="left"/>
      <w:pPr>
        <w:tabs>
          <w:tab w:val="num" w:pos="1584"/>
        </w:tabs>
        <w:ind w:left="1440" w:hanging="216"/>
      </w:pPr>
      <w:rPr>
        <w:rFonts w:ascii="Times New Roman" w:hAnsi="Times New Roman"/>
      </w:rPr>
    </w:lvl>
    <w:lvl w:ilvl="3">
      <w:start w:val="1"/>
      <w:numFmt w:val="decimal"/>
      <w:lvlText w:val="%3.%4."/>
      <w:lvlJc w:val="left"/>
      <w:pPr>
        <w:tabs>
          <w:tab w:val="num" w:pos="756"/>
        </w:tabs>
        <w:ind w:left="756" w:hanging="396"/>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0A77317A"/>
    <w:multiLevelType w:val="hybridMultilevel"/>
    <w:tmpl w:val="A65C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457007E"/>
    <w:multiLevelType w:val="multilevel"/>
    <w:tmpl w:val="FD04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D82C27"/>
    <w:multiLevelType w:val="hybridMultilevel"/>
    <w:tmpl w:val="0398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F97544"/>
    <w:multiLevelType w:val="hybridMultilevel"/>
    <w:tmpl w:val="1DF2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5B68E3"/>
    <w:multiLevelType w:val="hybridMultilevel"/>
    <w:tmpl w:val="2B1C4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A2425F"/>
    <w:multiLevelType w:val="hybridMultilevel"/>
    <w:tmpl w:val="D5CEE76E"/>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3">
    <w:nsid w:val="48EF4223"/>
    <w:multiLevelType w:val="hybridMultilevel"/>
    <w:tmpl w:val="EF6CA45A"/>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50F170F1"/>
    <w:multiLevelType w:val="multilevel"/>
    <w:tmpl w:val="3966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A55261"/>
    <w:multiLevelType w:val="hybridMultilevel"/>
    <w:tmpl w:val="87FA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03A47"/>
    <w:multiLevelType w:val="hybridMultilevel"/>
    <w:tmpl w:val="4C220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96048"/>
    <w:multiLevelType w:val="hybridMultilevel"/>
    <w:tmpl w:val="0B4E0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50699D"/>
    <w:multiLevelType w:val="hybridMultilevel"/>
    <w:tmpl w:val="DC6CBD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3E9217F"/>
    <w:multiLevelType w:val="hybridMultilevel"/>
    <w:tmpl w:val="95C40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694E2B"/>
    <w:multiLevelType w:val="hybridMultilevel"/>
    <w:tmpl w:val="188C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7A17BF"/>
    <w:multiLevelType w:val="hybridMultilevel"/>
    <w:tmpl w:val="773C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341884"/>
    <w:multiLevelType w:val="hybridMultilevel"/>
    <w:tmpl w:val="4BC4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8E3584"/>
    <w:multiLevelType w:val="hybridMultilevel"/>
    <w:tmpl w:val="7F124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28"/>
  </w:num>
  <w:num w:numId="18">
    <w:abstractNumId w:val="23"/>
  </w:num>
  <w:num w:numId="19">
    <w:abstractNumId w:val="17"/>
  </w:num>
  <w:num w:numId="20">
    <w:abstractNumId w:val="19"/>
  </w:num>
  <w:num w:numId="21">
    <w:abstractNumId w:val="21"/>
  </w:num>
  <w:num w:numId="22">
    <w:abstractNumId w:val="22"/>
  </w:num>
  <w:num w:numId="23">
    <w:abstractNumId w:val="33"/>
  </w:num>
  <w:num w:numId="24">
    <w:abstractNumId w:val="31"/>
  </w:num>
  <w:num w:numId="25">
    <w:abstractNumId w:val="27"/>
  </w:num>
  <w:num w:numId="26">
    <w:abstractNumId w:val="0"/>
  </w:num>
  <w:num w:numId="27">
    <w:abstractNumId w:val="24"/>
  </w:num>
  <w:num w:numId="28">
    <w:abstractNumId w:val="18"/>
  </w:num>
  <w:num w:numId="29">
    <w:abstractNumId w:val="26"/>
  </w:num>
  <w:num w:numId="30">
    <w:abstractNumId w:val="29"/>
  </w:num>
  <w:num w:numId="31">
    <w:abstractNumId w:val="20"/>
  </w:num>
  <w:num w:numId="32">
    <w:abstractNumId w:val="30"/>
  </w:num>
  <w:num w:numId="33">
    <w:abstractNumId w:val="25"/>
  </w:num>
  <w:num w:numId="34">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n Torok">
    <w15:presenceInfo w15:providerId="Windows Live" w15:userId="2305992e15a2ddec"/>
  </w15:person>
  <w15:person w15:author="Rimma B">
    <w15:presenceInfo w15:providerId="None" w15:userId="Rimma 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DDC"/>
    <w:rsid w:val="0001171E"/>
    <w:rsid w:val="00011968"/>
    <w:rsid w:val="00023172"/>
    <w:rsid w:val="0002589A"/>
    <w:rsid w:val="000331ED"/>
    <w:rsid w:val="000367AE"/>
    <w:rsid w:val="00037CBC"/>
    <w:rsid w:val="00043988"/>
    <w:rsid w:val="00043AFA"/>
    <w:rsid w:val="00046FC6"/>
    <w:rsid w:val="00060559"/>
    <w:rsid w:val="00072D79"/>
    <w:rsid w:val="00074EBD"/>
    <w:rsid w:val="00075513"/>
    <w:rsid w:val="0008517D"/>
    <w:rsid w:val="0009140F"/>
    <w:rsid w:val="00097BCB"/>
    <w:rsid w:val="000B0671"/>
    <w:rsid w:val="000C15A5"/>
    <w:rsid w:val="000C56A5"/>
    <w:rsid w:val="000D1930"/>
    <w:rsid w:val="000D2435"/>
    <w:rsid w:val="000E243A"/>
    <w:rsid w:val="000E2DB6"/>
    <w:rsid w:val="000E72F7"/>
    <w:rsid w:val="000F7A11"/>
    <w:rsid w:val="00102CB9"/>
    <w:rsid w:val="00103C13"/>
    <w:rsid w:val="00105669"/>
    <w:rsid w:val="001147CD"/>
    <w:rsid w:val="00117A8D"/>
    <w:rsid w:val="001202C7"/>
    <w:rsid w:val="001221C7"/>
    <w:rsid w:val="0012348F"/>
    <w:rsid w:val="00125FEE"/>
    <w:rsid w:val="00126788"/>
    <w:rsid w:val="00133B46"/>
    <w:rsid w:val="00142283"/>
    <w:rsid w:val="00146C9C"/>
    <w:rsid w:val="00161DDC"/>
    <w:rsid w:val="0016224E"/>
    <w:rsid w:val="00174D5F"/>
    <w:rsid w:val="0017647E"/>
    <w:rsid w:val="0018063A"/>
    <w:rsid w:val="00180C6A"/>
    <w:rsid w:val="0018459C"/>
    <w:rsid w:val="00184684"/>
    <w:rsid w:val="0019049B"/>
    <w:rsid w:val="00193A40"/>
    <w:rsid w:val="00194A1A"/>
    <w:rsid w:val="001A5DCA"/>
    <w:rsid w:val="001A67CE"/>
    <w:rsid w:val="001B1FD5"/>
    <w:rsid w:val="001B6E56"/>
    <w:rsid w:val="001C0104"/>
    <w:rsid w:val="001C488B"/>
    <w:rsid w:val="001D0EB1"/>
    <w:rsid w:val="001D30B3"/>
    <w:rsid w:val="001E2E29"/>
    <w:rsid w:val="001F7541"/>
    <w:rsid w:val="0020578A"/>
    <w:rsid w:val="00223C73"/>
    <w:rsid w:val="00237B61"/>
    <w:rsid w:val="0024579F"/>
    <w:rsid w:val="0024587E"/>
    <w:rsid w:val="00256566"/>
    <w:rsid w:val="00260686"/>
    <w:rsid w:val="0026541E"/>
    <w:rsid w:val="0026666F"/>
    <w:rsid w:val="002705D6"/>
    <w:rsid w:val="0027147E"/>
    <w:rsid w:val="00276C9E"/>
    <w:rsid w:val="00294B6F"/>
    <w:rsid w:val="00297B58"/>
    <w:rsid w:val="002A0F7B"/>
    <w:rsid w:val="002A464A"/>
    <w:rsid w:val="002B1FF4"/>
    <w:rsid w:val="002B3697"/>
    <w:rsid w:val="002B5A02"/>
    <w:rsid w:val="002C2FFC"/>
    <w:rsid w:val="002C3F3E"/>
    <w:rsid w:val="002C42F9"/>
    <w:rsid w:val="002C4D6A"/>
    <w:rsid w:val="002D1F7A"/>
    <w:rsid w:val="002D30D2"/>
    <w:rsid w:val="002D51C4"/>
    <w:rsid w:val="002D5BB3"/>
    <w:rsid w:val="002E223B"/>
    <w:rsid w:val="002E7937"/>
    <w:rsid w:val="002F282C"/>
    <w:rsid w:val="002F72F3"/>
    <w:rsid w:val="0031012D"/>
    <w:rsid w:val="00310301"/>
    <w:rsid w:val="00312D26"/>
    <w:rsid w:val="003143D6"/>
    <w:rsid w:val="00321896"/>
    <w:rsid w:val="003440F6"/>
    <w:rsid w:val="00344985"/>
    <w:rsid w:val="00345901"/>
    <w:rsid w:val="003462A0"/>
    <w:rsid w:val="003527A9"/>
    <w:rsid w:val="00352857"/>
    <w:rsid w:val="00353CB8"/>
    <w:rsid w:val="00355B75"/>
    <w:rsid w:val="00356F16"/>
    <w:rsid w:val="003601E6"/>
    <w:rsid w:val="00364D2C"/>
    <w:rsid w:val="00372745"/>
    <w:rsid w:val="0038160F"/>
    <w:rsid w:val="00385EC8"/>
    <w:rsid w:val="00394B29"/>
    <w:rsid w:val="003A0C9F"/>
    <w:rsid w:val="003A4180"/>
    <w:rsid w:val="003A7418"/>
    <w:rsid w:val="003B5BC3"/>
    <w:rsid w:val="003C3ED9"/>
    <w:rsid w:val="003C5AB5"/>
    <w:rsid w:val="003C7A1A"/>
    <w:rsid w:val="003D2A93"/>
    <w:rsid w:val="003D4D7C"/>
    <w:rsid w:val="003D51E1"/>
    <w:rsid w:val="003E00CD"/>
    <w:rsid w:val="003F0F00"/>
    <w:rsid w:val="00400689"/>
    <w:rsid w:val="00400708"/>
    <w:rsid w:val="004048A5"/>
    <w:rsid w:val="0042404C"/>
    <w:rsid w:val="00426A22"/>
    <w:rsid w:val="004308E2"/>
    <w:rsid w:val="00443414"/>
    <w:rsid w:val="0044710B"/>
    <w:rsid w:val="00467322"/>
    <w:rsid w:val="00471C19"/>
    <w:rsid w:val="00472BA8"/>
    <w:rsid w:val="004813DB"/>
    <w:rsid w:val="004826CF"/>
    <w:rsid w:val="00484533"/>
    <w:rsid w:val="00493A72"/>
    <w:rsid w:val="004A683E"/>
    <w:rsid w:val="004B3084"/>
    <w:rsid w:val="004C0351"/>
    <w:rsid w:val="004C127F"/>
    <w:rsid w:val="004C45B1"/>
    <w:rsid w:val="004C4B15"/>
    <w:rsid w:val="004C5513"/>
    <w:rsid w:val="004D1452"/>
    <w:rsid w:val="004E0049"/>
    <w:rsid w:val="00514A84"/>
    <w:rsid w:val="00514B77"/>
    <w:rsid w:val="00517BE5"/>
    <w:rsid w:val="0052058A"/>
    <w:rsid w:val="00534937"/>
    <w:rsid w:val="00552E3B"/>
    <w:rsid w:val="0055610B"/>
    <w:rsid w:val="0056614A"/>
    <w:rsid w:val="0057444D"/>
    <w:rsid w:val="005752A2"/>
    <w:rsid w:val="005832DE"/>
    <w:rsid w:val="00585C74"/>
    <w:rsid w:val="0059663C"/>
    <w:rsid w:val="005B1302"/>
    <w:rsid w:val="005B7833"/>
    <w:rsid w:val="005C1F6E"/>
    <w:rsid w:val="005E11EA"/>
    <w:rsid w:val="005E3955"/>
    <w:rsid w:val="005F4321"/>
    <w:rsid w:val="005F583F"/>
    <w:rsid w:val="005F63F8"/>
    <w:rsid w:val="006049CF"/>
    <w:rsid w:val="00607D03"/>
    <w:rsid w:val="006110A3"/>
    <w:rsid w:val="006133F6"/>
    <w:rsid w:val="0061702B"/>
    <w:rsid w:val="006211A8"/>
    <w:rsid w:val="0063424F"/>
    <w:rsid w:val="00636B30"/>
    <w:rsid w:val="006372A8"/>
    <w:rsid w:val="00640350"/>
    <w:rsid w:val="00647812"/>
    <w:rsid w:val="006532A6"/>
    <w:rsid w:val="0065384A"/>
    <w:rsid w:val="00666249"/>
    <w:rsid w:val="00683D00"/>
    <w:rsid w:val="00687597"/>
    <w:rsid w:val="006B2E8F"/>
    <w:rsid w:val="006B3842"/>
    <w:rsid w:val="006B4E76"/>
    <w:rsid w:val="006C377E"/>
    <w:rsid w:val="006D4DB0"/>
    <w:rsid w:val="006D6149"/>
    <w:rsid w:val="006E081F"/>
    <w:rsid w:val="006E307B"/>
    <w:rsid w:val="006E4031"/>
    <w:rsid w:val="006F06C5"/>
    <w:rsid w:val="006F0FEF"/>
    <w:rsid w:val="006F52FD"/>
    <w:rsid w:val="007038B3"/>
    <w:rsid w:val="00707059"/>
    <w:rsid w:val="00710796"/>
    <w:rsid w:val="0071548A"/>
    <w:rsid w:val="007166F4"/>
    <w:rsid w:val="00720FE3"/>
    <w:rsid w:val="0072589A"/>
    <w:rsid w:val="007364F9"/>
    <w:rsid w:val="007403AA"/>
    <w:rsid w:val="00740B30"/>
    <w:rsid w:val="00741783"/>
    <w:rsid w:val="007769DB"/>
    <w:rsid w:val="007808C9"/>
    <w:rsid w:val="007953D2"/>
    <w:rsid w:val="007B226D"/>
    <w:rsid w:val="007B2998"/>
    <w:rsid w:val="007B5F72"/>
    <w:rsid w:val="007C1ED1"/>
    <w:rsid w:val="007C2692"/>
    <w:rsid w:val="007C29BA"/>
    <w:rsid w:val="007C4770"/>
    <w:rsid w:val="007C4D9F"/>
    <w:rsid w:val="007D12DD"/>
    <w:rsid w:val="007E5FD5"/>
    <w:rsid w:val="007E72F3"/>
    <w:rsid w:val="007E7A10"/>
    <w:rsid w:val="007F4DEF"/>
    <w:rsid w:val="008066BE"/>
    <w:rsid w:val="00810249"/>
    <w:rsid w:val="00811AAE"/>
    <w:rsid w:val="0082240A"/>
    <w:rsid w:val="008478D9"/>
    <w:rsid w:val="0085502B"/>
    <w:rsid w:val="00866755"/>
    <w:rsid w:val="00872865"/>
    <w:rsid w:val="008740A4"/>
    <w:rsid w:val="00896D92"/>
    <w:rsid w:val="008A2F96"/>
    <w:rsid w:val="008B2877"/>
    <w:rsid w:val="008C3A86"/>
    <w:rsid w:val="008C58A7"/>
    <w:rsid w:val="008C67AB"/>
    <w:rsid w:val="008D0888"/>
    <w:rsid w:val="008D5D3B"/>
    <w:rsid w:val="008E02C3"/>
    <w:rsid w:val="008E21D8"/>
    <w:rsid w:val="008E272B"/>
    <w:rsid w:val="008E2785"/>
    <w:rsid w:val="008E67A8"/>
    <w:rsid w:val="008E691D"/>
    <w:rsid w:val="008F135B"/>
    <w:rsid w:val="008F2381"/>
    <w:rsid w:val="008F4ACD"/>
    <w:rsid w:val="008F62DE"/>
    <w:rsid w:val="008F7E1B"/>
    <w:rsid w:val="00907ECD"/>
    <w:rsid w:val="00910C34"/>
    <w:rsid w:val="00910F87"/>
    <w:rsid w:val="0091595F"/>
    <w:rsid w:val="0092239C"/>
    <w:rsid w:val="00922835"/>
    <w:rsid w:val="009274EA"/>
    <w:rsid w:val="00935EC2"/>
    <w:rsid w:val="00943ED5"/>
    <w:rsid w:val="00961669"/>
    <w:rsid w:val="009658F5"/>
    <w:rsid w:val="009660E0"/>
    <w:rsid w:val="00966B94"/>
    <w:rsid w:val="00971377"/>
    <w:rsid w:val="00976E92"/>
    <w:rsid w:val="00980ECA"/>
    <w:rsid w:val="0099547C"/>
    <w:rsid w:val="00997863"/>
    <w:rsid w:val="00997FD4"/>
    <w:rsid w:val="009A3F99"/>
    <w:rsid w:val="009A6120"/>
    <w:rsid w:val="009B4566"/>
    <w:rsid w:val="009B4F84"/>
    <w:rsid w:val="009B6346"/>
    <w:rsid w:val="009C5C97"/>
    <w:rsid w:val="009D07FF"/>
    <w:rsid w:val="009D3FB3"/>
    <w:rsid w:val="009D40D9"/>
    <w:rsid w:val="009E1DE9"/>
    <w:rsid w:val="00A012A2"/>
    <w:rsid w:val="00A02D4F"/>
    <w:rsid w:val="00A172A7"/>
    <w:rsid w:val="00A20BAE"/>
    <w:rsid w:val="00A2698D"/>
    <w:rsid w:val="00A3363D"/>
    <w:rsid w:val="00A408C6"/>
    <w:rsid w:val="00A40DEB"/>
    <w:rsid w:val="00A417AA"/>
    <w:rsid w:val="00A47DCA"/>
    <w:rsid w:val="00A62ED8"/>
    <w:rsid w:val="00A640F8"/>
    <w:rsid w:val="00A647C9"/>
    <w:rsid w:val="00A71DB4"/>
    <w:rsid w:val="00A84750"/>
    <w:rsid w:val="00A95A65"/>
    <w:rsid w:val="00A97BE3"/>
    <w:rsid w:val="00AA1622"/>
    <w:rsid w:val="00AB05D6"/>
    <w:rsid w:val="00AB0E9A"/>
    <w:rsid w:val="00AB1F9D"/>
    <w:rsid w:val="00AB2301"/>
    <w:rsid w:val="00AC1C45"/>
    <w:rsid w:val="00AC3678"/>
    <w:rsid w:val="00AF0CED"/>
    <w:rsid w:val="00AF2C26"/>
    <w:rsid w:val="00AF371F"/>
    <w:rsid w:val="00AF6FCB"/>
    <w:rsid w:val="00B02BFE"/>
    <w:rsid w:val="00B04433"/>
    <w:rsid w:val="00B06304"/>
    <w:rsid w:val="00B07482"/>
    <w:rsid w:val="00B1183C"/>
    <w:rsid w:val="00B12624"/>
    <w:rsid w:val="00B14AB9"/>
    <w:rsid w:val="00B1569E"/>
    <w:rsid w:val="00B4136E"/>
    <w:rsid w:val="00B42BB2"/>
    <w:rsid w:val="00B43CC6"/>
    <w:rsid w:val="00B4423B"/>
    <w:rsid w:val="00B501E6"/>
    <w:rsid w:val="00B50482"/>
    <w:rsid w:val="00B50E57"/>
    <w:rsid w:val="00B63CBE"/>
    <w:rsid w:val="00B660B2"/>
    <w:rsid w:val="00B6793B"/>
    <w:rsid w:val="00B73183"/>
    <w:rsid w:val="00B82095"/>
    <w:rsid w:val="00B844E0"/>
    <w:rsid w:val="00B91A7B"/>
    <w:rsid w:val="00BA56E8"/>
    <w:rsid w:val="00BA7698"/>
    <w:rsid w:val="00BB322B"/>
    <w:rsid w:val="00BB3640"/>
    <w:rsid w:val="00BB405E"/>
    <w:rsid w:val="00BB4487"/>
    <w:rsid w:val="00BB578F"/>
    <w:rsid w:val="00BC2FDC"/>
    <w:rsid w:val="00BD427E"/>
    <w:rsid w:val="00BD4BFC"/>
    <w:rsid w:val="00BD62BF"/>
    <w:rsid w:val="00BE2F84"/>
    <w:rsid w:val="00BE76E6"/>
    <w:rsid w:val="00BF14C4"/>
    <w:rsid w:val="00BF2EFC"/>
    <w:rsid w:val="00BF3235"/>
    <w:rsid w:val="00BF41E6"/>
    <w:rsid w:val="00BF69E2"/>
    <w:rsid w:val="00C043F5"/>
    <w:rsid w:val="00C071CB"/>
    <w:rsid w:val="00C12330"/>
    <w:rsid w:val="00C22E38"/>
    <w:rsid w:val="00C25459"/>
    <w:rsid w:val="00C25C20"/>
    <w:rsid w:val="00C420C4"/>
    <w:rsid w:val="00C445C7"/>
    <w:rsid w:val="00C445EA"/>
    <w:rsid w:val="00C7202C"/>
    <w:rsid w:val="00C825CF"/>
    <w:rsid w:val="00CA1725"/>
    <w:rsid w:val="00CA289F"/>
    <w:rsid w:val="00CA32E9"/>
    <w:rsid w:val="00CA331C"/>
    <w:rsid w:val="00CA5938"/>
    <w:rsid w:val="00CB0AA4"/>
    <w:rsid w:val="00CB6B4E"/>
    <w:rsid w:val="00CC6215"/>
    <w:rsid w:val="00CC6597"/>
    <w:rsid w:val="00CC77DC"/>
    <w:rsid w:val="00CE10BC"/>
    <w:rsid w:val="00CE30ED"/>
    <w:rsid w:val="00CE7BEB"/>
    <w:rsid w:val="00D07CE3"/>
    <w:rsid w:val="00D11B8A"/>
    <w:rsid w:val="00D20CB9"/>
    <w:rsid w:val="00D255E3"/>
    <w:rsid w:val="00D26A46"/>
    <w:rsid w:val="00D30811"/>
    <w:rsid w:val="00D471C1"/>
    <w:rsid w:val="00D62748"/>
    <w:rsid w:val="00D72A16"/>
    <w:rsid w:val="00D75DAB"/>
    <w:rsid w:val="00D86DC2"/>
    <w:rsid w:val="00D87422"/>
    <w:rsid w:val="00D94B34"/>
    <w:rsid w:val="00D9551A"/>
    <w:rsid w:val="00DA6259"/>
    <w:rsid w:val="00DB2700"/>
    <w:rsid w:val="00DB326B"/>
    <w:rsid w:val="00DB7088"/>
    <w:rsid w:val="00DC66A5"/>
    <w:rsid w:val="00DD0442"/>
    <w:rsid w:val="00DD339F"/>
    <w:rsid w:val="00DD3F03"/>
    <w:rsid w:val="00DE3FE3"/>
    <w:rsid w:val="00DF26EB"/>
    <w:rsid w:val="00DF5E61"/>
    <w:rsid w:val="00DF632B"/>
    <w:rsid w:val="00DF7CEC"/>
    <w:rsid w:val="00E0101E"/>
    <w:rsid w:val="00E10A0F"/>
    <w:rsid w:val="00E1360B"/>
    <w:rsid w:val="00E26345"/>
    <w:rsid w:val="00E307BC"/>
    <w:rsid w:val="00E44CCE"/>
    <w:rsid w:val="00E461B6"/>
    <w:rsid w:val="00E509D1"/>
    <w:rsid w:val="00E57050"/>
    <w:rsid w:val="00E64BC7"/>
    <w:rsid w:val="00E65146"/>
    <w:rsid w:val="00E74B63"/>
    <w:rsid w:val="00E912CF"/>
    <w:rsid w:val="00E95EBF"/>
    <w:rsid w:val="00E97AB0"/>
    <w:rsid w:val="00E97E1A"/>
    <w:rsid w:val="00EA10B3"/>
    <w:rsid w:val="00EA5252"/>
    <w:rsid w:val="00EB4942"/>
    <w:rsid w:val="00EC6743"/>
    <w:rsid w:val="00ED3409"/>
    <w:rsid w:val="00ED3581"/>
    <w:rsid w:val="00EE08C7"/>
    <w:rsid w:val="00EF7DAC"/>
    <w:rsid w:val="00F25CF4"/>
    <w:rsid w:val="00F3361B"/>
    <w:rsid w:val="00F351CF"/>
    <w:rsid w:val="00F36D0E"/>
    <w:rsid w:val="00F40822"/>
    <w:rsid w:val="00F43EEF"/>
    <w:rsid w:val="00F44437"/>
    <w:rsid w:val="00F446B0"/>
    <w:rsid w:val="00F44C5F"/>
    <w:rsid w:val="00F46FCE"/>
    <w:rsid w:val="00F54578"/>
    <w:rsid w:val="00F6220B"/>
    <w:rsid w:val="00F67E30"/>
    <w:rsid w:val="00F7213F"/>
    <w:rsid w:val="00F75BB8"/>
    <w:rsid w:val="00F856A7"/>
    <w:rsid w:val="00FA01E7"/>
    <w:rsid w:val="00FA0C01"/>
    <w:rsid w:val="00FA28E7"/>
    <w:rsid w:val="00FA3EE4"/>
    <w:rsid w:val="00FC145C"/>
    <w:rsid w:val="00FD1BD0"/>
    <w:rsid w:val="00FE2E6A"/>
    <w:rsid w:val="00FE55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03061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60" w:after="120" w:line="240" w:lineRule="atLeast"/>
    </w:pPr>
    <w:rPr>
      <w:rFonts w:ascii="Arial" w:hAnsi="Arial" w:cs="Arial"/>
      <w:szCs w:val="24"/>
      <w:lang w:eastAsia="ar-SA"/>
    </w:rPr>
  </w:style>
  <w:style w:type="paragraph" w:styleId="Heading1">
    <w:name w:val="heading 1"/>
    <w:basedOn w:val="Normal"/>
    <w:next w:val="Normal"/>
    <w:qFormat/>
    <w:pPr>
      <w:keepNext/>
      <w:numPr>
        <w:numId w:val="1"/>
      </w:numPr>
      <w:spacing w:before="220" w:after="60" w:line="360" w:lineRule="exact"/>
      <w:ind w:left="720" w:hanging="720"/>
      <w:outlineLvl w:val="0"/>
    </w:pPr>
    <w:rPr>
      <w:b/>
      <w:iCs/>
      <w:sz w:val="36"/>
    </w:rPr>
  </w:style>
  <w:style w:type="paragraph" w:styleId="Heading2">
    <w:name w:val="heading 2"/>
    <w:basedOn w:val="Normal"/>
    <w:next w:val="Normal"/>
    <w:qFormat/>
    <w:pPr>
      <w:keepNext/>
      <w:numPr>
        <w:ilvl w:val="1"/>
        <w:numId w:val="1"/>
      </w:numPr>
      <w:spacing w:before="180" w:after="0" w:line="320" w:lineRule="exact"/>
      <w:ind w:left="720" w:hanging="720"/>
      <w:outlineLvl w:val="1"/>
    </w:pPr>
    <w:rPr>
      <w:b/>
      <w:bCs/>
      <w:iCs/>
      <w:sz w:val="28"/>
      <w:szCs w:val="28"/>
    </w:rPr>
  </w:style>
  <w:style w:type="paragraph" w:styleId="Heading3">
    <w:name w:val="heading 3"/>
    <w:basedOn w:val="Normal"/>
    <w:next w:val="Normal"/>
    <w:qFormat/>
    <w:pPr>
      <w:keepNext/>
      <w:numPr>
        <w:ilvl w:val="2"/>
        <w:numId w:val="1"/>
      </w:numPr>
      <w:spacing w:after="0" w:line="280" w:lineRule="exact"/>
      <w:outlineLvl w:val="2"/>
    </w:pPr>
    <w:rPr>
      <w:b/>
      <w:bCs/>
      <w:smallCaps/>
      <w:sz w:val="24"/>
      <w:szCs w:val="26"/>
    </w:rPr>
  </w:style>
  <w:style w:type="paragraph" w:styleId="Heading4">
    <w:name w:val="heading 4"/>
    <w:basedOn w:val="ListNumber4"/>
    <w:next w:val="Normal"/>
    <w:qFormat/>
    <w:pPr>
      <w:keepNext/>
      <w:numPr>
        <w:ilvl w:val="3"/>
        <w:numId w:val="1"/>
      </w:numPr>
      <w:spacing w:after="0" w:line="280" w:lineRule="exact"/>
      <w:outlineLvl w:val="3"/>
    </w:pPr>
    <w:rPr>
      <w:b/>
      <w:bCs/>
      <w:sz w:val="22"/>
      <w:szCs w:val="22"/>
      <w:lang w:val="x-none"/>
    </w:rPr>
  </w:style>
  <w:style w:type="paragraph" w:styleId="Heading5">
    <w:name w:val="heading 5"/>
    <w:basedOn w:val="Normal"/>
    <w:next w:val="Normal"/>
    <w:qFormat/>
    <w:pPr>
      <w:keepNext/>
      <w:outlineLvl w:val="4"/>
    </w:pPr>
  </w:style>
  <w:style w:type="paragraph" w:styleId="Heading6">
    <w:name w:val="heading 6"/>
    <w:basedOn w:val="Normal"/>
    <w:next w:val="Normal"/>
    <w:qFormat/>
    <w:pPr>
      <w:keepNext/>
      <w:widowControl w:val="0"/>
      <w:tabs>
        <w:tab w:val="left" w:pos="1080"/>
      </w:tabs>
      <w:spacing w:before="240" w:line="240" w:lineRule="auto"/>
      <w:outlineLvl w:val="5"/>
    </w:pPr>
    <w:rPr>
      <w:bCs/>
      <w:color w:val="003366"/>
      <w:sz w:val="18"/>
      <w:szCs w:val="20"/>
    </w:rPr>
  </w:style>
  <w:style w:type="paragraph" w:styleId="Heading7">
    <w:name w:val="heading 7"/>
    <w:basedOn w:val="Normal"/>
    <w:next w:val="Normal"/>
    <w:qFormat/>
    <w:pPr>
      <w:keepNext/>
      <w:widowControl w:val="0"/>
      <w:tabs>
        <w:tab w:val="left" w:pos="1170"/>
        <w:tab w:val="right" w:pos="8100"/>
      </w:tabs>
      <w:spacing w:before="240" w:line="240" w:lineRule="auto"/>
      <w:outlineLvl w:val="6"/>
    </w:pPr>
    <w:rPr>
      <w:bCs/>
      <w:color w:val="003366"/>
      <w:sz w:val="18"/>
      <w:szCs w:val="20"/>
    </w:rPr>
  </w:style>
  <w:style w:type="paragraph" w:styleId="Heading8">
    <w:name w:val="heading 8"/>
    <w:basedOn w:val="Normal"/>
    <w:next w:val="Normal"/>
    <w:qFormat/>
    <w:pPr>
      <w:keepNext/>
      <w:widowControl w:val="0"/>
      <w:tabs>
        <w:tab w:val="left" w:pos="1350"/>
      </w:tabs>
      <w:spacing w:before="240" w:line="240" w:lineRule="auto"/>
      <w:outlineLvl w:val="7"/>
    </w:pPr>
    <w:rPr>
      <w:bCs/>
      <w:color w:val="003366"/>
      <w:sz w:val="18"/>
      <w:szCs w:val="20"/>
    </w:rPr>
  </w:style>
  <w:style w:type="paragraph" w:styleId="Heading9">
    <w:name w:val="heading 9"/>
    <w:basedOn w:val="Normal"/>
    <w:next w:val="Normal"/>
    <w:qFormat/>
    <w:pPr>
      <w:keepNext/>
      <w:widowControl w:val="0"/>
      <w:tabs>
        <w:tab w:val="left" w:pos="1440"/>
      </w:tabs>
      <w:spacing w:before="240" w:line="240" w:lineRule="auto"/>
      <w:jc w:val="both"/>
      <w:outlineLvl w:val="8"/>
    </w:pPr>
    <w:rPr>
      <w:bCs/>
      <w:color w:val="003366"/>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rPr>
      <w:rFonts w:hint="default"/>
    </w:rPr>
  </w:style>
  <w:style w:type="character" w:customStyle="1" w:styleId="WW8Num1z2">
    <w:name w:val="WW8Num1z2"/>
    <w:rPr>
      <w:rFonts w:ascii="Courier New" w:hAnsi="Courier New" w:cs="Courier New" w:hint="default"/>
    </w:rPr>
  </w:style>
  <w:style w:type="character" w:customStyle="1" w:styleId="WW8Num2z0">
    <w:name w:val="WW8Num2z0"/>
    <w:rPr>
      <w:rFonts w:ascii="Symbol" w:hAnsi="Symbol" w:cs="Symbol"/>
      <w:b/>
      <w:bCs/>
      <w:i/>
      <w:szCs w:val="28"/>
      <w:lang w:val="x-none" w:eastAsia="x-none" w:bidi="x-none"/>
    </w:rPr>
  </w:style>
  <w:style w:type="character" w:customStyle="1" w:styleId="WW8Num3z0">
    <w:name w:val="WW8Num3z0"/>
    <w:rPr>
      <w:rFonts w:ascii="Symbol" w:hAnsi="Symbol" w:cs="Symbol" w:hint="default"/>
    </w:rPr>
  </w:style>
  <w:style w:type="character" w:customStyle="1" w:styleId="WW8Num4z0">
    <w:name w:val="WW8Num4z0"/>
    <w:rPr>
      <w:rFonts w:ascii="Symbol" w:hAnsi="Symbol" w:cs="Symbol"/>
    </w:rPr>
  </w:style>
  <w:style w:type="character" w:customStyle="1" w:styleId="WW8Num5z0">
    <w:name w:val="WW8Num5z0"/>
    <w:rPr>
      <w:rFonts w:ascii="Symbol" w:hAnsi="Symbol" w:cs="Symbol"/>
    </w:rPr>
  </w:style>
  <w:style w:type="character" w:customStyle="1" w:styleId="WW8Num6z0">
    <w:name w:val="WW8Num6z0"/>
    <w:rPr>
      <w:rFonts w:ascii="Symbol" w:hAnsi="Symbol" w:cs="Symbol"/>
      <w:lang w:val="en-US"/>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rPr>
      <w:rFonts w:ascii="Symbol" w:hAnsi="Symbol" w:cs="Symbol"/>
    </w:rPr>
  </w:style>
  <w:style w:type="character" w:customStyle="1" w:styleId="WW8Num10z0">
    <w:name w:val="WW8Num10z0"/>
    <w:rPr>
      <w:rFonts w:cs="Symbol"/>
    </w:rPr>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4">
    <w:name w:val="WW8Num11z4"/>
    <w:rPr>
      <w:rFonts w:hint="default"/>
    </w:rPr>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3">
    <w:name w:val="WW8Num12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2z4">
    <w:name w:val="WW8Num12z4"/>
    <w:rPr>
      <w:rFonts w:hint="default"/>
    </w:rPr>
  </w:style>
  <w:style w:type="character" w:customStyle="1" w:styleId="WW8Num13z0">
    <w:name w:val="WW8Num13z0"/>
    <w:rPr>
      <w:rFonts w:ascii="Symbol" w:hAnsi="Symbol" w:cs="Times New Roman" w:hint="default"/>
      <w:b w:val="0"/>
      <w:i w:val="0"/>
      <w:color w:val="747678"/>
      <w:sz w:val="22"/>
      <w:szCs w:val="22"/>
    </w:rPr>
  </w:style>
  <w:style w:type="character" w:customStyle="1" w:styleId="WW8Num13z1">
    <w:name w:val="WW8Num13z1"/>
    <w:rPr>
      <w:rFonts w:ascii="Times New Roman" w:hAnsi="Times New Roman" w:cs="Times New Roman" w:hint="default"/>
      <w:color w:val="auto"/>
    </w:rPr>
  </w:style>
  <w:style w:type="character" w:customStyle="1" w:styleId="WW8Num13z3">
    <w:name w:val="WW8Num13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3z4">
    <w:name w:val="WW8Num13z4"/>
    <w:rPr>
      <w:rFonts w:hint="default"/>
    </w:rPr>
  </w:style>
  <w:style w:type="character" w:customStyle="1" w:styleId="WW8Num14z0">
    <w:name w:val="WW8Num14z0"/>
    <w:rPr>
      <w:rFonts w:ascii="Symbol" w:hAnsi="Symbol" w:cs="Symbol" w:hint="default"/>
      <w:b w:val="0"/>
      <w:i w:val="0"/>
      <w:color w:val="808080"/>
      <w:sz w:val="22"/>
    </w:rPr>
  </w:style>
  <w:style w:type="character" w:customStyle="1" w:styleId="WW8Num15z0">
    <w:name w:val="WW8Num15z0"/>
    <w:rPr>
      <w:rFonts w:ascii="Times New Roman" w:eastAsia="Times New Roman" w:hAnsi="Times New Roman" w:cs="Times New Roman" w:hint="default"/>
    </w:rPr>
  </w:style>
  <w:style w:type="character" w:customStyle="1" w:styleId="WW8Num16z0">
    <w:name w:val="WW8Num16z0"/>
    <w:rPr>
      <w:rFonts w:hint="default"/>
    </w:rPr>
  </w:style>
  <w:style w:type="character" w:customStyle="1" w:styleId="WW8Num16z1">
    <w:name w:val="WW8Num16z1"/>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DefaultParagraphFont1">
    <w:name w:val="Default Paragraph Font1"/>
  </w:style>
  <w:style w:type="character" w:customStyle="1" w:styleId="WW-DefaultParagraphFont">
    <w:name w:val="WW-Default Paragraph Font"/>
  </w:style>
  <w:style w:type="character" w:customStyle="1" w:styleId="WW-DefaultParagraphFont1">
    <w:name w:val="WW-Default Paragraph Font1"/>
  </w:style>
  <w:style w:type="character" w:customStyle="1" w:styleId="WW8Num1z3">
    <w:name w:val="WW8Num1z3"/>
    <w:rPr>
      <w:rFonts w:ascii="Wingdings" w:hAnsi="Wingdings" w:cs="Wingdings" w:hint="default"/>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2">
    <w:name w:val="WW8Num11z2"/>
    <w:rPr>
      <w:rFonts w:ascii="Wingdings" w:hAnsi="Wingdings" w:cs="Wingdings" w:hint="default"/>
    </w:rPr>
  </w:style>
  <w:style w:type="character" w:customStyle="1" w:styleId="WW8Num12z2">
    <w:name w:val="WW8Num12z2"/>
    <w:rPr>
      <w:rFonts w:ascii="Wingdings" w:hAnsi="Wingdings" w:cs="Wingdings" w:hint="default"/>
    </w:rPr>
  </w:style>
  <w:style w:type="character" w:customStyle="1" w:styleId="WW8Num14z1">
    <w:name w:val="WW8Num14z1"/>
    <w:rPr>
      <w:rFonts w:ascii="Times New Roman" w:hAnsi="Times New Roman" w:cs="Times New Roman" w:hint="default"/>
      <w:color w:val="auto"/>
    </w:rPr>
  </w:style>
  <w:style w:type="character" w:customStyle="1" w:styleId="WW8Num14z3">
    <w:name w:val="WW8Num14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4">
    <w:name w:val="WW8Num14z4"/>
    <w:rPr>
      <w:rFonts w:hint="default"/>
    </w:rPr>
  </w:style>
  <w:style w:type="character" w:customStyle="1" w:styleId="WW8Num15z1">
    <w:name w:val="WW8Num15z1"/>
    <w:rPr>
      <w:rFonts w:ascii="Courier New" w:hAnsi="Courier New" w:cs="Courier New" w:hint="default"/>
    </w:rPr>
  </w:style>
  <w:style w:type="character" w:customStyle="1" w:styleId="WW8Num15z2">
    <w:name w:val="WW8Num15z2"/>
    <w:rPr>
      <w:rFonts w:ascii="Wingdings" w:hAnsi="Wingdings" w:cs="Wingdings" w:hint="default"/>
    </w:rPr>
  </w:style>
  <w:style w:type="character" w:customStyle="1" w:styleId="WW8Num15z3">
    <w:name w:val="WW8Num15z3"/>
    <w:rPr>
      <w:rFonts w:ascii="Symbol" w:hAnsi="Symbol" w:cs="Symbol" w:hint="default"/>
    </w:rPr>
  </w:style>
  <w:style w:type="character" w:customStyle="1" w:styleId="WW8Num16z2">
    <w:name w:val="WW8Num16z2"/>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rPr>
      <w:rFonts w:ascii="Symbol" w:hAnsi="Symbol" w:cs="Symbol" w:hint="default"/>
    </w:rPr>
  </w:style>
  <w:style w:type="character" w:customStyle="1" w:styleId="WW8Num18z1">
    <w:name w:val="WW8Num18z1"/>
    <w:rPr>
      <w:rFonts w:ascii="Courier New" w:hAnsi="Courier New" w:cs="Courier New" w:hint="default"/>
    </w:rPr>
  </w:style>
  <w:style w:type="character" w:customStyle="1" w:styleId="WW8Num18z2">
    <w:name w:val="WW8Num18z2"/>
    <w:rPr>
      <w:rFonts w:ascii="Wingdings" w:hAnsi="Wingdings" w:cs="Wingdings" w:hint="default"/>
    </w:rPr>
  </w:style>
  <w:style w:type="character" w:customStyle="1" w:styleId="WW8Num19z0">
    <w:name w:val="WW8Num19z0"/>
    <w:rPr>
      <w:rFonts w:ascii="Symbol" w:hAnsi="Symbol" w:cs="Arial" w:hint="default"/>
      <w:b w:val="0"/>
      <w:bCs w:val="0"/>
      <w:i w:val="0"/>
      <w:iCs w:val="0"/>
      <w:color w:val="747678"/>
      <w:sz w:val="20"/>
      <w:szCs w:val="20"/>
    </w:rPr>
  </w:style>
  <w:style w:type="character" w:customStyle="1" w:styleId="WW8Num19z1">
    <w:name w:val="WW8Num19z1"/>
    <w:rPr>
      <w:rFonts w:ascii="Times New Roman" w:hAnsi="Times New Roman" w:cs="Times New Roman" w:hint="default"/>
      <w:color w:val="auto"/>
    </w:rPr>
  </w:style>
  <w:style w:type="character" w:customStyle="1" w:styleId="WW8Num19z3">
    <w:name w:val="WW8Num19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9z4">
    <w:name w:val="WW8Num19z4"/>
    <w:rPr>
      <w:rFonts w:hint="default"/>
    </w:rPr>
  </w:style>
  <w:style w:type="character" w:customStyle="1" w:styleId="WW8Num20z0">
    <w:name w:val="WW8Num20z0"/>
    <w:rPr>
      <w:rFonts w:ascii="Symbol" w:hAnsi="Symbol" w:cs="Symbol" w:hint="default"/>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WW8Num21z0">
    <w:name w:val="WW8Num21z0"/>
    <w:rPr>
      <w:rFonts w:ascii="Arial" w:eastAsia="Arial" w:hAnsi="Arial" w:cs="Arial"/>
    </w:rPr>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ascii="Symbol" w:hAnsi="Symbol" w:cs="Symbol" w:hint="default"/>
      <w:sz w:val="24"/>
    </w:rPr>
  </w:style>
  <w:style w:type="character" w:customStyle="1" w:styleId="WW8Num24z1">
    <w:name w:val="WW8Num24z1"/>
    <w:rPr>
      <w:rFonts w:ascii="Courier New" w:hAnsi="Courier New" w:cs="Courier New" w:hint="default"/>
    </w:rPr>
  </w:style>
  <w:style w:type="character" w:customStyle="1" w:styleId="WW8Num24z2">
    <w:name w:val="WW8Num24z2"/>
    <w:rPr>
      <w:rFonts w:ascii="Wingdings" w:hAnsi="Wingdings" w:cs="Wingdings" w:hint="default"/>
    </w:rPr>
  </w:style>
  <w:style w:type="character" w:customStyle="1" w:styleId="WW8Num25z0">
    <w:name w:val="WW8Num25z0"/>
    <w:rPr>
      <w:rFonts w:ascii="Times New Roman" w:eastAsia="Times New Roman" w:hAnsi="Times New Roman" w:cs="Times New Roman" w:hint="default"/>
    </w:rPr>
  </w:style>
  <w:style w:type="character" w:customStyle="1" w:styleId="WW8Num25z1">
    <w:name w:val="WW8Num25z1"/>
    <w:rPr>
      <w:rFonts w:ascii="Courier New" w:hAnsi="Courier New" w:cs="Courier New" w:hint="default"/>
    </w:rPr>
  </w:style>
  <w:style w:type="character" w:customStyle="1" w:styleId="WW8Num25z2">
    <w:name w:val="WW8Num25z2"/>
    <w:rPr>
      <w:rFonts w:ascii="Wingdings" w:hAnsi="Wingdings" w:cs="Wingdings" w:hint="default"/>
    </w:rPr>
  </w:style>
  <w:style w:type="character" w:customStyle="1" w:styleId="WW8Num25z3">
    <w:name w:val="WW8Num25z3"/>
    <w:rPr>
      <w:rFonts w:ascii="Symbol" w:hAnsi="Symbol" w:cs="Symbol" w:hint="default"/>
    </w:rPr>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Times New Roman" w:eastAsia="Times New Roman" w:hAnsi="Times New Roman" w:cs="Times New Roman" w:hint="default"/>
    </w:rPr>
  </w:style>
  <w:style w:type="character" w:customStyle="1" w:styleId="WW8Num27z1">
    <w:name w:val="WW8Num27z1"/>
    <w:rPr>
      <w:rFonts w:ascii="Courier New" w:hAnsi="Courier New" w:cs="Courier New" w:hint="default"/>
    </w:rPr>
  </w:style>
  <w:style w:type="character" w:customStyle="1" w:styleId="WW8Num27z2">
    <w:name w:val="WW8Num27z2"/>
    <w:rPr>
      <w:rFonts w:ascii="Wingdings" w:hAnsi="Wingdings" w:cs="Wingdings" w:hint="default"/>
    </w:rPr>
  </w:style>
  <w:style w:type="character" w:customStyle="1" w:styleId="WW8Num27z3">
    <w:name w:val="WW8Num27z3"/>
    <w:rPr>
      <w:rFonts w:ascii="Symbol" w:hAnsi="Symbol" w:cs="Symbol" w:hint="default"/>
    </w:rPr>
  </w:style>
  <w:style w:type="character" w:customStyle="1" w:styleId="WW8Num28z0">
    <w:name w:val="WW8Num28z0"/>
    <w:rPr>
      <w:rFonts w:ascii="Symbol" w:hAnsi="Symbol" w:cs="Symbol" w:hint="default"/>
    </w:rPr>
  </w:style>
  <w:style w:type="character" w:customStyle="1" w:styleId="WW8Num28z1">
    <w:name w:val="WW8Num28z1"/>
    <w:rPr>
      <w:rFonts w:ascii="Courier New" w:hAnsi="Courier New" w:cs="Courier New" w:hint="default"/>
    </w:rPr>
  </w:style>
  <w:style w:type="character" w:customStyle="1" w:styleId="WW8Num28z2">
    <w:name w:val="WW8Num28z2"/>
    <w:rPr>
      <w:rFonts w:ascii="Wingdings" w:hAnsi="Wingdings" w:cs="Wingdings" w:hint="default"/>
    </w:rPr>
  </w:style>
  <w:style w:type="character" w:customStyle="1" w:styleId="WW8Num29z0">
    <w:name w:val="WW8Num29z0"/>
    <w:rPr>
      <w:rFonts w:ascii="Times New Roman" w:eastAsia="Times New Roman" w:hAnsi="Times New Roman" w:cs="Times New Roman"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29z3">
    <w:name w:val="WW8Num29z3"/>
    <w:rPr>
      <w:rFonts w:ascii="Symbol" w:hAnsi="Symbol" w:cs="Symbol" w:hint="default"/>
    </w:rPr>
  </w:style>
  <w:style w:type="character" w:customStyle="1" w:styleId="WW8Num30z0">
    <w:name w:val="WW8Num30z0"/>
    <w:rPr>
      <w:rFonts w:ascii="Times New Roman" w:eastAsia="Times New Roman" w:hAnsi="Times New Roman" w:cs="Times New Roman" w:hint="default"/>
    </w:rPr>
  </w:style>
  <w:style w:type="character" w:customStyle="1" w:styleId="WW8Num30z1">
    <w:name w:val="WW8Num30z1"/>
    <w:rPr>
      <w:rFonts w:ascii="Courier New" w:hAnsi="Courier New" w:cs="Courier New" w:hint="default"/>
    </w:rPr>
  </w:style>
  <w:style w:type="character" w:customStyle="1" w:styleId="WW8Num30z2">
    <w:name w:val="WW8Num30z2"/>
    <w:rPr>
      <w:rFonts w:ascii="Wingdings" w:hAnsi="Wingdings" w:cs="Wingdings" w:hint="default"/>
    </w:rPr>
  </w:style>
  <w:style w:type="character" w:customStyle="1" w:styleId="WW8Num30z3">
    <w:name w:val="WW8Num30z3"/>
    <w:rPr>
      <w:rFonts w:ascii="Symbol" w:hAnsi="Symbol" w:cs="Symbol" w:hint="default"/>
    </w:rPr>
  </w:style>
  <w:style w:type="character" w:customStyle="1" w:styleId="WW8Num31z0">
    <w:name w:val="WW8Num31z0"/>
    <w:rPr>
      <w:rFonts w:ascii="Symbol" w:hAnsi="Symbol" w:cs="Symbol" w:hint="default"/>
    </w:rPr>
  </w:style>
  <w:style w:type="character" w:customStyle="1" w:styleId="WW8Num31z1">
    <w:name w:val="WW8Num31z1"/>
    <w:rPr>
      <w:rFonts w:ascii="Courier New" w:hAnsi="Courier New" w:cs="Courier New" w:hint="default"/>
    </w:rPr>
  </w:style>
  <w:style w:type="character" w:customStyle="1" w:styleId="WW8Num31z2">
    <w:name w:val="WW8Num31z2"/>
    <w:rPr>
      <w:rFonts w:ascii="Wingdings" w:hAnsi="Wingdings" w:cs="Wingdings" w:hint="default"/>
    </w:rPr>
  </w:style>
  <w:style w:type="character" w:customStyle="1" w:styleId="WW8Num32z0">
    <w:name w:val="WW8Num32z0"/>
    <w:rPr>
      <w:rFonts w:ascii="Symbol" w:hAnsi="Symbol" w:cs="Symbol" w:hint="default"/>
    </w:rPr>
  </w:style>
  <w:style w:type="character" w:customStyle="1" w:styleId="WW8Num32z1">
    <w:name w:val="WW8Num32z1"/>
    <w:rPr>
      <w:rFonts w:ascii="Courier New" w:hAnsi="Courier New" w:cs="Courier New" w:hint="default"/>
    </w:rPr>
  </w:style>
  <w:style w:type="character" w:customStyle="1" w:styleId="WW8Num32z2">
    <w:name w:val="WW8Num32z2"/>
    <w:rPr>
      <w:rFonts w:ascii="Wingdings" w:hAnsi="Wingdings" w:cs="Wingdings" w:hint="default"/>
    </w:rPr>
  </w:style>
  <w:style w:type="character" w:customStyle="1" w:styleId="WW8Num33z0">
    <w:name w:val="WW8Num33z0"/>
    <w:rPr>
      <w:rFonts w:ascii="Symbol" w:hAnsi="Symbol" w:cs="Symbol" w:hint="default"/>
      <w:b w:val="0"/>
      <w:i w:val="0"/>
      <w:color w:val="808080"/>
      <w:sz w:val="22"/>
    </w:rPr>
  </w:style>
  <w:style w:type="character" w:customStyle="1" w:styleId="WW8Num33z1">
    <w:name w:val="WW8Num33z1"/>
    <w:rPr>
      <w:rFonts w:ascii="Times New Roman" w:hAnsi="Times New Roman" w:cs="Times New Roman" w:hint="default"/>
      <w:color w:val="auto"/>
    </w:rPr>
  </w:style>
  <w:style w:type="character" w:customStyle="1" w:styleId="WW8Num33z3">
    <w:name w:val="WW8Num33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3z4">
    <w:name w:val="WW8Num33z4"/>
    <w:rPr>
      <w:rFonts w:hint="default"/>
    </w:rPr>
  </w:style>
  <w:style w:type="character" w:customStyle="1" w:styleId="WW8Num34z0">
    <w:name w:val="WW8Num34z0"/>
    <w:rPr>
      <w:rFonts w:ascii="Symbol" w:hAnsi="Symbol" w:cs="Symbol"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5z0">
    <w:name w:val="WW8Num35z0"/>
    <w:rPr>
      <w:rFonts w:ascii="Arial" w:hAnsi="Arial" w:cs="Arial" w:hint="default"/>
      <w:b/>
      <w:i w:val="0"/>
      <w:caps w:val="0"/>
      <w:smallCaps w:val="0"/>
      <w:strike w:val="0"/>
      <w:dstrike w:val="0"/>
      <w:vanish w:val="0"/>
      <w:color w:val="000000"/>
      <w:position w:val="0"/>
      <w:sz w:val="36"/>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5z1">
    <w:name w:val="WW8Num35z1"/>
    <w:rPr>
      <w:rFonts w:hint="default"/>
    </w:rPr>
  </w:style>
  <w:style w:type="character" w:customStyle="1" w:styleId="WW8Num35z2">
    <w:name w:val="WW8Num35z2"/>
    <w:rPr>
      <w:rFonts w:ascii="Symbol" w:hAnsi="Symbol" w:cs="Symbol"/>
      <w:b/>
      <w:bCs/>
      <w:smallCaps/>
      <w:sz w:val="24"/>
      <w:szCs w:val="26"/>
      <w:lang w:val="x-none" w:eastAsia="x-none" w:bidi="x-none"/>
    </w:rPr>
  </w:style>
  <w:style w:type="character" w:customStyle="1" w:styleId="WW8Num36z0">
    <w:name w:val="WW8Num36z0"/>
    <w:rPr>
      <w:rFonts w:ascii="Symbol" w:hAnsi="Symbol" w:cs="Symbol" w:hint="default"/>
    </w:rPr>
  </w:style>
  <w:style w:type="character" w:customStyle="1" w:styleId="WW8Num36z1">
    <w:name w:val="WW8Num36z1"/>
    <w:rPr>
      <w:rFonts w:ascii="Courier New" w:hAnsi="Courier New" w:cs="Courier New" w:hint="default"/>
    </w:rPr>
  </w:style>
  <w:style w:type="character" w:customStyle="1" w:styleId="WW8Num36z2">
    <w:name w:val="WW8Num36z2"/>
    <w:rPr>
      <w:rFonts w:ascii="Wingdings" w:hAnsi="Wingdings" w:cs="Wingdings" w:hint="default"/>
    </w:rPr>
  </w:style>
  <w:style w:type="character" w:customStyle="1" w:styleId="WW8Num37z0">
    <w:name w:val="WW8Num37z0"/>
    <w:rPr>
      <w:rFonts w:ascii="Symbol" w:hAnsi="Symbol" w:cs="Symbol" w:hint="default"/>
    </w:rPr>
  </w:style>
  <w:style w:type="character" w:customStyle="1" w:styleId="WW8Num37z1">
    <w:name w:val="WW8Num37z1"/>
    <w:rPr>
      <w:rFonts w:ascii="Courier New" w:hAnsi="Courier New" w:cs="Courier New" w:hint="default"/>
    </w:rPr>
  </w:style>
  <w:style w:type="character" w:customStyle="1" w:styleId="WW8Num37z2">
    <w:name w:val="WW8Num37z2"/>
    <w:rPr>
      <w:rFonts w:ascii="Wingdings" w:hAnsi="Wingdings" w:cs="Wingdings" w:hint="default"/>
    </w:rPr>
  </w:style>
  <w:style w:type="character" w:customStyle="1" w:styleId="WW8Num38z0">
    <w:name w:val="WW8Num38z0"/>
    <w:rPr>
      <w:rFonts w:ascii="Symbol" w:hAnsi="Symbol" w:cs="Symbol" w:hint="default"/>
    </w:rPr>
  </w:style>
  <w:style w:type="character" w:customStyle="1" w:styleId="WW8Num38z1">
    <w:name w:val="WW8Num38z1"/>
    <w:rPr>
      <w:rFonts w:ascii="Courier New" w:hAnsi="Courier New" w:cs="Courier New" w:hint="default"/>
    </w:rPr>
  </w:style>
  <w:style w:type="character" w:customStyle="1" w:styleId="WW8Num38z2">
    <w:name w:val="WW8Num38z2"/>
    <w:rPr>
      <w:rFonts w:ascii="Wingdings" w:hAnsi="Wingdings" w:cs="Wingdings" w:hint="default"/>
    </w:rPr>
  </w:style>
  <w:style w:type="character" w:customStyle="1" w:styleId="WW8Num39z0">
    <w:name w:val="WW8Num39z0"/>
    <w:rPr>
      <w:rFonts w:ascii="Symbol" w:hAnsi="Symbol" w:cs="Symbol" w:hint="default"/>
    </w:rPr>
  </w:style>
  <w:style w:type="character" w:customStyle="1" w:styleId="WW8Num39z1">
    <w:name w:val="WW8Num39z1"/>
    <w:rPr>
      <w:rFonts w:ascii="Courier New" w:hAnsi="Courier New" w:cs="Courier New" w:hint="default"/>
    </w:rPr>
  </w:style>
  <w:style w:type="character" w:customStyle="1" w:styleId="WW8Num39z2">
    <w:name w:val="WW8Num39z2"/>
    <w:rPr>
      <w:rFonts w:ascii="Wingdings" w:hAnsi="Wingdings" w:cs="Wingdings" w:hint="default"/>
    </w:rPr>
  </w:style>
  <w:style w:type="character" w:customStyle="1" w:styleId="WW8Num40z0">
    <w:name w:val="WW8Num40z0"/>
    <w:rPr>
      <w:rFonts w:ascii="Arial" w:eastAsia="Arial" w:hAnsi="Arial" w:cs="Arial"/>
    </w:rPr>
  </w:style>
  <w:style w:type="character" w:customStyle="1" w:styleId="WW8Num41z0">
    <w:name w:val="WW8Num41z0"/>
    <w:rPr>
      <w:rFonts w:ascii="Symbol" w:hAnsi="Symbol" w:cs="Symbol" w:hint="default"/>
    </w:rPr>
  </w:style>
  <w:style w:type="character" w:customStyle="1" w:styleId="WW8Num41z1">
    <w:name w:val="WW8Num41z1"/>
    <w:rPr>
      <w:rFonts w:ascii="Courier New" w:hAnsi="Courier New" w:cs="Courier New" w:hint="default"/>
    </w:rPr>
  </w:style>
  <w:style w:type="character" w:customStyle="1" w:styleId="WW8Num41z2">
    <w:name w:val="WW8Num41z2"/>
    <w:rPr>
      <w:rFonts w:ascii="Wingdings" w:hAnsi="Wingdings" w:cs="Wingdings" w:hint="default"/>
    </w:rPr>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ascii="Symbol" w:hAnsi="Symbol" w:cs="Symbol" w:hint="default"/>
    </w:rPr>
  </w:style>
  <w:style w:type="character" w:customStyle="1" w:styleId="WW8Num43z1">
    <w:name w:val="WW8Num43z1"/>
    <w:rPr>
      <w:rFonts w:ascii="Courier New" w:hAnsi="Courier New" w:cs="Courier New" w:hint="default"/>
    </w:rPr>
  </w:style>
  <w:style w:type="character" w:customStyle="1" w:styleId="WW8Num43z2">
    <w:name w:val="WW8Num43z2"/>
    <w:rPr>
      <w:rFonts w:ascii="Wingdings" w:hAnsi="Wingdings" w:cs="Wingdings" w:hint="default"/>
    </w:rPr>
  </w:style>
  <w:style w:type="character" w:customStyle="1" w:styleId="WW8Num44z0">
    <w:name w:val="WW8Num44z0"/>
    <w:rPr>
      <w:rFonts w:ascii="Times New Roman" w:eastAsia="Times New Roman" w:hAnsi="Times New Roman" w:cs="Times New Roman" w:hint="default"/>
    </w:rPr>
  </w:style>
  <w:style w:type="character" w:customStyle="1" w:styleId="WW8Num44z1">
    <w:name w:val="WW8Num44z1"/>
    <w:rPr>
      <w:rFonts w:ascii="Courier New" w:hAnsi="Courier New" w:cs="Courier New" w:hint="default"/>
    </w:rPr>
  </w:style>
  <w:style w:type="character" w:customStyle="1" w:styleId="WW8Num44z2">
    <w:name w:val="WW8Num44z2"/>
    <w:rPr>
      <w:rFonts w:ascii="Wingdings" w:hAnsi="Wingdings" w:cs="Wingdings" w:hint="default"/>
    </w:rPr>
  </w:style>
  <w:style w:type="character" w:customStyle="1" w:styleId="WW8Num44z3">
    <w:name w:val="WW8Num44z3"/>
    <w:rPr>
      <w:rFonts w:ascii="Symbol" w:hAnsi="Symbol" w:cs="Symbol" w:hint="default"/>
    </w:rPr>
  </w:style>
  <w:style w:type="character" w:customStyle="1" w:styleId="WW-DefaultParagraphFont11">
    <w:name w:val="WW-Default Paragraph Font11"/>
  </w:style>
  <w:style w:type="character" w:customStyle="1" w:styleId="FooterChar">
    <w:name w:val="Footer Char"/>
    <w:rPr>
      <w:rFonts w:ascii="Arial" w:hAnsi="Arial" w:cs="Arial"/>
      <w:szCs w:val="24"/>
    </w:rPr>
  </w:style>
  <w:style w:type="character" w:styleId="PageNumber">
    <w:name w:val="page number"/>
    <w:rPr>
      <w:rFonts w:ascii="Arial" w:hAnsi="Arial" w:cs="Arial"/>
      <w:strike w:val="0"/>
      <w:dstrike w:val="0"/>
      <w:color w:val="auto"/>
      <w:position w:val="0"/>
      <w:sz w:val="20"/>
      <w:u w:val="none"/>
      <w:shd w:val="clear" w:color="auto" w:fill="auto"/>
      <w:vertAlign w:val="baseline"/>
    </w:rPr>
  </w:style>
  <w:style w:type="character" w:customStyle="1" w:styleId="CoverAddressCharChar">
    <w:name w:val="Cover Address Char Char"/>
    <w:rPr>
      <w:rFonts w:ascii="Arial" w:hAnsi="Arial" w:cs="Arial"/>
      <w:b/>
      <w:bCs/>
      <w:color w:val="FFFFFF"/>
      <w:szCs w:val="24"/>
      <w:lang w:val="en-US" w:eastAsia="ar-SA" w:bidi="ar-SA"/>
    </w:rPr>
  </w:style>
  <w:style w:type="character" w:customStyle="1" w:styleId="DocumentMapChar">
    <w:name w:val="Document Map Char"/>
    <w:rPr>
      <w:rFonts w:ascii="Tahoma" w:hAnsi="Tahoma" w:cs="Tahoma"/>
      <w:sz w:val="16"/>
      <w:szCs w:val="16"/>
    </w:rPr>
  </w:style>
  <w:style w:type="character" w:customStyle="1" w:styleId="FootnoteTextChar">
    <w:name w:val="Footnote Text Char"/>
    <w:rPr>
      <w:rFonts w:ascii="Arial" w:hAnsi="Arial" w:cs="Arial"/>
      <w:sz w:val="18"/>
    </w:rPr>
  </w:style>
  <w:style w:type="character" w:styleId="Hyperlink">
    <w:name w:val="Hyperlink"/>
    <w:uiPriority w:val="99"/>
    <w:rPr>
      <w:color w:val="0000FF"/>
      <w:u w:val="single"/>
    </w:rPr>
  </w:style>
  <w:style w:type="character" w:customStyle="1" w:styleId="TitleChar">
    <w:name w:val="Title Char"/>
    <w:rPr>
      <w:rFonts w:ascii="Arial" w:hAnsi="Arial" w:cs="Arial"/>
      <w:b/>
      <w:bCs/>
      <w:caps/>
      <w:color w:val="747678"/>
      <w:kern w:val="1"/>
      <w:sz w:val="48"/>
      <w:szCs w:val="32"/>
      <w:lang w:val="en-US"/>
    </w:rPr>
  </w:style>
  <w:style w:type="character" w:customStyle="1" w:styleId="FootnoteCharacters">
    <w:name w:val="Footnote Characters"/>
    <w:rPr>
      <w:rFonts w:ascii="Arial" w:hAnsi="Arial" w:cs="Arial"/>
      <w:color w:val="000080"/>
      <w:vertAlign w:val="superscript"/>
    </w:rPr>
  </w:style>
  <w:style w:type="character" w:customStyle="1" w:styleId="PlainTextChar">
    <w:name w:val="Plain Text Char"/>
    <w:rPr>
      <w:rFonts w:ascii="Consolas" w:eastAsia="Calibri" w:hAnsi="Consolas" w:cs="Consolas"/>
      <w:sz w:val="21"/>
      <w:szCs w:val="21"/>
    </w:rPr>
  </w:style>
  <w:style w:type="character" w:customStyle="1" w:styleId="CommentTextChar">
    <w:name w:val="Comment Text Char"/>
    <w:basedOn w:val="WW-DefaultParagraphFont11"/>
  </w:style>
  <w:style w:type="character" w:customStyle="1" w:styleId="Heading4Char">
    <w:name w:val="Heading 4 Char"/>
    <w:rPr>
      <w:rFonts w:ascii="Arial" w:hAnsi="Arial" w:cs="Arial"/>
      <w:b/>
      <w:bCs/>
      <w:sz w:val="22"/>
      <w:szCs w:val="22"/>
    </w:rPr>
  </w:style>
  <w:style w:type="character" w:customStyle="1" w:styleId="HighlightedVariable">
    <w:name w:val="Highlighted Variable"/>
    <w:rPr>
      <w:color w:val="0000FF"/>
    </w:rPr>
  </w:style>
  <w:style w:type="character" w:customStyle="1" w:styleId="apple-style-span">
    <w:name w:val="apple-style-span"/>
    <w:basedOn w:val="WW-DefaultParagraphFont11"/>
  </w:style>
  <w:style w:type="character" w:styleId="FollowedHyperlink">
    <w:name w:val="FollowedHyperlink"/>
    <w:rPr>
      <w:color w:val="800080"/>
      <w:u w:val="single"/>
    </w:rPr>
  </w:style>
  <w:style w:type="character" w:customStyle="1" w:styleId="BalloonTextChar">
    <w:name w:val="Balloon Text Char"/>
    <w:rPr>
      <w:rFonts w:ascii="Tahoma" w:hAnsi="Tahoma" w:cs="Tahoma"/>
      <w:sz w:val="16"/>
      <w:szCs w:val="16"/>
    </w:rPr>
  </w:style>
  <w:style w:type="character" w:customStyle="1" w:styleId="BodyTextChar">
    <w:name w:val="Body Text Char"/>
    <w:rPr>
      <w:rFonts w:ascii="Arial" w:hAnsi="Arial" w:cs="Arial"/>
      <w:szCs w:val="24"/>
    </w:rPr>
  </w:style>
  <w:style w:type="character" w:customStyle="1" w:styleId="TableFill">
    <w:name w:val="Table Fill"/>
    <w:rPr>
      <w:rFonts w:ascii="Arial" w:hAnsi="Arial" w:cs="Arial"/>
      <w:sz w:val="16"/>
    </w:rPr>
  </w:style>
  <w:style w:type="character" w:customStyle="1" w:styleId="normalChar">
    <w:name w:val="normal Char"/>
    <w:rPr>
      <w:rFonts w:ascii="Arial" w:eastAsia="Arial" w:hAnsi="Arial" w:cs="Arial"/>
      <w:color w:val="000000"/>
      <w:szCs w:val="22"/>
      <w:lang w:eastAsia="ar-SA" w:bidi="ar-SA"/>
    </w:rPr>
  </w:style>
  <w:style w:type="character" w:customStyle="1" w:styleId="ColumnHeaderChar">
    <w:name w:val="Column Header Char"/>
    <w:rPr>
      <w:rFonts w:ascii="Arial" w:eastAsia="Arial" w:hAnsi="Arial" w:cs="Arial"/>
      <w:color w:val="FFFFFF"/>
      <w:szCs w:val="22"/>
    </w:rPr>
  </w:style>
  <w:style w:type="character" w:customStyle="1" w:styleId="Heading5Char">
    <w:name w:val="Heading 5 Char"/>
    <w:rPr>
      <w:rFonts w:ascii="Arial" w:hAnsi="Arial" w:cs="Arial"/>
      <w:szCs w:val="24"/>
    </w:rPr>
  </w:style>
  <w:style w:type="character" w:customStyle="1" w:styleId="IndexLink">
    <w:name w:val="Index Link"/>
  </w:style>
  <w:style w:type="character" w:styleId="CommentReference">
    <w:name w:val="annotation reference"/>
    <w:rPr>
      <w:sz w:val="16"/>
      <w:szCs w:val="16"/>
    </w:rPr>
  </w:style>
  <w:style w:type="character" w:customStyle="1" w:styleId="CommentTextChar1">
    <w:name w:val="Comment Text Char1"/>
  </w:style>
  <w:style w:type="character" w:customStyle="1" w:styleId="CommentSubjectChar">
    <w:name w:val="Comment Subject Char"/>
    <w:rPr>
      <w:rFonts w:ascii="Arial" w:hAnsi="Arial" w:cs="Arial"/>
      <w:b/>
      <w:bCs/>
    </w:rPr>
  </w:style>
  <w:style w:type="paragraph" w:customStyle="1" w:styleId="Heading">
    <w:name w:val="Heading"/>
    <w:basedOn w:val="Normal"/>
    <w:next w:val="BodyText"/>
    <w:pPr>
      <w:keepNext/>
      <w:spacing w:before="240"/>
    </w:pPr>
    <w:rPr>
      <w:rFonts w:eastAsia="Microsoft YaHei" w:cs="Mangal"/>
      <w:sz w:val="28"/>
      <w:szCs w:val="28"/>
    </w:rPr>
  </w:style>
  <w:style w:type="paragraph" w:styleId="BodyText">
    <w:name w:val="Body Text"/>
    <w:basedOn w:val="Normal"/>
    <w:rPr>
      <w:lang w:val="x-none"/>
    </w:rPr>
  </w:style>
  <w:style w:type="paragraph" w:styleId="List">
    <w:name w:val="List"/>
    <w:basedOn w:val="BodyText"/>
    <w:rPr>
      <w:rFonts w:cs="Mangal"/>
    </w:rPr>
  </w:style>
  <w:style w:type="paragraph" w:styleId="Caption">
    <w:name w:val="caption"/>
    <w:basedOn w:val="Normal"/>
    <w:next w:val="Normal"/>
    <w:qFormat/>
    <w:pPr>
      <w:spacing w:after="240" w:line="240" w:lineRule="auto"/>
    </w:pPr>
    <w:rPr>
      <w:bCs/>
      <w:i/>
      <w:szCs w:val="20"/>
    </w:rPr>
  </w:style>
  <w:style w:type="paragraph" w:customStyle="1" w:styleId="Index">
    <w:name w:val="Index"/>
    <w:basedOn w:val="Normal"/>
    <w:pPr>
      <w:suppressLineNumbers/>
    </w:pPr>
    <w:rPr>
      <w:rFonts w:cs="Mangal"/>
    </w:rPr>
  </w:style>
  <w:style w:type="paragraph" w:styleId="ListNumber4">
    <w:name w:val="List Number 4"/>
    <w:basedOn w:val="Normal"/>
    <w:pPr>
      <w:numPr>
        <w:numId w:val="2"/>
      </w:numPr>
    </w:pPr>
  </w:style>
  <w:style w:type="paragraph" w:customStyle="1" w:styleId="BackCoverCopyright">
    <w:name w:val="Back Cover Copyright"/>
    <w:basedOn w:val="Normal"/>
    <w:pPr>
      <w:spacing w:before="180" w:after="0" w:line="160" w:lineRule="exact"/>
    </w:pPr>
    <w:rPr>
      <w:sz w:val="14"/>
      <w:szCs w:val="20"/>
    </w:rPr>
  </w:style>
  <w:style w:type="paragraph" w:customStyle="1" w:styleId="BackCoverText">
    <w:name w:val="Back Cover Text"/>
    <w:basedOn w:val="Normal"/>
    <w:pPr>
      <w:spacing w:before="0" w:after="60" w:line="240" w:lineRule="auto"/>
    </w:pPr>
    <w:rPr>
      <w:rFonts w:eastAsia="Times"/>
      <w:iCs/>
      <w:sz w:val="18"/>
      <w:szCs w:val="20"/>
    </w:rPr>
  </w:style>
  <w:style w:type="paragraph" w:customStyle="1" w:styleId="BackCoverBoilerplate">
    <w:name w:val="Back Cover Boilerplate"/>
    <w:basedOn w:val="BackCoverText"/>
    <w:pPr>
      <w:spacing w:after="180" w:line="220" w:lineRule="exact"/>
    </w:pPr>
    <w:rPr>
      <w:i/>
    </w:rPr>
  </w:style>
  <w:style w:type="paragraph" w:customStyle="1" w:styleId="BackCoverTitle">
    <w:name w:val="Back Cover Title"/>
    <w:basedOn w:val="Heading1"/>
    <w:pPr>
      <w:numPr>
        <w:numId w:val="0"/>
      </w:numPr>
      <w:spacing w:before="240" w:after="0" w:line="240" w:lineRule="auto"/>
    </w:pPr>
    <w:rPr>
      <w:rFonts w:eastAsia="Times"/>
      <w:iCs w:val="0"/>
      <w:sz w:val="18"/>
      <w:szCs w:val="20"/>
    </w:rPr>
  </w:style>
  <w:style w:type="paragraph" w:customStyle="1" w:styleId="Bullet1">
    <w:name w:val="Bullet 1"/>
    <w:basedOn w:val="Normal"/>
    <w:pPr>
      <w:numPr>
        <w:numId w:val="13"/>
      </w:numPr>
      <w:spacing w:before="0" w:after="60"/>
    </w:pPr>
  </w:style>
  <w:style w:type="paragraph" w:customStyle="1" w:styleId="Bullet1NoSpace">
    <w:name w:val="Bullet 1 No Space"/>
    <w:basedOn w:val="Bullet1"/>
    <w:pPr>
      <w:numPr>
        <w:numId w:val="16"/>
      </w:numPr>
      <w:spacing w:after="0"/>
    </w:pPr>
  </w:style>
  <w:style w:type="paragraph" w:customStyle="1" w:styleId="Bullet1Numbered">
    <w:name w:val="Bullet 1 Numbered"/>
    <w:basedOn w:val="Normal"/>
    <w:pPr>
      <w:numPr>
        <w:numId w:val="12"/>
      </w:numPr>
      <w:spacing w:before="0" w:after="60"/>
    </w:pPr>
  </w:style>
  <w:style w:type="paragraph" w:customStyle="1" w:styleId="Bullet2">
    <w:name w:val="Bullet 2"/>
    <w:basedOn w:val="Normal"/>
    <w:pPr>
      <w:numPr>
        <w:numId w:val="11"/>
      </w:numPr>
      <w:spacing w:before="0" w:after="60"/>
      <w:ind w:left="1008" w:firstLine="0"/>
    </w:pPr>
  </w:style>
  <w:style w:type="paragraph" w:customStyle="1" w:styleId="Bullet3">
    <w:name w:val="Bullet 3"/>
    <w:basedOn w:val="Normal"/>
    <w:pPr>
      <w:tabs>
        <w:tab w:val="num" w:pos="720"/>
        <w:tab w:val="left" w:pos="1350"/>
      </w:tabs>
      <w:spacing w:before="0" w:after="60"/>
      <w:ind w:left="1350" w:hanging="270"/>
    </w:pPr>
  </w:style>
  <w:style w:type="paragraph" w:styleId="Footer">
    <w:name w:val="footer"/>
    <w:basedOn w:val="Normal"/>
    <w:pPr>
      <w:tabs>
        <w:tab w:val="center" w:pos="4320"/>
        <w:tab w:val="right" w:pos="8640"/>
      </w:tabs>
    </w:pPr>
    <w:rPr>
      <w:lang w:val="x-none"/>
    </w:rPr>
  </w:style>
  <w:style w:type="paragraph" w:customStyle="1" w:styleId="CoverDate">
    <w:name w:val="Cover Date"/>
    <w:basedOn w:val="Normal"/>
    <w:pPr>
      <w:spacing w:before="560" w:after="300" w:line="360" w:lineRule="exact"/>
      <w:ind w:left="720"/>
    </w:pPr>
    <w:rPr>
      <w:b/>
      <w:bCs/>
      <w:caps/>
      <w:color w:val="FFFFFF"/>
      <w:sz w:val="28"/>
    </w:rPr>
  </w:style>
  <w:style w:type="paragraph" w:customStyle="1" w:styleId="CoverTitle">
    <w:name w:val="Cover Title"/>
    <w:basedOn w:val="Normal"/>
    <w:pPr>
      <w:spacing w:before="0" w:line="520" w:lineRule="exact"/>
      <w:ind w:left="720"/>
    </w:pPr>
    <w:rPr>
      <w:b/>
      <w:caps/>
      <w:color w:val="FFFFFF"/>
      <w:sz w:val="44"/>
    </w:rPr>
  </w:style>
  <w:style w:type="paragraph" w:styleId="Header">
    <w:name w:val="header"/>
    <w:basedOn w:val="Normal"/>
    <w:pPr>
      <w:tabs>
        <w:tab w:val="center" w:pos="5040"/>
      </w:tabs>
      <w:spacing w:before="120" w:line="220" w:lineRule="exact"/>
    </w:pPr>
    <w:rPr>
      <w:caps/>
      <w:sz w:val="18"/>
    </w:rPr>
  </w:style>
  <w:style w:type="paragraph" w:customStyle="1" w:styleId="HighlightText">
    <w:name w:val="Highlight Text"/>
    <w:basedOn w:val="Normal"/>
    <w:pPr>
      <w:spacing w:before="0" w:after="240"/>
    </w:pPr>
    <w:rPr>
      <w:b/>
      <w:color w:val="747678"/>
    </w:rPr>
  </w:style>
  <w:style w:type="paragraph" w:customStyle="1" w:styleId="PictureCoverPage">
    <w:name w:val="Picture_Cover Page"/>
    <w:basedOn w:val="Normal"/>
    <w:pPr>
      <w:spacing w:before="720" w:after="60"/>
      <w:ind w:left="720"/>
    </w:pPr>
  </w:style>
  <w:style w:type="paragraph" w:customStyle="1" w:styleId="CoverAddress">
    <w:name w:val="Cover Address"/>
    <w:basedOn w:val="Normal"/>
    <w:pPr>
      <w:spacing w:before="0" w:line="260" w:lineRule="exact"/>
      <w:ind w:left="720"/>
    </w:pPr>
    <w:rPr>
      <w:b/>
      <w:bCs/>
      <w:color w:val="FFFFFF"/>
    </w:rPr>
  </w:style>
  <w:style w:type="paragraph" w:customStyle="1" w:styleId="ResumeEducation">
    <w:name w:val="Resume Education"/>
    <w:basedOn w:val="Normal"/>
    <w:pPr>
      <w:spacing w:before="0" w:line="240" w:lineRule="auto"/>
      <w:ind w:left="2347" w:hanging="907"/>
    </w:pPr>
    <w:rPr>
      <w:color w:val="000000"/>
      <w:szCs w:val="20"/>
    </w:rPr>
  </w:style>
  <w:style w:type="paragraph" w:customStyle="1" w:styleId="ResumeEnablingTechnologies">
    <w:name w:val="Resume Enabling Technologies"/>
    <w:basedOn w:val="Normal"/>
    <w:pPr>
      <w:spacing w:before="0" w:line="240" w:lineRule="auto"/>
      <w:ind w:left="2347" w:hanging="2347"/>
    </w:pPr>
    <w:rPr>
      <w:color w:val="000000"/>
      <w:szCs w:val="20"/>
    </w:rPr>
  </w:style>
  <w:style w:type="paragraph" w:customStyle="1" w:styleId="ResumeName">
    <w:name w:val="Resume Name"/>
    <w:basedOn w:val="Normal"/>
    <w:pPr>
      <w:spacing w:before="140" w:after="0"/>
      <w:jc w:val="right"/>
    </w:pPr>
    <w:rPr>
      <w:b/>
      <w:color w:val="000000"/>
      <w:szCs w:val="20"/>
    </w:rPr>
  </w:style>
  <w:style w:type="paragraph" w:customStyle="1" w:styleId="ResumeHeading">
    <w:name w:val="Resume Heading"/>
    <w:basedOn w:val="ResumeName"/>
    <w:next w:val="Normal"/>
    <w:pPr>
      <w:keepNext/>
      <w:pBdr>
        <w:top w:val="single" w:sz="4" w:space="3" w:color="000000"/>
      </w:pBdr>
      <w:spacing w:before="120" w:after="120" w:line="240" w:lineRule="auto"/>
      <w:jc w:val="left"/>
    </w:pPr>
  </w:style>
  <w:style w:type="paragraph" w:styleId="Subtitle">
    <w:name w:val="Subtitle"/>
    <w:basedOn w:val="Normal"/>
    <w:next w:val="BodyText"/>
    <w:qFormat/>
    <w:pPr>
      <w:keepNext/>
      <w:spacing w:before="180" w:after="60" w:line="280" w:lineRule="exact"/>
    </w:pPr>
    <w:rPr>
      <w:b/>
      <w:color w:val="747678"/>
      <w:sz w:val="24"/>
    </w:rPr>
  </w:style>
  <w:style w:type="paragraph" w:customStyle="1" w:styleId="TableBullet1">
    <w:name w:val="Table Bullet 1"/>
    <w:pPr>
      <w:tabs>
        <w:tab w:val="left" w:pos="180"/>
        <w:tab w:val="num" w:pos="360"/>
      </w:tabs>
      <w:suppressAutoHyphens/>
      <w:spacing w:before="40" w:after="20" w:line="240" w:lineRule="exact"/>
      <w:ind w:left="360" w:hanging="360"/>
    </w:pPr>
    <w:rPr>
      <w:rFonts w:ascii="Arial" w:hAnsi="Arial" w:cs="Arial"/>
      <w:lang w:eastAsia="ar-SA"/>
    </w:rPr>
  </w:style>
  <w:style w:type="paragraph" w:customStyle="1" w:styleId="TableBullet2">
    <w:name w:val="Table Bullet 2"/>
    <w:basedOn w:val="TableBullet1"/>
    <w:pPr>
      <w:tabs>
        <w:tab w:val="clear" w:pos="180"/>
        <w:tab w:val="clear" w:pos="360"/>
        <w:tab w:val="left" w:pos="450"/>
        <w:tab w:val="num" w:pos="720"/>
      </w:tabs>
      <w:ind w:left="450" w:hanging="180"/>
    </w:pPr>
  </w:style>
  <w:style w:type="paragraph" w:customStyle="1" w:styleId="TableCopy">
    <w:name w:val="Table Copy"/>
    <w:basedOn w:val="TableBullet1"/>
    <w:pPr>
      <w:tabs>
        <w:tab w:val="clear" w:pos="180"/>
        <w:tab w:val="clear" w:pos="360"/>
      </w:tabs>
      <w:spacing w:before="60" w:after="80"/>
      <w:ind w:left="0" w:firstLine="0"/>
    </w:pPr>
  </w:style>
  <w:style w:type="paragraph" w:customStyle="1" w:styleId="TableHead">
    <w:name w:val="Table Head"/>
    <w:basedOn w:val="TableCopy"/>
    <w:pPr>
      <w:keepNext/>
      <w:spacing w:before="120" w:after="120" w:line="260" w:lineRule="exact"/>
    </w:pPr>
    <w:rPr>
      <w:b/>
      <w:color w:val="FFFFFF"/>
    </w:rPr>
  </w:style>
  <w:style w:type="paragraph" w:customStyle="1" w:styleId="TableTitle">
    <w:name w:val="Table Title"/>
    <w:basedOn w:val="TableCopy"/>
    <w:pPr>
      <w:keepNext/>
      <w:spacing w:after="60" w:line="280" w:lineRule="exact"/>
    </w:pPr>
    <w:rPr>
      <w:b/>
      <w:i/>
      <w:sz w:val="24"/>
    </w:rPr>
  </w:style>
  <w:style w:type="paragraph" w:styleId="Title">
    <w:name w:val="Title"/>
    <w:basedOn w:val="Normal"/>
    <w:next w:val="Normal"/>
    <w:qFormat/>
    <w:pPr>
      <w:spacing w:before="240" w:after="180" w:line="480" w:lineRule="exact"/>
    </w:pPr>
    <w:rPr>
      <w:b/>
      <w:bCs/>
      <w:caps/>
      <w:color w:val="747678"/>
      <w:kern w:val="1"/>
      <w:sz w:val="48"/>
      <w:szCs w:val="32"/>
      <w:lang w:val="x-none"/>
    </w:rPr>
  </w:style>
  <w:style w:type="paragraph" w:styleId="TOC1">
    <w:name w:val="toc 1"/>
    <w:basedOn w:val="Normal"/>
    <w:next w:val="Normal"/>
    <w:uiPriority w:val="39"/>
    <w:pPr>
      <w:tabs>
        <w:tab w:val="right" w:pos="9720"/>
      </w:tabs>
      <w:spacing w:before="120" w:line="240" w:lineRule="auto"/>
      <w:ind w:left="2664" w:right="720" w:hanging="504"/>
    </w:pPr>
    <w:rPr>
      <w:b/>
      <w:sz w:val="24"/>
      <w:szCs w:val="32"/>
    </w:rPr>
  </w:style>
  <w:style w:type="paragraph" w:styleId="TOC2">
    <w:name w:val="toc 2"/>
    <w:basedOn w:val="Normal"/>
    <w:next w:val="Normal"/>
    <w:uiPriority w:val="39"/>
    <w:pPr>
      <w:tabs>
        <w:tab w:val="right" w:pos="9720"/>
      </w:tabs>
      <w:spacing w:after="60" w:line="240" w:lineRule="auto"/>
      <w:ind w:left="2880" w:right="720" w:hanging="504"/>
    </w:pPr>
    <w:rPr>
      <w:sz w:val="24"/>
    </w:rPr>
  </w:style>
  <w:style w:type="paragraph" w:styleId="TOC3">
    <w:name w:val="toc 3"/>
    <w:basedOn w:val="Normal"/>
    <w:next w:val="Normal"/>
    <w:uiPriority w:val="39"/>
    <w:pPr>
      <w:tabs>
        <w:tab w:val="right" w:pos="9720"/>
      </w:tabs>
      <w:spacing w:before="40" w:after="40" w:line="240" w:lineRule="auto"/>
      <w:ind w:left="3384" w:right="720" w:hanging="648"/>
    </w:pPr>
    <w:rPr>
      <w:sz w:val="24"/>
    </w:rPr>
  </w:style>
  <w:style w:type="paragraph" w:customStyle="1" w:styleId="TOCTitle">
    <w:name w:val="TOC Title"/>
    <w:basedOn w:val="CoverTitle"/>
    <w:pPr>
      <w:spacing w:after="800"/>
      <w:ind w:left="2160"/>
    </w:pPr>
  </w:style>
  <w:style w:type="paragraph" w:customStyle="1" w:styleId="SectionTitle">
    <w:name w:val="Section Title"/>
    <w:basedOn w:val="CoverTitle"/>
    <w:pPr>
      <w:ind w:right="720"/>
    </w:pPr>
    <w:rPr>
      <w:sz w:val="56"/>
    </w:rPr>
  </w:style>
  <w:style w:type="paragraph" w:styleId="DocumentMap">
    <w:name w:val="Document Map"/>
    <w:basedOn w:val="Normal"/>
    <w:rPr>
      <w:rFonts w:ascii="Tahoma" w:hAnsi="Tahoma" w:cs="Tahoma"/>
      <w:sz w:val="16"/>
      <w:szCs w:val="16"/>
      <w:lang w:val="x-none"/>
    </w:rPr>
  </w:style>
  <w:style w:type="paragraph" w:styleId="FootnoteText">
    <w:name w:val="footnote text"/>
    <w:basedOn w:val="Normal"/>
    <w:rPr>
      <w:sz w:val="18"/>
      <w:szCs w:val="20"/>
      <w:lang w:val="x-none"/>
    </w:rPr>
  </w:style>
  <w:style w:type="paragraph" w:customStyle="1" w:styleId="TableHead0">
    <w:name w:val="TableHead"/>
    <w:basedOn w:val="Normal"/>
    <w:pPr>
      <w:spacing w:after="40" w:line="240" w:lineRule="auto"/>
    </w:pPr>
    <w:rPr>
      <w:b/>
      <w:szCs w:val="20"/>
    </w:rPr>
  </w:style>
  <w:style w:type="paragraph" w:customStyle="1" w:styleId="ColorfulList-Accent11">
    <w:name w:val="Colorful List - Accent 11"/>
    <w:basedOn w:val="Normal"/>
    <w:pPr>
      <w:spacing w:before="0" w:after="200" w:line="240" w:lineRule="auto"/>
      <w:ind w:left="720"/>
    </w:pPr>
    <w:rPr>
      <w:rFonts w:ascii="Calibri" w:eastAsia="Calibri" w:hAnsi="Calibri" w:cs="Calibri"/>
      <w:sz w:val="22"/>
      <w:szCs w:val="22"/>
    </w:rPr>
  </w:style>
  <w:style w:type="paragraph" w:styleId="PlainText">
    <w:name w:val="Plain Text"/>
    <w:basedOn w:val="Normal"/>
    <w:pPr>
      <w:spacing w:before="0" w:after="0" w:line="240" w:lineRule="auto"/>
    </w:pPr>
    <w:rPr>
      <w:rFonts w:ascii="Consolas" w:eastAsia="Calibri" w:hAnsi="Consolas" w:cs="Consolas"/>
      <w:sz w:val="21"/>
      <w:szCs w:val="21"/>
      <w:lang w:val="x-none"/>
    </w:rPr>
  </w:style>
  <w:style w:type="paragraph" w:styleId="CommentText">
    <w:name w:val="annotation text"/>
    <w:basedOn w:val="Normal"/>
    <w:pPr>
      <w:spacing w:before="0" w:after="0" w:line="240" w:lineRule="auto"/>
    </w:pPr>
    <w:rPr>
      <w:rFonts w:ascii="Times New Roman" w:hAnsi="Times New Roman" w:cs="Times New Roman"/>
      <w:szCs w:val="20"/>
    </w:rPr>
  </w:style>
  <w:style w:type="paragraph" w:styleId="ListContinue4">
    <w:name w:val="List Continue 4"/>
    <w:basedOn w:val="Normal"/>
    <w:pPr>
      <w:ind w:left="1440"/>
    </w:pPr>
  </w:style>
  <w:style w:type="paragraph" w:customStyle="1" w:styleId="Heading41">
    <w:name w:val="Heading 41"/>
    <w:basedOn w:val="ListContinue4"/>
    <w:next w:val="Normal"/>
    <w:pPr>
      <w:keepNext/>
      <w:spacing w:after="0" w:line="280" w:lineRule="exact"/>
    </w:pPr>
    <w:rPr>
      <w:bCs/>
      <w:i/>
      <w:szCs w:val="28"/>
    </w:rPr>
  </w:style>
  <w:style w:type="paragraph" w:styleId="ListBullet4">
    <w:name w:val="List Bullet 4"/>
    <w:basedOn w:val="Normal"/>
    <w:pPr>
      <w:numPr>
        <w:numId w:val="3"/>
      </w:numPr>
    </w:pPr>
  </w:style>
  <w:style w:type="paragraph" w:customStyle="1" w:styleId="TableText">
    <w:name w:val="Table Text"/>
    <w:basedOn w:val="Normal"/>
    <w:pPr>
      <w:keepLines/>
      <w:overflowPunct w:val="0"/>
      <w:autoSpaceDE w:val="0"/>
      <w:spacing w:before="0" w:after="0" w:line="240" w:lineRule="auto"/>
      <w:textAlignment w:val="baseline"/>
    </w:pPr>
    <w:rPr>
      <w:rFonts w:ascii="Times New Roman" w:hAnsi="Times New Roman" w:cs="Times New Roman"/>
      <w:sz w:val="18"/>
      <w:szCs w:val="20"/>
    </w:rPr>
  </w:style>
  <w:style w:type="paragraph" w:customStyle="1" w:styleId="TOCHeading1">
    <w:name w:val="TOC Heading1"/>
    <w:basedOn w:val="Heading1"/>
    <w:next w:val="Normal"/>
    <w:qFormat/>
    <w:pPr>
      <w:keepLines/>
      <w:numPr>
        <w:numId w:val="0"/>
      </w:numPr>
      <w:spacing w:before="480" w:after="0" w:line="276" w:lineRule="auto"/>
    </w:pPr>
    <w:rPr>
      <w:rFonts w:ascii="Cambria" w:hAnsi="Cambria" w:cs="Times New Roman"/>
      <w:bCs/>
      <w:iCs w:val="0"/>
      <w:color w:val="365F91"/>
      <w:sz w:val="28"/>
      <w:szCs w:val="28"/>
    </w:rPr>
  </w:style>
  <w:style w:type="paragraph" w:styleId="BalloonText">
    <w:name w:val="Balloon Text"/>
    <w:basedOn w:val="Normal"/>
    <w:pPr>
      <w:spacing w:before="0" w:after="0" w:line="240" w:lineRule="auto"/>
    </w:pPr>
    <w:rPr>
      <w:rFonts w:ascii="Tahoma" w:hAnsi="Tahoma" w:cs="Tahoma"/>
      <w:sz w:val="16"/>
      <w:szCs w:val="16"/>
      <w:lang w:val="x-none"/>
    </w:rPr>
  </w:style>
  <w:style w:type="paragraph" w:customStyle="1" w:styleId="Normal1">
    <w:name w:val="Normal1"/>
    <w:pPr>
      <w:suppressAutoHyphens/>
      <w:spacing w:before="60" w:after="120"/>
    </w:pPr>
    <w:rPr>
      <w:rFonts w:ascii="Arial" w:eastAsia="Arial" w:hAnsi="Arial" w:cs="Arial"/>
      <w:color w:val="000000"/>
      <w:szCs w:val="22"/>
      <w:lang w:eastAsia="ar-SA"/>
    </w:rPr>
  </w:style>
  <w:style w:type="paragraph" w:customStyle="1" w:styleId="ColumnHeader">
    <w:name w:val="Column Header"/>
    <w:basedOn w:val="Normal1"/>
    <w:pPr>
      <w:jc w:val="center"/>
    </w:pPr>
    <w:rPr>
      <w:color w:val="FFFFFF"/>
      <w:lang w:val="x-none"/>
    </w:rPr>
  </w:style>
  <w:style w:type="paragraph" w:customStyle="1" w:styleId="Framecontents">
    <w:name w:val="Frame contents"/>
    <w:basedOn w:val="BodyText"/>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CommentSubject">
    <w:name w:val="annotation subject"/>
    <w:basedOn w:val="CommentText"/>
    <w:next w:val="CommentText"/>
    <w:pPr>
      <w:spacing w:before="60" w:after="120" w:line="240" w:lineRule="atLeast"/>
    </w:pPr>
    <w:rPr>
      <w:rFonts w:ascii="Arial" w:hAnsi="Arial" w:cs="Arial"/>
      <w:b/>
      <w:bCs/>
    </w:rPr>
  </w:style>
  <w:style w:type="paragraph" w:customStyle="1" w:styleId="ColorfulShading-Accent11">
    <w:name w:val="Colorful Shading - Accent 11"/>
    <w:pPr>
      <w:suppressAutoHyphens/>
    </w:pPr>
    <w:rPr>
      <w:rFonts w:ascii="Arial" w:hAnsi="Arial" w:cs="Arial"/>
      <w:szCs w:val="24"/>
      <w:lang w:eastAsia="ar-SA"/>
    </w:rPr>
  </w:style>
  <w:style w:type="paragraph" w:customStyle="1" w:styleId="Default">
    <w:name w:val="Default"/>
    <w:rsid w:val="00B91A7B"/>
    <w:pPr>
      <w:autoSpaceDE w:val="0"/>
      <w:autoSpaceDN w:val="0"/>
      <w:adjustRightInd w:val="0"/>
    </w:pPr>
    <w:rPr>
      <w:rFonts w:ascii="Calibri" w:hAnsi="Calibri" w:cs="Calibri"/>
      <w:color w:val="000000"/>
      <w:sz w:val="24"/>
      <w:szCs w:val="24"/>
    </w:rPr>
  </w:style>
  <w:style w:type="table" w:styleId="TableGrid">
    <w:name w:val="Table Grid"/>
    <w:basedOn w:val="TableNormal"/>
    <w:uiPriority w:val="59"/>
    <w:rsid w:val="002714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ghtList-Accent31">
    <w:name w:val="Light List - Accent 31"/>
    <w:hidden/>
    <w:uiPriority w:val="71"/>
    <w:rsid w:val="0026541E"/>
    <w:rPr>
      <w:rFonts w:ascii="Arial" w:hAnsi="Arial" w:cs="Arial"/>
      <w:szCs w:val="24"/>
      <w:lang w:eastAsia="ar-SA"/>
    </w:rPr>
  </w:style>
  <w:style w:type="character" w:customStyle="1" w:styleId="pl-k">
    <w:name w:val="pl-k"/>
    <w:rsid w:val="008F2381"/>
  </w:style>
  <w:style w:type="character" w:customStyle="1" w:styleId="pl-s">
    <w:name w:val="pl-s"/>
    <w:rsid w:val="008F2381"/>
  </w:style>
  <w:style w:type="character" w:customStyle="1" w:styleId="pl-pds">
    <w:name w:val="pl-pds"/>
    <w:rsid w:val="008F2381"/>
  </w:style>
  <w:style w:type="character" w:customStyle="1" w:styleId="pl-c1">
    <w:name w:val="pl-c1"/>
    <w:rsid w:val="00607D03"/>
  </w:style>
  <w:style w:type="paragraph" w:styleId="Revision">
    <w:name w:val="Revision"/>
    <w:hidden/>
    <w:uiPriority w:val="99"/>
    <w:semiHidden/>
    <w:rsid w:val="006E307B"/>
    <w:rPr>
      <w:rFonts w:ascii="Arial" w:hAnsi="Arial" w:cs="Arial"/>
      <w:szCs w:val="24"/>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60" w:after="120" w:line="240" w:lineRule="atLeast"/>
    </w:pPr>
    <w:rPr>
      <w:rFonts w:ascii="Arial" w:hAnsi="Arial" w:cs="Arial"/>
      <w:szCs w:val="24"/>
      <w:lang w:eastAsia="ar-SA"/>
    </w:rPr>
  </w:style>
  <w:style w:type="paragraph" w:styleId="Heading1">
    <w:name w:val="heading 1"/>
    <w:basedOn w:val="Normal"/>
    <w:next w:val="Normal"/>
    <w:qFormat/>
    <w:pPr>
      <w:keepNext/>
      <w:numPr>
        <w:numId w:val="1"/>
      </w:numPr>
      <w:spacing w:before="220" w:after="60" w:line="360" w:lineRule="exact"/>
      <w:ind w:left="720" w:hanging="720"/>
      <w:outlineLvl w:val="0"/>
    </w:pPr>
    <w:rPr>
      <w:b/>
      <w:iCs/>
      <w:sz w:val="36"/>
    </w:rPr>
  </w:style>
  <w:style w:type="paragraph" w:styleId="Heading2">
    <w:name w:val="heading 2"/>
    <w:basedOn w:val="Normal"/>
    <w:next w:val="Normal"/>
    <w:qFormat/>
    <w:pPr>
      <w:keepNext/>
      <w:numPr>
        <w:ilvl w:val="1"/>
        <w:numId w:val="1"/>
      </w:numPr>
      <w:spacing w:before="180" w:after="0" w:line="320" w:lineRule="exact"/>
      <w:ind w:left="720" w:hanging="720"/>
      <w:outlineLvl w:val="1"/>
    </w:pPr>
    <w:rPr>
      <w:b/>
      <w:bCs/>
      <w:iCs/>
      <w:sz w:val="28"/>
      <w:szCs w:val="28"/>
    </w:rPr>
  </w:style>
  <w:style w:type="paragraph" w:styleId="Heading3">
    <w:name w:val="heading 3"/>
    <w:basedOn w:val="Normal"/>
    <w:next w:val="Normal"/>
    <w:qFormat/>
    <w:pPr>
      <w:keepNext/>
      <w:numPr>
        <w:ilvl w:val="2"/>
        <w:numId w:val="1"/>
      </w:numPr>
      <w:spacing w:after="0" w:line="280" w:lineRule="exact"/>
      <w:outlineLvl w:val="2"/>
    </w:pPr>
    <w:rPr>
      <w:b/>
      <w:bCs/>
      <w:smallCaps/>
      <w:sz w:val="24"/>
      <w:szCs w:val="26"/>
    </w:rPr>
  </w:style>
  <w:style w:type="paragraph" w:styleId="Heading4">
    <w:name w:val="heading 4"/>
    <w:basedOn w:val="ListNumber4"/>
    <w:next w:val="Normal"/>
    <w:qFormat/>
    <w:pPr>
      <w:keepNext/>
      <w:numPr>
        <w:ilvl w:val="3"/>
        <w:numId w:val="1"/>
      </w:numPr>
      <w:spacing w:after="0" w:line="280" w:lineRule="exact"/>
      <w:outlineLvl w:val="3"/>
    </w:pPr>
    <w:rPr>
      <w:b/>
      <w:bCs/>
      <w:sz w:val="22"/>
      <w:szCs w:val="22"/>
      <w:lang w:val="x-none"/>
    </w:rPr>
  </w:style>
  <w:style w:type="paragraph" w:styleId="Heading5">
    <w:name w:val="heading 5"/>
    <w:basedOn w:val="Normal"/>
    <w:next w:val="Normal"/>
    <w:qFormat/>
    <w:pPr>
      <w:keepNext/>
      <w:outlineLvl w:val="4"/>
    </w:pPr>
  </w:style>
  <w:style w:type="paragraph" w:styleId="Heading6">
    <w:name w:val="heading 6"/>
    <w:basedOn w:val="Normal"/>
    <w:next w:val="Normal"/>
    <w:qFormat/>
    <w:pPr>
      <w:keepNext/>
      <w:widowControl w:val="0"/>
      <w:tabs>
        <w:tab w:val="left" w:pos="1080"/>
      </w:tabs>
      <w:spacing w:before="240" w:line="240" w:lineRule="auto"/>
      <w:outlineLvl w:val="5"/>
    </w:pPr>
    <w:rPr>
      <w:bCs/>
      <w:color w:val="003366"/>
      <w:sz w:val="18"/>
      <w:szCs w:val="20"/>
    </w:rPr>
  </w:style>
  <w:style w:type="paragraph" w:styleId="Heading7">
    <w:name w:val="heading 7"/>
    <w:basedOn w:val="Normal"/>
    <w:next w:val="Normal"/>
    <w:qFormat/>
    <w:pPr>
      <w:keepNext/>
      <w:widowControl w:val="0"/>
      <w:tabs>
        <w:tab w:val="left" w:pos="1170"/>
        <w:tab w:val="right" w:pos="8100"/>
      </w:tabs>
      <w:spacing w:before="240" w:line="240" w:lineRule="auto"/>
      <w:outlineLvl w:val="6"/>
    </w:pPr>
    <w:rPr>
      <w:bCs/>
      <w:color w:val="003366"/>
      <w:sz w:val="18"/>
      <w:szCs w:val="20"/>
    </w:rPr>
  </w:style>
  <w:style w:type="paragraph" w:styleId="Heading8">
    <w:name w:val="heading 8"/>
    <w:basedOn w:val="Normal"/>
    <w:next w:val="Normal"/>
    <w:qFormat/>
    <w:pPr>
      <w:keepNext/>
      <w:widowControl w:val="0"/>
      <w:tabs>
        <w:tab w:val="left" w:pos="1350"/>
      </w:tabs>
      <w:spacing w:before="240" w:line="240" w:lineRule="auto"/>
      <w:outlineLvl w:val="7"/>
    </w:pPr>
    <w:rPr>
      <w:bCs/>
      <w:color w:val="003366"/>
      <w:sz w:val="18"/>
      <w:szCs w:val="20"/>
    </w:rPr>
  </w:style>
  <w:style w:type="paragraph" w:styleId="Heading9">
    <w:name w:val="heading 9"/>
    <w:basedOn w:val="Normal"/>
    <w:next w:val="Normal"/>
    <w:qFormat/>
    <w:pPr>
      <w:keepNext/>
      <w:widowControl w:val="0"/>
      <w:tabs>
        <w:tab w:val="left" w:pos="1440"/>
      </w:tabs>
      <w:spacing w:before="240" w:line="240" w:lineRule="auto"/>
      <w:jc w:val="both"/>
      <w:outlineLvl w:val="8"/>
    </w:pPr>
    <w:rPr>
      <w:bCs/>
      <w:color w:val="003366"/>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rPr>
      <w:rFonts w:hint="default"/>
    </w:rPr>
  </w:style>
  <w:style w:type="character" w:customStyle="1" w:styleId="WW8Num1z2">
    <w:name w:val="WW8Num1z2"/>
    <w:rPr>
      <w:rFonts w:ascii="Courier New" w:hAnsi="Courier New" w:cs="Courier New" w:hint="default"/>
    </w:rPr>
  </w:style>
  <w:style w:type="character" w:customStyle="1" w:styleId="WW8Num2z0">
    <w:name w:val="WW8Num2z0"/>
    <w:rPr>
      <w:rFonts w:ascii="Symbol" w:hAnsi="Symbol" w:cs="Symbol"/>
      <w:b/>
      <w:bCs/>
      <w:i/>
      <w:szCs w:val="28"/>
      <w:lang w:val="x-none" w:eastAsia="x-none" w:bidi="x-none"/>
    </w:rPr>
  </w:style>
  <w:style w:type="character" w:customStyle="1" w:styleId="WW8Num3z0">
    <w:name w:val="WW8Num3z0"/>
    <w:rPr>
      <w:rFonts w:ascii="Symbol" w:hAnsi="Symbol" w:cs="Symbol" w:hint="default"/>
    </w:rPr>
  </w:style>
  <w:style w:type="character" w:customStyle="1" w:styleId="WW8Num4z0">
    <w:name w:val="WW8Num4z0"/>
    <w:rPr>
      <w:rFonts w:ascii="Symbol" w:hAnsi="Symbol" w:cs="Symbol"/>
    </w:rPr>
  </w:style>
  <w:style w:type="character" w:customStyle="1" w:styleId="WW8Num5z0">
    <w:name w:val="WW8Num5z0"/>
    <w:rPr>
      <w:rFonts w:ascii="Symbol" w:hAnsi="Symbol" w:cs="Symbol"/>
    </w:rPr>
  </w:style>
  <w:style w:type="character" w:customStyle="1" w:styleId="WW8Num6z0">
    <w:name w:val="WW8Num6z0"/>
    <w:rPr>
      <w:rFonts w:ascii="Symbol" w:hAnsi="Symbol" w:cs="Symbol"/>
      <w:lang w:val="en-US"/>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rPr>
      <w:rFonts w:ascii="Symbol" w:hAnsi="Symbol" w:cs="Symbol"/>
    </w:rPr>
  </w:style>
  <w:style w:type="character" w:customStyle="1" w:styleId="WW8Num10z0">
    <w:name w:val="WW8Num10z0"/>
    <w:rPr>
      <w:rFonts w:cs="Symbol"/>
    </w:rPr>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4">
    <w:name w:val="WW8Num11z4"/>
    <w:rPr>
      <w:rFonts w:hint="default"/>
    </w:rPr>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3">
    <w:name w:val="WW8Num12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2z4">
    <w:name w:val="WW8Num12z4"/>
    <w:rPr>
      <w:rFonts w:hint="default"/>
    </w:rPr>
  </w:style>
  <w:style w:type="character" w:customStyle="1" w:styleId="WW8Num13z0">
    <w:name w:val="WW8Num13z0"/>
    <w:rPr>
      <w:rFonts w:ascii="Symbol" w:hAnsi="Symbol" w:cs="Times New Roman" w:hint="default"/>
      <w:b w:val="0"/>
      <w:i w:val="0"/>
      <w:color w:val="747678"/>
      <w:sz w:val="22"/>
      <w:szCs w:val="22"/>
    </w:rPr>
  </w:style>
  <w:style w:type="character" w:customStyle="1" w:styleId="WW8Num13z1">
    <w:name w:val="WW8Num13z1"/>
    <w:rPr>
      <w:rFonts w:ascii="Times New Roman" w:hAnsi="Times New Roman" w:cs="Times New Roman" w:hint="default"/>
      <w:color w:val="auto"/>
    </w:rPr>
  </w:style>
  <w:style w:type="character" w:customStyle="1" w:styleId="WW8Num13z3">
    <w:name w:val="WW8Num13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3z4">
    <w:name w:val="WW8Num13z4"/>
    <w:rPr>
      <w:rFonts w:hint="default"/>
    </w:rPr>
  </w:style>
  <w:style w:type="character" w:customStyle="1" w:styleId="WW8Num14z0">
    <w:name w:val="WW8Num14z0"/>
    <w:rPr>
      <w:rFonts w:ascii="Symbol" w:hAnsi="Symbol" w:cs="Symbol" w:hint="default"/>
      <w:b w:val="0"/>
      <w:i w:val="0"/>
      <w:color w:val="808080"/>
      <w:sz w:val="22"/>
    </w:rPr>
  </w:style>
  <w:style w:type="character" w:customStyle="1" w:styleId="WW8Num15z0">
    <w:name w:val="WW8Num15z0"/>
    <w:rPr>
      <w:rFonts w:ascii="Times New Roman" w:eastAsia="Times New Roman" w:hAnsi="Times New Roman" w:cs="Times New Roman" w:hint="default"/>
    </w:rPr>
  </w:style>
  <w:style w:type="character" w:customStyle="1" w:styleId="WW8Num16z0">
    <w:name w:val="WW8Num16z0"/>
    <w:rPr>
      <w:rFonts w:hint="default"/>
    </w:rPr>
  </w:style>
  <w:style w:type="character" w:customStyle="1" w:styleId="WW8Num16z1">
    <w:name w:val="WW8Num16z1"/>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DefaultParagraphFont1">
    <w:name w:val="Default Paragraph Font1"/>
  </w:style>
  <w:style w:type="character" w:customStyle="1" w:styleId="WW-DefaultParagraphFont">
    <w:name w:val="WW-Default Paragraph Font"/>
  </w:style>
  <w:style w:type="character" w:customStyle="1" w:styleId="WW-DefaultParagraphFont1">
    <w:name w:val="WW-Default Paragraph Font1"/>
  </w:style>
  <w:style w:type="character" w:customStyle="1" w:styleId="WW8Num1z3">
    <w:name w:val="WW8Num1z3"/>
    <w:rPr>
      <w:rFonts w:ascii="Wingdings" w:hAnsi="Wingdings" w:cs="Wingdings" w:hint="default"/>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2">
    <w:name w:val="WW8Num11z2"/>
    <w:rPr>
      <w:rFonts w:ascii="Wingdings" w:hAnsi="Wingdings" w:cs="Wingdings" w:hint="default"/>
    </w:rPr>
  </w:style>
  <w:style w:type="character" w:customStyle="1" w:styleId="WW8Num12z2">
    <w:name w:val="WW8Num12z2"/>
    <w:rPr>
      <w:rFonts w:ascii="Wingdings" w:hAnsi="Wingdings" w:cs="Wingdings" w:hint="default"/>
    </w:rPr>
  </w:style>
  <w:style w:type="character" w:customStyle="1" w:styleId="WW8Num14z1">
    <w:name w:val="WW8Num14z1"/>
    <w:rPr>
      <w:rFonts w:ascii="Times New Roman" w:hAnsi="Times New Roman" w:cs="Times New Roman" w:hint="default"/>
      <w:color w:val="auto"/>
    </w:rPr>
  </w:style>
  <w:style w:type="character" w:customStyle="1" w:styleId="WW8Num14z3">
    <w:name w:val="WW8Num14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4">
    <w:name w:val="WW8Num14z4"/>
    <w:rPr>
      <w:rFonts w:hint="default"/>
    </w:rPr>
  </w:style>
  <w:style w:type="character" w:customStyle="1" w:styleId="WW8Num15z1">
    <w:name w:val="WW8Num15z1"/>
    <w:rPr>
      <w:rFonts w:ascii="Courier New" w:hAnsi="Courier New" w:cs="Courier New" w:hint="default"/>
    </w:rPr>
  </w:style>
  <w:style w:type="character" w:customStyle="1" w:styleId="WW8Num15z2">
    <w:name w:val="WW8Num15z2"/>
    <w:rPr>
      <w:rFonts w:ascii="Wingdings" w:hAnsi="Wingdings" w:cs="Wingdings" w:hint="default"/>
    </w:rPr>
  </w:style>
  <w:style w:type="character" w:customStyle="1" w:styleId="WW8Num15z3">
    <w:name w:val="WW8Num15z3"/>
    <w:rPr>
      <w:rFonts w:ascii="Symbol" w:hAnsi="Symbol" w:cs="Symbol" w:hint="default"/>
    </w:rPr>
  </w:style>
  <w:style w:type="character" w:customStyle="1" w:styleId="WW8Num16z2">
    <w:name w:val="WW8Num16z2"/>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rPr>
      <w:rFonts w:ascii="Symbol" w:hAnsi="Symbol" w:cs="Symbol" w:hint="default"/>
    </w:rPr>
  </w:style>
  <w:style w:type="character" w:customStyle="1" w:styleId="WW8Num18z1">
    <w:name w:val="WW8Num18z1"/>
    <w:rPr>
      <w:rFonts w:ascii="Courier New" w:hAnsi="Courier New" w:cs="Courier New" w:hint="default"/>
    </w:rPr>
  </w:style>
  <w:style w:type="character" w:customStyle="1" w:styleId="WW8Num18z2">
    <w:name w:val="WW8Num18z2"/>
    <w:rPr>
      <w:rFonts w:ascii="Wingdings" w:hAnsi="Wingdings" w:cs="Wingdings" w:hint="default"/>
    </w:rPr>
  </w:style>
  <w:style w:type="character" w:customStyle="1" w:styleId="WW8Num19z0">
    <w:name w:val="WW8Num19z0"/>
    <w:rPr>
      <w:rFonts w:ascii="Symbol" w:hAnsi="Symbol" w:cs="Arial" w:hint="default"/>
      <w:b w:val="0"/>
      <w:bCs w:val="0"/>
      <w:i w:val="0"/>
      <w:iCs w:val="0"/>
      <w:color w:val="747678"/>
      <w:sz w:val="20"/>
      <w:szCs w:val="20"/>
    </w:rPr>
  </w:style>
  <w:style w:type="character" w:customStyle="1" w:styleId="WW8Num19z1">
    <w:name w:val="WW8Num19z1"/>
    <w:rPr>
      <w:rFonts w:ascii="Times New Roman" w:hAnsi="Times New Roman" w:cs="Times New Roman" w:hint="default"/>
      <w:color w:val="auto"/>
    </w:rPr>
  </w:style>
  <w:style w:type="character" w:customStyle="1" w:styleId="WW8Num19z3">
    <w:name w:val="WW8Num19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9z4">
    <w:name w:val="WW8Num19z4"/>
    <w:rPr>
      <w:rFonts w:hint="default"/>
    </w:rPr>
  </w:style>
  <w:style w:type="character" w:customStyle="1" w:styleId="WW8Num20z0">
    <w:name w:val="WW8Num20z0"/>
    <w:rPr>
      <w:rFonts w:ascii="Symbol" w:hAnsi="Symbol" w:cs="Symbol" w:hint="default"/>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WW8Num21z0">
    <w:name w:val="WW8Num21z0"/>
    <w:rPr>
      <w:rFonts w:ascii="Arial" w:eastAsia="Arial" w:hAnsi="Arial" w:cs="Arial"/>
    </w:rPr>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ascii="Symbol" w:hAnsi="Symbol" w:cs="Symbol" w:hint="default"/>
      <w:sz w:val="24"/>
    </w:rPr>
  </w:style>
  <w:style w:type="character" w:customStyle="1" w:styleId="WW8Num24z1">
    <w:name w:val="WW8Num24z1"/>
    <w:rPr>
      <w:rFonts w:ascii="Courier New" w:hAnsi="Courier New" w:cs="Courier New" w:hint="default"/>
    </w:rPr>
  </w:style>
  <w:style w:type="character" w:customStyle="1" w:styleId="WW8Num24z2">
    <w:name w:val="WW8Num24z2"/>
    <w:rPr>
      <w:rFonts w:ascii="Wingdings" w:hAnsi="Wingdings" w:cs="Wingdings" w:hint="default"/>
    </w:rPr>
  </w:style>
  <w:style w:type="character" w:customStyle="1" w:styleId="WW8Num25z0">
    <w:name w:val="WW8Num25z0"/>
    <w:rPr>
      <w:rFonts w:ascii="Times New Roman" w:eastAsia="Times New Roman" w:hAnsi="Times New Roman" w:cs="Times New Roman" w:hint="default"/>
    </w:rPr>
  </w:style>
  <w:style w:type="character" w:customStyle="1" w:styleId="WW8Num25z1">
    <w:name w:val="WW8Num25z1"/>
    <w:rPr>
      <w:rFonts w:ascii="Courier New" w:hAnsi="Courier New" w:cs="Courier New" w:hint="default"/>
    </w:rPr>
  </w:style>
  <w:style w:type="character" w:customStyle="1" w:styleId="WW8Num25z2">
    <w:name w:val="WW8Num25z2"/>
    <w:rPr>
      <w:rFonts w:ascii="Wingdings" w:hAnsi="Wingdings" w:cs="Wingdings" w:hint="default"/>
    </w:rPr>
  </w:style>
  <w:style w:type="character" w:customStyle="1" w:styleId="WW8Num25z3">
    <w:name w:val="WW8Num25z3"/>
    <w:rPr>
      <w:rFonts w:ascii="Symbol" w:hAnsi="Symbol" w:cs="Symbol" w:hint="default"/>
    </w:rPr>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Times New Roman" w:eastAsia="Times New Roman" w:hAnsi="Times New Roman" w:cs="Times New Roman" w:hint="default"/>
    </w:rPr>
  </w:style>
  <w:style w:type="character" w:customStyle="1" w:styleId="WW8Num27z1">
    <w:name w:val="WW8Num27z1"/>
    <w:rPr>
      <w:rFonts w:ascii="Courier New" w:hAnsi="Courier New" w:cs="Courier New" w:hint="default"/>
    </w:rPr>
  </w:style>
  <w:style w:type="character" w:customStyle="1" w:styleId="WW8Num27z2">
    <w:name w:val="WW8Num27z2"/>
    <w:rPr>
      <w:rFonts w:ascii="Wingdings" w:hAnsi="Wingdings" w:cs="Wingdings" w:hint="default"/>
    </w:rPr>
  </w:style>
  <w:style w:type="character" w:customStyle="1" w:styleId="WW8Num27z3">
    <w:name w:val="WW8Num27z3"/>
    <w:rPr>
      <w:rFonts w:ascii="Symbol" w:hAnsi="Symbol" w:cs="Symbol" w:hint="default"/>
    </w:rPr>
  </w:style>
  <w:style w:type="character" w:customStyle="1" w:styleId="WW8Num28z0">
    <w:name w:val="WW8Num28z0"/>
    <w:rPr>
      <w:rFonts w:ascii="Symbol" w:hAnsi="Symbol" w:cs="Symbol" w:hint="default"/>
    </w:rPr>
  </w:style>
  <w:style w:type="character" w:customStyle="1" w:styleId="WW8Num28z1">
    <w:name w:val="WW8Num28z1"/>
    <w:rPr>
      <w:rFonts w:ascii="Courier New" w:hAnsi="Courier New" w:cs="Courier New" w:hint="default"/>
    </w:rPr>
  </w:style>
  <w:style w:type="character" w:customStyle="1" w:styleId="WW8Num28z2">
    <w:name w:val="WW8Num28z2"/>
    <w:rPr>
      <w:rFonts w:ascii="Wingdings" w:hAnsi="Wingdings" w:cs="Wingdings" w:hint="default"/>
    </w:rPr>
  </w:style>
  <w:style w:type="character" w:customStyle="1" w:styleId="WW8Num29z0">
    <w:name w:val="WW8Num29z0"/>
    <w:rPr>
      <w:rFonts w:ascii="Times New Roman" w:eastAsia="Times New Roman" w:hAnsi="Times New Roman" w:cs="Times New Roman"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29z3">
    <w:name w:val="WW8Num29z3"/>
    <w:rPr>
      <w:rFonts w:ascii="Symbol" w:hAnsi="Symbol" w:cs="Symbol" w:hint="default"/>
    </w:rPr>
  </w:style>
  <w:style w:type="character" w:customStyle="1" w:styleId="WW8Num30z0">
    <w:name w:val="WW8Num30z0"/>
    <w:rPr>
      <w:rFonts w:ascii="Times New Roman" w:eastAsia="Times New Roman" w:hAnsi="Times New Roman" w:cs="Times New Roman" w:hint="default"/>
    </w:rPr>
  </w:style>
  <w:style w:type="character" w:customStyle="1" w:styleId="WW8Num30z1">
    <w:name w:val="WW8Num30z1"/>
    <w:rPr>
      <w:rFonts w:ascii="Courier New" w:hAnsi="Courier New" w:cs="Courier New" w:hint="default"/>
    </w:rPr>
  </w:style>
  <w:style w:type="character" w:customStyle="1" w:styleId="WW8Num30z2">
    <w:name w:val="WW8Num30z2"/>
    <w:rPr>
      <w:rFonts w:ascii="Wingdings" w:hAnsi="Wingdings" w:cs="Wingdings" w:hint="default"/>
    </w:rPr>
  </w:style>
  <w:style w:type="character" w:customStyle="1" w:styleId="WW8Num30z3">
    <w:name w:val="WW8Num30z3"/>
    <w:rPr>
      <w:rFonts w:ascii="Symbol" w:hAnsi="Symbol" w:cs="Symbol" w:hint="default"/>
    </w:rPr>
  </w:style>
  <w:style w:type="character" w:customStyle="1" w:styleId="WW8Num31z0">
    <w:name w:val="WW8Num31z0"/>
    <w:rPr>
      <w:rFonts w:ascii="Symbol" w:hAnsi="Symbol" w:cs="Symbol" w:hint="default"/>
    </w:rPr>
  </w:style>
  <w:style w:type="character" w:customStyle="1" w:styleId="WW8Num31z1">
    <w:name w:val="WW8Num31z1"/>
    <w:rPr>
      <w:rFonts w:ascii="Courier New" w:hAnsi="Courier New" w:cs="Courier New" w:hint="default"/>
    </w:rPr>
  </w:style>
  <w:style w:type="character" w:customStyle="1" w:styleId="WW8Num31z2">
    <w:name w:val="WW8Num31z2"/>
    <w:rPr>
      <w:rFonts w:ascii="Wingdings" w:hAnsi="Wingdings" w:cs="Wingdings" w:hint="default"/>
    </w:rPr>
  </w:style>
  <w:style w:type="character" w:customStyle="1" w:styleId="WW8Num32z0">
    <w:name w:val="WW8Num32z0"/>
    <w:rPr>
      <w:rFonts w:ascii="Symbol" w:hAnsi="Symbol" w:cs="Symbol" w:hint="default"/>
    </w:rPr>
  </w:style>
  <w:style w:type="character" w:customStyle="1" w:styleId="WW8Num32z1">
    <w:name w:val="WW8Num32z1"/>
    <w:rPr>
      <w:rFonts w:ascii="Courier New" w:hAnsi="Courier New" w:cs="Courier New" w:hint="default"/>
    </w:rPr>
  </w:style>
  <w:style w:type="character" w:customStyle="1" w:styleId="WW8Num32z2">
    <w:name w:val="WW8Num32z2"/>
    <w:rPr>
      <w:rFonts w:ascii="Wingdings" w:hAnsi="Wingdings" w:cs="Wingdings" w:hint="default"/>
    </w:rPr>
  </w:style>
  <w:style w:type="character" w:customStyle="1" w:styleId="WW8Num33z0">
    <w:name w:val="WW8Num33z0"/>
    <w:rPr>
      <w:rFonts w:ascii="Symbol" w:hAnsi="Symbol" w:cs="Symbol" w:hint="default"/>
      <w:b w:val="0"/>
      <w:i w:val="0"/>
      <w:color w:val="808080"/>
      <w:sz w:val="22"/>
    </w:rPr>
  </w:style>
  <w:style w:type="character" w:customStyle="1" w:styleId="WW8Num33z1">
    <w:name w:val="WW8Num33z1"/>
    <w:rPr>
      <w:rFonts w:ascii="Times New Roman" w:hAnsi="Times New Roman" w:cs="Times New Roman" w:hint="default"/>
      <w:color w:val="auto"/>
    </w:rPr>
  </w:style>
  <w:style w:type="character" w:customStyle="1" w:styleId="WW8Num33z3">
    <w:name w:val="WW8Num33z3"/>
    <w:rPr>
      <w:rFonts w:ascii="Times New Roman" w:hAnsi="Times New Roman" w:cs="Times New Roman" w:hint="default"/>
      <w:b w:val="0"/>
      <w:i w:val="0"/>
      <w:caps w:val="0"/>
      <w:smallCaps w:val="0"/>
      <w:strike w:val="0"/>
      <w:dstrike w:val="0"/>
      <w:vanish w:val="0"/>
      <w:color w:val="auto"/>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3z4">
    <w:name w:val="WW8Num33z4"/>
    <w:rPr>
      <w:rFonts w:hint="default"/>
    </w:rPr>
  </w:style>
  <w:style w:type="character" w:customStyle="1" w:styleId="WW8Num34z0">
    <w:name w:val="WW8Num34z0"/>
    <w:rPr>
      <w:rFonts w:ascii="Symbol" w:hAnsi="Symbol" w:cs="Symbol"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5z0">
    <w:name w:val="WW8Num35z0"/>
    <w:rPr>
      <w:rFonts w:ascii="Arial" w:hAnsi="Arial" w:cs="Arial" w:hint="default"/>
      <w:b/>
      <w:i w:val="0"/>
      <w:caps w:val="0"/>
      <w:smallCaps w:val="0"/>
      <w:strike w:val="0"/>
      <w:dstrike w:val="0"/>
      <w:vanish w:val="0"/>
      <w:color w:val="000000"/>
      <w:position w:val="0"/>
      <w:sz w:val="36"/>
      <w:u w:val="none"/>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5z1">
    <w:name w:val="WW8Num35z1"/>
    <w:rPr>
      <w:rFonts w:hint="default"/>
    </w:rPr>
  </w:style>
  <w:style w:type="character" w:customStyle="1" w:styleId="WW8Num35z2">
    <w:name w:val="WW8Num35z2"/>
    <w:rPr>
      <w:rFonts w:ascii="Symbol" w:hAnsi="Symbol" w:cs="Symbol"/>
      <w:b/>
      <w:bCs/>
      <w:smallCaps/>
      <w:sz w:val="24"/>
      <w:szCs w:val="26"/>
      <w:lang w:val="x-none" w:eastAsia="x-none" w:bidi="x-none"/>
    </w:rPr>
  </w:style>
  <w:style w:type="character" w:customStyle="1" w:styleId="WW8Num36z0">
    <w:name w:val="WW8Num36z0"/>
    <w:rPr>
      <w:rFonts w:ascii="Symbol" w:hAnsi="Symbol" w:cs="Symbol" w:hint="default"/>
    </w:rPr>
  </w:style>
  <w:style w:type="character" w:customStyle="1" w:styleId="WW8Num36z1">
    <w:name w:val="WW8Num36z1"/>
    <w:rPr>
      <w:rFonts w:ascii="Courier New" w:hAnsi="Courier New" w:cs="Courier New" w:hint="default"/>
    </w:rPr>
  </w:style>
  <w:style w:type="character" w:customStyle="1" w:styleId="WW8Num36z2">
    <w:name w:val="WW8Num36z2"/>
    <w:rPr>
      <w:rFonts w:ascii="Wingdings" w:hAnsi="Wingdings" w:cs="Wingdings" w:hint="default"/>
    </w:rPr>
  </w:style>
  <w:style w:type="character" w:customStyle="1" w:styleId="WW8Num37z0">
    <w:name w:val="WW8Num37z0"/>
    <w:rPr>
      <w:rFonts w:ascii="Symbol" w:hAnsi="Symbol" w:cs="Symbol" w:hint="default"/>
    </w:rPr>
  </w:style>
  <w:style w:type="character" w:customStyle="1" w:styleId="WW8Num37z1">
    <w:name w:val="WW8Num37z1"/>
    <w:rPr>
      <w:rFonts w:ascii="Courier New" w:hAnsi="Courier New" w:cs="Courier New" w:hint="default"/>
    </w:rPr>
  </w:style>
  <w:style w:type="character" w:customStyle="1" w:styleId="WW8Num37z2">
    <w:name w:val="WW8Num37z2"/>
    <w:rPr>
      <w:rFonts w:ascii="Wingdings" w:hAnsi="Wingdings" w:cs="Wingdings" w:hint="default"/>
    </w:rPr>
  </w:style>
  <w:style w:type="character" w:customStyle="1" w:styleId="WW8Num38z0">
    <w:name w:val="WW8Num38z0"/>
    <w:rPr>
      <w:rFonts w:ascii="Symbol" w:hAnsi="Symbol" w:cs="Symbol" w:hint="default"/>
    </w:rPr>
  </w:style>
  <w:style w:type="character" w:customStyle="1" w:styleId="WW8Num38z1">
    <w:name w:val="WW8Num38z1"/>
    <w:rPr>
      <w:rFonts w:ascii="Courier New" w:hAnsi="Courier New" w:cs="Courier New" w:hint="default"/>
    </w:rPr>
  </w:style>
  <w:style w:type="character" w:customStyle="1" w:styleId="WW8Num38z2">
    <w:name w:val="WW8Num38z2"/>
    <w:rPr>
      <w:rFonts w:ascii="Wingdings" w:hAnsi="Wingdings" w:cs="Wingdings" w:hint="default"/>
    </w:rPr>
  </w:style>
  <w:style w:type="character" w:customStyle="1" w:styleId="WW8Num39z0">
    <w:name w:val="WW8Num39z0"/>
    <w:rPr>
      <w:rFonts w:ascii="Symbol" w:hAnsi="Symbol" w:cs="Symbol" w:hint="default"/>
    </w:rPr>
  </w:style>
  <w:style w:type="character" w:customStyle="1" w:styleId="WW8Num39z1">
    <w:name w:val="WW8Num39z1"/>
    <w:rPr>
      <w:rFonts w:ascii="Courier New" w:hAnsi="Courier New" w:cs="Courier New" w:hint="default"/>
    </w:rPr>
  </w:style>
  <w:style w:type="character" w:customStyle="1" w:styleId="WW8Num39z2">
    <w:name w:val="WW8Num39z2"/>
    <w:rPr>
      <w:rFonts w:ascii="Wingdings" w:hAnsi="Wingdings" w:cs="Wingdings" w:hint="default"/>
    </w:rPr>
  </w:style>
  <w:style w:type="character" w:customStyle="1" w:styleId="WW8Num40z0">
    <w:name w:val="WW8Num40z0"/>
    <w:rPr>
      <w:rFonts w:ascii="Arial" w:eastAsia="Arial" w:hAnsi="Arial" w:cs="Arial"/>
    </w:rPr>
  </w:style>
  <w:style w:type="character" w:customStyle="1" w:styleId="WW8Num41z0">
    <w:name w:val="WW8Num41z0"/>
    <w:rPr>
      <w:rFonts w:ascii="Symbol" w:hAnsi="Symbol" w:cs="Symbol" w:hint="default"/>
    </w:rPr>
  </w:style>
  <w:style w:type="character" w:customStyle="1" w:styleId="WW8Num41z1">
    <w:name w:val="WW8Num41z1"/>
    <w:rPr>
      <w:rFonts w:ascii="Courier New" w:hAnsi="Courier New" w:cs="Courier New" w:hint="default"/>
    </w:rPr>
  </w:style>
  <w:style w:type="character" w:customStyle="1" w:styleId="WW8Num41z2">
    <w:name w:val="WW8Num41z2"/>
    <w:rPr>
      <w:rFonts w:ascii="Wingdings" w:hAnsi="Wingdings" w:cs="Wingdings" w:hint="default"/>
    </w:rPr>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ascii="Symbol" w:hAnsi="Symbol" w:cs="Symbol" w:hint="default"/>
    </w:rPr>
  </w:style>
  <w:style w:type="character" w:customStyle="1" w:styleId="WW8Num43z1">
    <w:name w:val="WW8Num43z1"/>
    <w:rPr>
      <w:rFonts w:ascii="Courier New" w:hAnsi="Courier New" w:cs="Courier New" w:hint="default"/>
    </w:rPr>
  </w:style>
  <w:style w:type="character" w:customStyle="1" w:styleId="WW8Num43z2">
    <w:name w:val="WW8Num43z2"/>
    <w:rPr>
      <w:rFonts w:ascii="Wingdings" w:hAnsi="Wingdings" w:cs="Wingdings" w:hint="default"/>
    </w:rPr>
  </w:style>
  <w:style w:type="character" w:customStyle="1" w:styleId="WW8Num44z0">
    <w:name w:val="WW8Num44z0"/>
    <w:rPr>
      <w:rFonts w:ascii="Times New Roman" w:eastAsia="Times New Roman" w:hAnsi="Times New Roman" w:cs="Times New Roman" w:hint="default"/>
    </w:rPr>
  </w:style>
  <w:style w:type="character" w:customStyle="1" w:styleId="WW8Num44z1">
    <w:name w:val="WW8Num44z1"/>
    <w:rPr>
      <w:rFonts w:ascii="Courier New" w:hAnsi="Courier New" w:cs="Courier New" w:hint="default"/>
    </w:rPr>
  </w:style>
  <w:style w:type="character" w:customStyle="1" w:styleId="WW8Num44z2">
    <w:name w:val="WW8Num44z2"/>
    <w:rPr>
      <w:rFonts w:ascii="Wingdings" w:hAnsi="Wingdings" w:cs="Wingdings" w:hint="default"/>
    </w:rPr>
  </w:style>
  <w:style w:type="character" w:customStyle="1" w:styleId="WW8Num44z3">
    <w:name w:val="WW8Num44z3"/>
    <w:rPr>
      <w:rFonts w:ascii="Symbol" w:hAnsi="Symbol" w:cs="Symbol" w:hint="default"/>
    </w:rPr>
  </w:style>
  <w:style w:type="character" w:customStyle="1" w:styleId="WW-DefaultParagraphFont11">
    <w:name w:val="WW-Default Paragraph Font11"/>
  </w:style>
  <w:style w:type="character" w:customStyle="1" w:styleId="FooterChar">
    <w:name w:val="Footer Char"/>
    <w:rPr>
      <w:rFonts w:ascii="Arial" w:hAnsi="Arial" w:cs="Arial"/>
      <w:szCs w:val="24"/>
    </w:rPr>
  </w:style>
  <w:style w:type="character" w:styleId="PageNumber">
    <w:name w:val="page number"/>
    <w:rPr>
      <w:rFonts w:ascii="Arial" w:hAnsi="Arial" w:cs="Arial"/>
      <w:strike w:val="0"/>
      <w:dstrike w:val="0"/>
      <w:color w:val="auto"/>
      <w:position w:val="0"/>
      <w:sz w:val="20"/>
      <w:u w:val="none"/>
      <w:shd w:val="clear" w:color="auto" w:fill="auto"/>
      <w:vertAlign w:val="baseline"/>
    </w:rPr>
  </w:style>
  <w:style w:type="character" w:customStyle="1" w:styleId="CoverAddressCharChar">
    <w:name w:val="Cover Address Char Char"/>
    <w:rPr>
      <w:rFonts w:ascii="Arial" w:hAnsi="Arial" w:cs="Arial"/>
      <w:b/>
      <w:bCs/>
      <w:color w:val="FFFFFF"/>
      <w:szCs w:val="24"/>
      <w:lang w:val="en-US" w:eastAsia="ar-SA" w:bidi="ar-SA"/>
    </w:rPr>
  </w:style>
  <w:style w:type="character" w:customStyle="1" w:styleId="DocumentMapChar">
    <w:name w:val="Document Map Char"/>
    <w:rPr>
      <w:rFonts w:ascii="Tahoma" w:hAnsi="Tahoma" w:cs="Tahoma"/>
      <w:sz w:val="16"/>
      <w:szCs w:val="16"/>
    </w:rPr>
  </w:style>
  <w:style w:type="character" w:customStyle="1" w:styleId="FootnoteTextChar">
    <w:name w:val="Footnote Text Char"/>
    <w:rPr>
      <w:rFonts w:ascii="Arial" w:hAnsi="Arial" w:cs="Arial"/>
      <w:sz w:val="18"/>
    </w:rPr>
  </w:style>
  <w:style w:type="character" w:styleId="Hyperlink">
    <w:name w:val="Hyperlink"/>
    <w:uiPriority w:val="99"/>
    <w:rPr>
      <w:color w:val="0000FF"/>
      <w:u w:val="single"/>
    </w:rPr>
  </w:style>
  <w:style w:type="character" w:customStyle="1" w:styleId="TitleChar">
    <w:name w:val="Title Char"/>
    <w:rPr>
      <w:rFonts w:ascii="Arial" w:hAnsi="Arial" w:cs="Arial"/>
      <w:b/>
      <w:bCs/>
      <w:caps/>
      <w:color w:val="747678"/>
      <w:kern w:val="1"/>
      <w:sz w:val="48"/>
      <w:szCs w:val="32"/>
      <w:lang w:val="en-US"/>
    </w:rPr>
  </w:style>
  <w:style w:type="character" w:customStyle="1" w:styleId="FootnoteCharacters">
    <w:name w:val="Footnote Characters"/>
    <w:rPr>
      <w:rFonts w:ascii="Arial" w:hAnsi="Arial" w:cs="Arial"/>
      <w:color w:val="000080"/>
      <w:vertAlign w:val="superscript"/>
    </w:rPr>
  </w:style>
  <w:style w:type="character" w:customStyle="1" w:styleId="PlainTextChar">
    <w:name w:val="Plain Text Char"/>
    <w:rPr>
      <w:rFonts w:ascii="Consolas" w:eastAsia="Calibri" w:hAnsi="Consolas" w:cs="Consolas"/>
      <w:sz w:val="21"/>
      <w:szCs w:val="21"/>
    </w:rPr>
  </w:style>
  <w:style w:type="character" w:customStyle="1" w:styleId="CommentTextChar">
    <w:name w:val="Comment Text Char"/>
    <w:basedOn w:val="WW-DefaultParagraphFont11"/>
  </w:style>
  <w:style w:type="character" w:customStyle="1" w:styleId="Heading4Char">
    <w:name w:val="Heading 4 Char"/>
    <w:rPr>
      <w:rFonts w:ascii="Arial" w:hAnsi="Arial" w:cs="Arial"/>
      <w:b/>
      <w:bCs/>
      <w:sz w:val="22"/>
      <w:szCs w:val="22"/>
    </w:rPr>
  </w:style>
  <w:style w:type="character" w:customStyle="1" w:styleId="HighlightedVariable">
    <w:name w:val="Highlighted Variable"/>
    <w:rPr>
      <w:color w:val="0000FF"/>
    </w:rPr>
  </w:style>
  <w:style w:type="character" w:customStyle="1" w:styleId="apple-style-span">
    <w:name w:val="apple-style-span"/>
    <w:basedOn w:val="WW-DefaultParagraphFont11"/>
  </w:style>
  <w:style w:type="character" w:styleId="FollowedHyperlink">
    <w:name w:val="FollowedHyperlink"/>
    <w:rPr>
      <w:color w:val="800080"/>
      <w:u w:val="single"/>
    </w:rPr>
  </w:style>
  <w:style w:type="character" w:customStyle="1" w:styleId="BalloonTextChar">
    <w:name w:val="Balloon Text Char"/>
    <w:rPr>
      <w:rFonts w:ascii="Tahoma" w:hAnsi="Tahoma" w:cs="Tahoma"/>
      <w:sz w:val="16"/>
      <w:szCs w:val="16"/>
    </w:rPr>
  </w:style>
  <w:style w:type="character" w:customStyle="1" w:styleId="BodyTextChar">
    <w:name w:val="Body Text Char"/>
    <w:rPr>
      <w:rFonts w:ascii="Arial" w:hAnsi="Arial" w:cs="Arial"/>
      <w:szCs w:val="24"/>
    </w:rPr>
  </w:style>
  <w:style w:type="character" w:customStyle="1" w:styleId="TableFill">
    <w:name w:val="Table Fill"/>
    <w:rPr>
      <w:rFonts w:ascii="Arial" w:hAnsi="Arial" w:cs="Arial"/>
      <w:sz w:val="16"/>
    </w:rPr>
  </w:style>
  <w:style w:type="character" w:customStyle="1" w:styleId="normalChar">
    <w:name w:val="normal Char"/>
    <w:rPr>
      <w:rFonts w:ascii="Arial" w:eastAsia="Arial" w:hAnsi="Arial" w:cs="Arial"/>
      <w:color w:val="000000"/>
      <w:szCs w:val="22"/>
      <w:lang w:eastAsia="ar-SA" w:bidi="ar-SA"/>
    </w:rPr>
  </w:style>
  <w:style w:type="character" w:customStyle="1" w:styleId="ColumnHeaderChar">
    <w:name w:val="Column Header Char"/>
    <w:rPr>
      <w:rFonts w:ascii="Arial" w:eastAsia="Arial" w:hAnsi="Arial" w:cs="Arial"/>
      <w:color w:val="FFFFFF"/>
      <w:szCs w:val="22"/>
    </w:rPr>
  </w:style>
  <w:style w:type="character" w:customStyle="1" w:styleId="Heading5Char">
    <w:name w:val="Heading 5 Char"/>
    <w:rPr>
      <w:rFonts w:ascii="Arial" w:hAnsi="Arial" w:cs="Arial"/>
      <w:szCs w:val="24"/>
    </w:rPr>
  </w:style>
  <w:style w:type="character" w:customStyle="1" w:styleId="IndexLink">
    <w:name w:val="Index Link"/>
  </w:style>
  <w:style w:type="character" w:styleId="CommentReference">
    <w:name w:val="annotation reference"/>
    <w:rPr>
      <w:sz w:val="16"/>
      <w:szCs w:val="16"/>
    </w:rPr>
  </w:style>
  <w:style w:type="character" w:customStyle="1" w:styleId="CommentTextChar1">
    <w:name w:val="Comment Text Char1"/>
  </w:style>
  <w:style w:type="character" w:customStyle="1" w:styleId="CommentSubjectChar">
    <w:name w:val="Comment Subject Char"/>
    <w:rPr>
      <w:rFonts w:ascii="Arial" w:hAnsi="Arial" w:cs="Arial"/>
      <w:b/>
      <w:bCs/>
    </w:rPr>
  </w:style>
  <w:style w:type="paragraph" w:customStyle="1" w:styleId="Heading">
    <w:name w:val="Heading"/>
    <w:basedOn w:val="Normal"/>
    <w:next w:val="BodyText"/>
    <w:pPr>
      <w:keepNext/>
      <w:spacing w:before="240"/>
    </w:pPr>
    <w:rPr>
      <w:rFonts w:eastAsia="Microsoft YaHei" w:cs="Mangal"/>
      <w:sz w:val="28"/>
      <w:szCs w:val="28"/>
    </w:rPr>
  </w:style>
  <w:style w:type="paragraph" w:styleId="BodyText">
    <w:name w:val="Body Text"/>
    <w:basedOn w:val="Normal"/>
    <w:rPr>
      <w:lang w:val="x-none"/>
    </w:rPr>
  </w:style>
  <w:style w:type="paragraph" w:styleId="List">
    <w:name w:val="List"/>
    <w:basedOn w:val="BodyText"/>
    <w:rPr>
      <w:rFonts w:cs="Mangal"/>
    </w:rPr>
  </w:style>
  <w:style w:type="paragraph" w:styleId="Caption">
    <w:name w:val="caption"/>
    <w:basedOn w:val="Normal"/>
    <w:next w:val="Normal"/>
    <w:qFormat/>
    <w:pPr>
      <w:spacing w:after="240" w:line="240" w:lineRule="auto"/>
    </w:pPr>
    <w:rPr>
      <w:bCs/>
      <w:i/>
      <w:szCs w:val="20"/>
    </w:rPr>
  </w:style>
  <w:style w:type="paragraph" w:customStyle="1" w:styleId="Index">
    <w:name w:val="Index"/>
    <w:basedOn w:val="Normal"/>
    <w:pPr>
      <w:suppressLineNumbers/>
    </w:pPr>
    <w:rPr>
      <w:rFonts w:cs="Mangal"/>
    </w:rPr>
  </w:style>
  <w:style w:type="paragraph" w:styleId="ListNumber4">
    <w:name w:val="List Number 4"/>
    <w:basedOn w:val="Normal"/>
    <w:pPr>
      <w:numPr>
        <w:numId w:val="2"/>
      </w:numPr>
    </w:pPr>
  </w:style>
  <w:style w:type="paragraph" w:customStyle="1" w:styleId="BackCoverCopyright">
    <w:name w:val="Back Cover Copyright"/>
    <w:basedOn w:val="Normal"/>
    <w:pPr>
      <w:spacing w:before="180" w:after="0" w:line="160" w:lineRule="exact"/>
    </w:pPr>
    <w:rPr>
      <w:sz w:val="14"/>
      <w:szCs w:val="20"/>
    </w:rPr>
  </w:style>
  <w:style w:type="paragraph" w:customStyle="1" w:styleId="BackCoverText">
    <w:name w:val="Back Cover Text"/>
    <w:basedOn w:val="Normal"/>
    <w:pPr>
      <w:spacing w:before="0" w:after="60" w:line="240" w:lineRule="auto"/>
    </w:pPr>
    <w:rPr>
      <w:rFonts w:eastAsia="Times"/>
      <w:iCs/>
      <w:sz w:val="18"/>
      <w:szCs w:val="20"/>
    </w:rPr>
  </w:style>
  <w:style w:type="paragraph" w:customStyle="1" w:styleId="BackCoverBoilerplate">
    <w:name w:val="Back Cover Boilerplate"/>
    <w:basedOn w:val="BackCoverText"/>
    <w:pPr>
      <w:spacing w:after="180" w:line="220" w:lineRule="exact"/>
    </w:pPr>
    <w:rPr>
      <w:i/>
    </w:rPr>
  </w:style>
  <w:style w:type="paragraph" w:customStyle="1" w:styleId="BackCoverTitle">
    <w:name w:val="Back Cover Title"/>
    <w:basedOn w:val="Heading1"/>
    <w:pPr>
      <w:numPr>
        <w:numId w:val="0"/>
      </w:numPr>
      <w:spacing w:before="240" w:after="0" w:line="240" w:lineRule="auto"/>
    </w:pPr>
    <w:rPr>
      <w:rFonts w:eastAsia="Times"/>
      <w:iCs w:val="0"/>
      <w:sz w:val="18"/>
      <w:szCs w:val="20"/>
    </w:rPr>
  </w:style>
  <w:style w:type="paragraph" w:customStyle="1" w:styleId="Bullet1">
    <w:name w:val="Bullet 1"/>
    <w:basedOn w:val="Normal"/>
    <w:pPr>
      <w:numPr>
        <w:numId w:val="13"/>
      </w:numPr>
      <w:spacing w:before="0" w:after="60"/>
    </w:pPr>
  </w:style>
  <w:style w:type="paragraph" w:customStyle="1" w:styleId="Bullet1NoSpace">
    <w:name w:val="Bullet 1 No Space"/>
    <w:basedOn w:val="Bullet1"/>
    <w:pPr>
      <w:numPr>
        <w:numId w:val="16"/>
      </w:numPr>
      <w:spacing w:after="0"/>
    </w:pPr>
  </w:style>
  <w:style w:type="paragraph" w:customStyle="1" w:styleId="Bullet1Numbered">
    <w:name w:val="Bullet 1 Numbered"/>
    <w:basedOn w:val="Normal"/>
    <w:pPr>
      <w:numPr>
        <w:numId w:val="12"/>
      </w:numPr>
      <w:spacing w:before="0" w:after="60"/>
    </w:pPr>
  </w:style>
  <w:style w:type="paragraph" w:customStyle="1" w:styleId="Bullet2">
    <w:name w:val="Bullet 2"/>
    <w:basedOn w:val="Normal"/>
    <w:pPr>
      <w:numPr>
        <w:numId w:val="11"/>
      </w:numPr>
      <w:spacing w:before="0" w:after="60"/>
      <w:ind w:left="1008" w:firstLine="0"/>
    </w:pPr>
  </w:style>
  <w:style w:type="paragraph" w:customStyle="1" w:styleId="Bullet3">
    <w:name w:val="Bullet 3"/>
    <w:basedOn w:val="Normal"/>
    <w:pPr>
      <w:tabs>
        <w:tab w:val="num" w:pos="720"/>
        <w:tab w:val="left" w:pos="1350"/>
      </w:tabs>
      <w:spacing w:before="0" w:after="60"/>
      <w:ind w:left="1350" w:hanging="270"/>
    </w:pPr>
  </w:style>
  <w:style w:type="paragraph" w:styleId="Footer">
    <w:name w:val="footer"/>
    <w:basedOn w:val="Normal"/>
    <w:pPr>
      <w:tabs>
        <w:tab w:val="center" w:pos="4320"/>
        <w:tab w:val="right" w:pos="8640"/>
      </w:tabs>
    </w:pPr>
    <w:rPr>
      <w:lang w:val="x-none"/>
    </w:rPr>
  </w:style>
  <w:style w:type="paragraph" w:customStyle="1" w:styleId="CoverDate">
    <w:name w:val="Cover Date"/>
    <w:basedOn w:val="Normal"/>
    <w:pPr>
      <w:spacing w:before="560" w:after="300" w:line="360" w:lineRule="exact"/>
      <w:ind w:left="720"/>
    </w:pPr>
    <w:rPr>
      <w:b/>
      <w:bCs/>
      <w:caps/>
      <w:color w:val="FFFFFF"/>
      <w:sz w:val="28"/>
    </w:rPr>
  </w:style>
  <w:style w:type="paragraph" w:customStyle="1" w:styleId="CoverTitle">
    <w:name w:val="Cover Title"/>
    <w:basedOn w:val="Normal"/>
    <w:pPr>
      <w:spacing w:before="0" w:line="520" w:lineRule="exact"/>
      <w:ind w:left="720"/>
    </w:pPr>
    <w:rPr>
      <w:b/>
      <w:caps/>
      <w:color w:val="FFFFFF"/>
      <w:sz w:val="44"/>
    </w:rPr>
  </w:style>
  <w:style w:type="paragraph" w:styleId="Header">
    <w:name w:val="header"/>
    <w:basedOn w:val="Normal"/>
    <w:pPr>
      <w:tabs>
        <w:tab w:val="center" w:pos="5040"/>
      </w:tabs>
      <w:spacing w:before="120" w:line="220" w:lineRule="exact"/>
    </w:pPr>
    <w:rPr>
      <w:caps/>
      <w:sz w:val="18"/>
    </w:rPr>
  </w:style>
  <w:style w:type="paragraph" w:customStyle="1" w:styleId="HighlightText">
    <w:name w:val="Highlight Text"/>
    <w:basedOn w:val="Normal"/>
    <w:pPr>
      <w:spacing w:before="0" w:after="240"/>
    </w:pPr>
    <w:rPr>
      <w:b/>
      <w:color w:val="747678"/>
    </w:rPr>
  </w:style>
  <w:style w:type="paragraph" w:customStyle="1" w:styleId="PictureCoverPage">
    <w:name w:val="Picture_Cover Page"/>
    <w:basedOn w:val="Normal"/>
    <w:pPr>
      <w:spacing w:before="720" w:after="60"/>
      <w:ind w:left="720"/>
    </w:pPr>
  </w:style>
  <w:style w:type="paragraph" w:customStyle="1" w:styleId="CoverAddress">
    <w:name w:val="Cover Address"/>
    <w:basedOn w:val="Normal"/>
    <w:pPr>
      <w:spacing w:before="0" w:line="260" w:lineRule="exact"/>
      <w:ind w:left="720"/>
    </w:pPr>
    <w:rPr>
      <w:b/>
      <w:bCs/>
      <w:color w:val="FFFFFF"/>
    </w:rPr>
  </w:style>
  <w:style w:type="paragraph" w:customStyle="1" w:styleId="ResumeEducation">
    <w:name w:val="Resume Education"/>
    <w:basedOn w:val="Normal"/>
    <w:pPr>
      <w:spacing w:before="0" w:line="240" w:lineRule="auto"/>
      <w:ind w:left="2347" w:hanging="907"/>
    </w:pPr>
    <w:rPr>
      <w:color w:val="000000"/>
      <w:szCs w:val="20"/>
    </w:rPr>
  </w:style>
  <w:style w:type="paragraph" w:customStyle="1" w:styleId="ResumeEnablingTechnologies">
    <w:name w:val="Resume Enabling Technologies"/>
    <w:basedOn w:val="Normal"/>
    <w:pPr>
      <w:spacing w:before="0" w:line="240" w:lineRule="auto"/>
      <w:ind w:left="2347" w:hanging="2347"/>
    </w:pPr>
    <w:rPr>
      <w:color w:val="000000"/>
      <w:szCs w:val="20"/>
    </w:rPr>
  </w:style>
  <w:style w:type="paragraph" w:customStyle="1" w:styleId="ResumeName">
    <w:name w:val="Resume Name"/>
    <w:basedOn w:val="Normal"/>
    <w:pPr>
      <w:spacing w:before="140" w:after="0"/>
      <w:jc w:val="right"/>
    </w:pPr>
    <w:rPr>
      <w:b/>
      <w:color w:val="000000"/>
      <w:szCs w:val="20"/>
    </w:rPr>
  </w:style>
  <w:style w:type="paragraph" w:customStyle="1" w:styleId="ResumeHeading">
    <w:name w:val="Resume Heading"/>
    <w:basedOn w:val="ResumeName"/>
    <w:next w:val="Normal"/>
    <w:pPr>
      <w:keepNext/>
      <w:pBdr>
        <w:top w:val="single" w:sz="4" w:space="3" w:color="000000"/>
      </w:pBdr>
      <w:spacing w:before="120" w:after="120" w:line="240" w:lineRule="auto"/>
      <w:jc w:val="left"/>
    </w:pPr>
  </w:style>
  <w:style w:type="paragraph" w:styleId="Subtitle">
    <w:name w:val="Subtitle"/>
    <w:basedOn w:val="Normal"/>
    <w:next w:val="BodyText"/>
    <w:qFormat/>
    <w:pPr>
      <w:keepNext/>
      <w:spacing w:before="180" w:after="60" w:line="280" w:lineRule="exact"/>
    </w:pPr>
    <w:rPr>
      <w:b/>
      <w:color w:val="747678"/>
      <w:sz w:val="24"/>
    </w:rPr>
  </w:style>
  <w:style w:type="paragraph" w:customStyle="1" w:styleId="TableBullet1">
    <w:name w:val="Table Bullet 1"/>
    <w:pPr>
      <w:tabs>
        <w:tab w:val="left" w:pos="180"/>
        <w:tab w:val="num" w:pos="360"/>
      </w:tabs>
      <w:suppressAutoHyphens/>
      <w:spacing w:before="40" w:after="20" w:line="240" w:lineRule="exact"/>
      <w:ind w:left="360" w:hanging="360"/>
    </w:pPr>
    <w:rPr>
      <w:rFonts w:ascii="Arial" w:hAnsi="Arial" w:cs="Arial"/>
      <w:lang w:eastAsia="ar-SA"/>
    </w:rPr>
  </w:style>
  <w:style w:type="paragraph" w:customStyle="1" w:styleId="TableBullet2">
    <w:name w:val="Table Bullet 2"/>
    <w:basedOn w:val="TableBullet1"/>
    <w:pPr>
      <w:tabs>
        <w:tab w:val="clear" w:pos="180"/>
        <w:tab w:val="clear" w:pos="360"/>
        <w:tab w:val="left" w:pos="450"/>
        <w:tab w:val="num" w:pos="720"/>
      </w:tabs>
      <w:ind w:left="450" w:hanging="180"/>
    </w:pPr>
  </w:style>
  <w:style w:type="paragraph" w:customStyle="1" w:styleId="TableCopy">
    <w:name w:val="Table Copy"/>
    <w:basedOn w:val="TableBullet1"/>
    <w:pPr>
      <w:tabs>
        <w:tab w:val="clear" w:pos="180"/>
        <w:tab w:val="clear" w:pos="360"/>
      </w:tabs>
      <w:spacing w:before="60" w:after="80"/>
      <w:ind w:left="0" w:firstLine="0"/>
    </w:pPr>
  </w:style>
  <w:style w:type="paragraph" w:customStyle="1" w:styleId="TableHead">
    <w:name w:val="Table Head"/>
    <w:basedOn w:val="TableCopy"/>
    <w:pPr>
      <w:keepNext/>
      <w:spacing w:before="120" w:after="120" w:line="260" w:lineRule="exact"/>
    </w:pPr>
    <w:rPr>
      <w:b/>
      <w:color w:val="FFFFFF"/>
    </w:rPr>
  </w:style>
  <w:style w:type="paragraph" w:customStyle="1" w:styleId="TableTitle">
    <w:name w:val="Table Title"/>
    <w:basedOn w:val="TableCopy"/>
    <w:pPr>
      <w:keepNext/>
      <w:spacing w:after="60" w:line="280" w:lineRule="exact"/>
    </w:pPr>
    <w:rPr>
      <w:b/>
      <w:i/>
      <w:sz w:val="24"/>
    </w:rPr>
  </w:style>
  <w:style w:type="paragraph" w:styleId="Title">
    <w:name w:val="Title"/>
    <w:basedOn w:val="Normal"/>
    <w:next w:val="Normal"/>
    <w:qFormat/>
    <w:pPr>
      <w:spacing w:before="240" w:after="180" w:line="480" w:lineRule="exact"/>
    </w:pPr>
    <w:rPr>
      <w:b/>
      <w:bCs/>
      <w:caps/>
      <w:color w:val="747678"/>
      <w:kern w:val="1"/>
      <w:sz w:val="48"/>
      <w:szCs w:val="32"/>
      <w:lang w:val="x-none"/>
    </w:rPr>
  </w:style>
  <w:style w:type="paragraph" w:styleId="TOC1">
    <w:name w:val="toc 1"/>
    <w:basedOn w:val="Normal"/>
    <w:next w:val="Normal"/>
    <w:uiPriority w:val="39"/>
    <w:pPr>
      <w:tabs>
        <w:tab w:val="right" w:pos="9720"/>
      </w:tabs>
      <w:spacing w:before="120" w:line="240" w:lineRule="auto"/>
      <w:ind w:left="2664" w:right="720" w:hanging="504"/>
    </w:pPr>
    <w:rPr>
      <w:b/>
      <w:sz w:val="24"/>
      <w:szCs w:val="32"/>
    </w:rPr>
  </w:style>
  <w:style w:type="paragraph" w:styleId="TOC2">
    <w:name w:val="toc 2"/>
    <w:basedOn w:val="Normal"/>
    <w:next w:val="Normal"/>
    <w:uiPriority w:val="39"/>
    <w:pPr>
      <w:tabs>
        <w:tab w:val="right" w:pos="9720"/>
      </w:tabs>
      <w:spacing w:after="60" w:line="240" w:lineRule="auto"/>
      <w:ind w:left="2880" w:right="720" w:hanging="504"/>
    </w:pPr>
    <w:rPr>
      <w:sz w:val="24"/>
    </w:rPr>
  </w:style>
  <w:style w:type="paragraph" w:styleId="TOC3">
    <w:name w:val="toc 3"/>
    <w:basedOn w:val="Normal"/>
    <w:next w:val="Normal"/>
    <w:uiPriority w:val="39"/>
    <w:pPr>
      <w:tabs>
        <w:tab w:val="right" w:pos="9720"/>
      </w:tabs>
      <w:spacing w:before="40" w:after="40" w:line="240" w:lineRule="auto"/>
      <w:ind w:left="3384" w:right="720" w:hanging="648"/>
    </w:pPr>
    <w:rPr>
      <w:sz w:val="24"/>
    </w:rPr>
  </w:style>
  <w:style w:type="paragraph" w:customStyle="1" w:styleId="TOCTitle">
    <w:name w:val="TOC Title"/>
    <w:basedOn w:val="CoverTitle"/>
    <w:pPr>
      <w:spacing w:after="800"/>
      <w:ind w:left="2160"/>
    </w:pPr>
  </w:style>
  <w:style w:type="paragraph" w:customStyle="1" w:styleId="SectionTitle">
    <w:name w:val="Section Title"/>
    <w:basedOn w:val="CoverTitle"/>
    <w:pPr>
      <w:ind w:right="720"/>
    </w:pPr>
    <w:rPr>
      <w:sz w:val="56"/>
    </w:rPr>
  </w:style>
  <w:style w:type="paragraph" w:styleId="DocumentMap">
    <w:name w:val="Document Map"/>
    <w:basedOn w:val="Normal"/>
    <w:rPr>
      <w:rFonts w:ascii="Tahoma" w:hAnsi="Tahoma" w:cs="Tahoma"/>
      <w:sz w:val="16"/>
      <w:szCs w:val="16"/>
      <w:lang w:val="x-none"/>
    </w:rPr>
  </w:style>
  <w:style w:type="paragraph" w:styleId="FootnoteText">
    <w:name w:val="footnote text"/>
    <w:basedOn w:val="Normal"/>
    <w:rPr>
      <w:sz w:val="18"/>
      <w:szCs w:val="20"/>
      <w:lang w:val="x-none"/>
    </w:rPr>
  </w:style>
  <w:style w:type="paragraph" w:customStyle="1" w:styleId="TableHead0">
    <w:name w:val="TableHead"/>
    <w:basedOn w:val="Normal"/>
    <w:pPr>
      <w:spacing w:after="40" w:line="240" w:lineRule="auto"/>
    </w:pPr>
    <w:rPr>
      <w:b/>
      <w:szCs w:val="20"/>
    </w:rPr>
  </w:style>
  <w:style w:type="paragraph" w:customStyle="1" w:styleId="ColorfulList-Accent11">
    <w:name w:val="Colorful List - Accent 11"/>
    <w:basedOn w:val="Normal"/>
    <w:pPr>
      <w:spacing w:before="0" w:after="200" w:line="240" w:lineRule="auto"/>
      <w:ind w:left="720"/>
    </w:pPr>
    <w:rPr>
      <w:rFonts w:ascii="Calibri" w:eastAsia="Calibri" w:hAnsi="Calibri" w:cs="Calibri"/>
      <w:sz w:val="22"/>
      <w:szCs w:val="22"/>
    </w:rPr>
  </w:style>
  <w:style w:type="paragraph" w:styleId="PlainText">
    <w:name w:val="Plain Text"/>
    <w:basedOn w:val="Normal"/>
    <w:pPr>
      <w:spacing w:before="0" w:after="0" w:line="240" w:lineRule="auto"/>
    </w:pPr>
    <w:rPr>
      <w:rFonts w:ascii="Consolas" w:eastAsia="Calibri" w:hAnsi="Consolas" w:cs="Consolas"/>
      <w:sz w:val="21"/>
      <w:szCs w:val="21"/>
      <w:lang w:val="x-none"/>
    </w:rPr>
  </w:style>
  <w:style w:type="paragraph" w:styleId="CommentText">
    <w:name w:val="annotation text"/>
    <w:basedOn w:val="Normal"/>
    <w:pPr>
      <w:spacing w:before="0" w:after="0" w:line="240" w:lineRule="auto"/>
    </w:pPr>
    <w:rPr>
      <w:rFonts w:ascii="Times New Roman" w:hAnsi="Times New Roman" w:cs="Times New Roman"/>
      <w:szCs w:val="20"/>
    </w:rPr>
  </w:style>
  <w:style w:type="paragraph" w:styleId="ListContinue4">
    <w:name w:val="List Continue 4"/>
    <w:basedOn w:val="Normal"/>
    <w:pPr>
      <w:ind w:left="1440"/>
    </w:pPr>
  </w:style>
  <w:style w:type="paragraph" w:customStyle="1" w:styleId="Heading41">
    <w:name w:val="Heading 41"/>
    <w:basedOn w:val="ListContinue4"/>
    <w:next w:val="Normal"/>
    <w:pPr>
      <w:keepNext/>
      <w:spacing w:after="0" w:line="280" w:lineRule="exact"/>
    </w:pPr>
    <w:rPr>
      <w:bCs/>
      <w:i/>
      <w:szCs w:val="28"/>
    </w:rPr>
  </w:style>
  <w:style w:type="paragraph" w:styleId="ListBullet4">
    <w:name w:val="List Bullet 4"/>
    <w:basedOn w:val="Normal"/>
    <w:pPr>
      <w:numPr>
        <w:numId w:val="3"/>
      </w:numPr>
    </w:pPr>
  </w:style>
  <w:style w:type="paragraph" w:customStyle="1" w:styleId="TableText">
    <w:name w:val="Table Text"/>
    <w:basedOn w:val="Normal"/>
    <w:pPr>
      <w:keepLines/>
      <w:overflowPunct w:val="0"/>
      <w:autoSpaceDE w:val="0"/>
      <w:spacing w:before="0" w:after="0" w:line="240" w:lineRule="auto"/>
      <w:textAlignment w:val="baseline"/>
    </w:pPr>
    <w:rPr>
      <w:rFonts w:ascii="Times New Roman" w:hAnsi="Times New Roman" w:cs="Times New Roman"/>
      <w:sz w:val="18"/>
      <w:szCs w:val="20"/>
    </w:rPr>
  </w:style>
  <w:style w:type="paragraph" w:customStyle="1" w:styleId="TOCHeading1">
    <w:name w:val="TOC Heading1"/>
    <w:basedOn w:val="Heading1"/>
    <w:next w:val="Normal"/>
    <w:qFormat/>
    <w:pPr>
      <w:keepLines/>
      <w:numPr>
        <w:numId w:val="0"/>
      </w:numPr>
      <w:spacing w:before="480" w:after="0" w:line="276" w:lineRule="auto"/>
    </w:pPr>
    <w:rPr>
      <w:rFonts w:ascii="Cambria" w:hAnsi="Cambria" w:cs="Times New Roman"/>
      <w:bCs/>
      <w:iCs w:val="0"/>
      <w:color w:val="365F91"/>
      <w:sz w:val="28"/>
      <w:szCs w:val="28"/>
    </w:rPr>
  </w:style>
  <w:style w:type="paragraph" w:styleId="BalloonText">
    <w:name w:val="Balloon Text"/>
    <w:basedOn w:val="Normal"/>
    <w:pPr>
      <w:spacing w:before="0" w:after="0" w:line="240" w:lineRule="auto"/>
    </w:pPr>
    <w:rPr>
      <w:rFonts w:ascii="Tahoma" w:hAnsi="Tahoma" w:cs="Tahoma"/>
      <w:sz w:val="16"/>
      <w:szCs w:val="16"/>
      <w:lang w:val="x-none"/>
    </w:rPr>
  </w:style>
  <w:style w:type="paragraph" w:customStyle="1" w:styleId="Normal1">
    <w:name w:val="Normal1"/>
    <w:pPr>
      <w:suppressAutoHyphens/>
      <w:spacing w:before="60" w:after="120"/>
    </w:pPr>
    <w:rPr>
      <w:rFonts w:ascii="Arial" w:eastAsia="Arial" w:hAnsi="Arial" w:cs="Arial"/>
      <w:color w:val="000000"/>
      <w:szCs w:val="22"/>
      <w:lang w:eastAsia="ar-SA"/>
    </w:rPr>
  </w:style>
  <w:style w:type="paragraph" w:customStyle="1" w:styleId="ColumnHeader">
    <w:name w:val="Column Header"/>
    <w:basedOn w:val="Normal1"/>
    <w:pPr>
      <w:jc w:val="center"/>
    </w:pPr>
    <w:rPr>
      <w:color w:val="FFFFFF"/>
      <w:lang w:val="x-none"/>
    </w:rPr>
  </w:style>
  <w:style w:type="paragraph" w:customStyle="1" w:styleId="Framecontents">
    <w:name w:val="Frame contents"/>
    <w:basedOn w:val="BodyText"/>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CommentSubject">
    <w:name w:val="annotation subject"/>
    <w:basedOn w:val="CommentText"/>
    <w:next w:val="CommentText"/>
    <w:pPr>
      <w:spacing w:before="60" w:after="120" w:line="240" w:lineRule="atLeast"/>
    </w:pPr>
    <w:rPr>
      <w:rFonts w:ascii="Arial" w:hAnsi="Arial" w:cs="Arial"/>
      <w:b/>
      <w:bCs/>
    </w:rPr>
  </w:style>
  <w:style w:type="paragraph" w:customStyle="1" w:styleId="ColorfulShading-Accent11">
    <w:name w:val="Colorful Shading - Accent 11"/>
    <w:pPr>
      <w:suppressAutoHyphens/>
    </w:pPr>
    <w:rPr>
      <w:rFonts w:ascii="Arial" w:hAnsi="Arial" w:cs="Arial"/>
      <w:szCs w:val="24"/>
      <w:lang w:eastAsia="ar-SA"/>
    </w:rPr>
  </w:style>
  <w:style w:type="paragraph" w:customStyle="1" w:styleId="Default">
    <w:name w:val="Default"/>
    <w:rsid w:val="00B91A7B"/>
    <w:pPr>
      <w:autoSpaceDE w:val="0"/>
      <w:autoSpaceDN w:val="0"/>
      <w:adjustRightInd w:val="0"/>
    </w:pPr>
    <w:rPr>
      <w:rFonts w:ascii="Calibri" w:hAnsi="Calibri" w:cs="Calibri"/>
      <w:color w:val="000000"/>
      <w:sz w:val="24"/>
      <w:szCs w:val="24"/>
    </w:rPr>
  </w:style>
  <w:style w:type="table" w:styleId="TableGrid">
    <w:name w:val="Table Grid"/>
    <w:basedOn w:val="TableNormal"/>
    <w:uiPriority w:val="59"/>
    <w:rsid w:val="002714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ghtList-Accent31">
    <w:name w:val="Light List - Accent 31"/>
    <w:hidden/>
    <w:uiPriority w:val="71"/>
    <w:rsid w:val="0026541E"/>
    <w:rPr>
      <w:rFonts w:ascii="Arial" w:hAnsi="Arial" w:cs="Arial"/>
      <w:szCs w:val="24"/>
      <w:lang w:eastAsia="ar-SA"/>
    </w:rPr>
  </w:style>
  <w:style w:type="character" w:customStyle="1" w:styleId="pl-k">
    <w:name w:val="pl-k"/>
    <w:rsid w:val="008F2381"/>
  </w:style>
  <w:style w:type="character" w:customStyle="1" w:styleId="pl-s">
    <w:name w:val="pl-s"/>
    <w:rsid w:val="008F2381"/>
  </w:style>
  <w:style w:type="character" w:customStyle="1" w:styleId="pl-pds">
    <w:name w:val="pl-pds"/>
    <w:rsid w:val="008F2381"/>
  </w:style>
  <w:style w:type="character" w:customStyle="1" w:styleId="pl-c1">
    <w:name w:val="pl-c1"/>
    <w:rsid w:val="00607D03"/>
  </w:style>
  <w:style w:type="paragraph" w:styleId="Revision">
    <w:name w:val="Revision"/>
    <w:hidden/>
    <w:uiPriority w:val="99"/>
    <w:semiHidden/>
    <w:rsid w:val="006E307B"/>
    <w:rPr>
      <w:rFonts w:ascii="Arial" w:hAnsi="Arial" w:cs="Arial"/>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02900">
      <w:bodyDiv w:val="1"/>
      <w:marLeft w:val="0"/>
      <w:marRight w:val="0"/>
      <w:marTop w:val="0"/>
      <w:marBottom w:val="0"/>
      <w:divBdr>
        <w:top w:val="none" w:sz="0" w:space="0" w:color="auto"/>
        <w:left w:val="none" w:sz="0" w:space="0" w:color="auto"/>
        <w:bottom w:val="none" w:sz="0" w:space="0" w:color="auto"/>
        <w:right w:val="none" w:sz="0" w:space="0" w:color="auto"/>
      </w:divBdr>
    </w:div>
    <w:div w:id="184707613">
      <w:bodyDiv w:val="1"/>
      <w:marLeft w:val="0"/>
      <w:marRight w:val="0"/>
      <w:marTop w:val="0"/>
      <w:marBottom w:val="0"/>
      <w:divBdr>
        <w:top w:val="none" w:sz="0" w:space="0" w:color="auto"/>
        <w:left w:val="none" w:sz="0" w:space="0" w:color="auto"/>
        <w:bottom w:val="none" w:sz="0" w:space="0" w:color="auto"/>
        <w:right w:val="none" w:sz="0" w:space="0" w:color="auto"/>
      </w:divBdr>
    </w:div>
    <w:div w:id="237249834">
      <w:bodyDiv w:val="1"/>
      <w:marLeft w:val="0"/>
      <w:marRight w:val="0"/>
      <w:marTop w:val="0"/>
      <w:marBottom w:val="0"/>
      <w:divBdr>
        <w:top w:val="none" w:sz="0" w:space="0" w:color="auto"/>
        <w:left w:val="none" w:sz="0" w:space="0" w:color="auto"/>
        <w:bottom w:val="none" w:sz="0" w:space="0" w:color="auto"/>
        <w:right w:val="none" w:sz="0" w:space="0" w:color="auto"/>
      </w:divBdr>
    </w:div>
    <w:div w:id="313603698">
      <w:bodyDiv w:val="1"/>
      <w:marLeft w:val="0"/>
      <w:marRight w:val="0"/>
      <w:marTop w:val="0"/>
      <w:marBottom w:val="0"/>
      <w:divBdr>
        <w:top w:val="none" w:sz="0" w:space="0" w:color="auto"/>
        <w:left w:val="none" w:sz="0" w:space="0" w:color="auto"/>
        <w:bottom w:val="none" w:sz="0" w:space="0" w:color="auto"/>
        <w:right w:val="none" w:sz="0" w:space="0" w:color="auto"/>
      </w:divBdr>
    </w:div>
    <w:div w:id="371266449">
      <w:bodyDiv w:val="1"/>
      <w:marLeft w:val="0"/>
      <w:marRight w:val="0"/>
      <w:marTop w:val="0"/>
      <w:marBottom w:val="0"/>
      <w:divBdr>
        <w:top w:val="none" w:sz="0" w:space="0" w:color="auto"/>
        <w:left w:val="none" w:sz="0" w:space="0" w:color="auto"/>
        <w:bottom w:val="none" w:sz="0" w:space="0" w:color="auto"/>
        <w:right w:val="none" w:sz="0" w:space="0" w:color="auto"/>
      </w:divBdr>
    </w:div>
    <w:div w:id="432015183">
      <w:bodyDiv w:val="1"/>
      <w:marLeft w:val="0"/>
      <w:marRight w:val="0"/>
      <w:marTop w:val="0"/>
      <w:marBottom w:val="0"/>
      <w:divBdr>
        <w:top w:val="none" w:sz="0" w:space="0" w:color="auto"/>
        <w:left w:val="none" w:sz="0" w:space="0" w:color="auto"/>
        <w:bottom w:val="none" w:sz="0" w:space="0" w:color="auto"/>
        <w:right w:val="none" w:sz="0" w:space="0" w:color="auto"/>
      </w:divBdr>
      <w:divsChild>
        <w:div w:id="1250114690">
          <w:marLeft w:val="0"/>
          <w:marRight w:val="0"/>
          <w:marTop w:val="0"/>
          <w:marBottom w:val="0"/>
          <w:divBdr>
            <w:top w:val="none" w:sz="0" w:space="0" w:color="auto"/>
            <w:left w:val="none" w:sz="0" w:space="0" w:color="auto"/>
            <w:bottom w:val="none" w:sz="0" w:space="0" w:color="auto"/>
            <w:right w:val="none" w:sz="0" w:space="0" w:color="auto"/>
          </w:divBdr>
        </w:div>
        <w:div w:id="1389260296">
          <w:marLeft w:val="0"/>
          <w:marRight w:val="0"/>
          <w:marTop w:val="0"/>
          <w:marBottom w:val="0"/>
          <w:divBdr>
            <w:top w:val="none" w:sz="0" w:space="0" w:color="auto"/>
            <w:left w:val="none" w:sz="0" w:space="0" w:color="auto"/>
            <w:bottom w:val="none" w:sz="0" w:space="0" w:color="auto"/>
            <w:right w:val="none" w:sz="0" w:space="0" w:color="auto"/>
          </w:divBdr>
        </w:div>
        <w:div w:id="1628657874">
          <w:marLeft w:val="0"/>
          <w:marRight w:val="0"/>
          <w:marTop w:val="0"/>
          <w:marBottom w:val="0"/>
          <w:divBdr>
            <w:top w:val="none" w:sz="0" w:space="0" w:color="auto"/>
            <w:left w:val="none" w:sz="0" w:space="0" w:color="auto"/>
            <w:bottom w:val="none" w:sz="0" w:space="0" w:color="auto"/>
            <w:right w:val="none" w:sz="0" w:space="0" w:color="auto"/>
          </w:divBdr>
        </w:div>
      </w:divsChild>
    </w:div>
    <w:div w:id="551187499">
      <w:bodyDiv w:val="1"/>
      <w:marLeft w:val="0"/>
      <w:marRight w:val="0"/>
      <w:marTop w:val="0"/>
      <w:marBottom w:val="0"/>
      <w:divBdr>
        <w:top w:val="none" w:sz="0" w:space="0" w:color="auto"/>
        <w:left w:val="none" w:sz="0" w:space="0" w:color="auto"/>
        <w:bottom w:val="none" w:sz="0" w:space="0" w:color="auto"/>
        <w:right w:val="none" w:sz="0" w:space="0" w:color="auto"/>
      </w:divBdr>
    </w:div>
    <w:div w:id="559824430">
      <w:bodyDiv w:val="1"/>
      <w:marLeft w:val="0"/>
      <w:marRight w:val="0"/>
      <w:marTop w:val="0"/>
      <w:marBottom w:val="0"/>
      <w:divBdr>
        <w:top w:val="none" w:sz="0" w:space="0" w:color="auto"/>
        <w:left w:val="none" w:sz="0" w:space="0" w:color="auto"/>
        <w:bottom w:val="none" w:sz="0" w:space="0" w:color="auto"/>
        <w:right w:val="none" w:sz="0" w:space="0" w:color="auto"/>
      </w:divBdr>
    </w:div>
    <w:div w:id="926228556">
      <w:bodyDiv w:val="1"/>
      <w:marLeft w:val="0"/>
      <w:marRight w:val="0"/>
      <w:marTop w:val="0"/>
      <w:marBottom w:val="0"/>
      <w:divBdr>
        <w:top w:val="none" w:sz="0" w:space="0" w:color="auto"/>
        <w:left w:val="none" w:sz="0" w:space="0" w:color="auto"/>
        <w:bottom w:val="none" w:sz="0" w:space="0" w:color="auto"/>
        <w:right w:val="none" w:sz="0" w:space="0" w:color="auto"/>
      </w:divBdr>
      <w:divsChild>
        <w:div w:id="1474911463">
          <w:marLeft w:val="0"/>
          <w:marRight w:val="0"/>
          <w:marTop w:val="0"/>
          <w:marBottom w:val="0"/>
          <w:divBdr>
            <w:top w:val="none" w:sz="0" w:space="0" w:color="auto"/>
            <w:left w:val="none" w:sz="0" w:space="0" w:color="auto"/>
            <w:bottom w:val="none" w:sz="0" w:space="0" w:color="auto"/>
            <w:right w:val="none" w:sz="0" w:space="0" w:color="auto"/>
          </w:divBdr>
        </w:div>
        <w:div w:id="1806195467">
          <w:marLeft w:val="0"/>
          <w:marRight w:val="0"/>
          <w:marTop w:val="0"/>
          <w:marBottom w:val="0"/>
          <w:divBdr>
            <w:top w:val="none" w:sz="0" w:space="0" w:color="auto"/>
            <w:left w:val="none" w:sz="0" w:space="0" w:color="auto"/>
            <w:bottom w:val="none" w:sz="0" w:space="0" w:color="auto"/>
            <w:right w:val="none" w:sz="0" w:space="0" w:color="auto"/>
          </w:divBdr>
        </w:div>
      </w:divsChild>
    </w:div>
    <w:div w:id="1088042445">
      <w:bodyDiv w:val="1"/>
      <w:marLeft w:val="0"/>
      <w:marRight w:val="0"/>
      <w:marTop w:val="0"/>
      <w:marBottom w:val="0"/>
      <w:divBdr>
        <w:top w:val="none" w:sz="0" w:space="0" w:color="auto"/>
        <w:left w:val="none" w:sz="0" w:space="0" w:color="auto"/>
        <w:bottom w:val="none" w:sz="0" w:space="0" w:color="auto"/>
        <w:right w:val="none" w:sz="0" w:space="0" w:color="auto"/>
      </w:divBdr>
    </w:div>
    <w:div w:id="1130779957">
      <w:bodyDiv w:val="1"/>
      <w:marLeft w:val="0"/>
      <w:marRight w:val="0"/>
      <w:marTop w:val="0"/>
      <w:marBottom w:val="0"/>
      <w:divBdr>
        <w:top w:val="none" w:sz="0" w:space="0" w:color="auto"/>
        <w:left w:val="none" w:sz="0" w:space="0" w:color="auto"/>
        <w:bottom w:val="none" w:sz="0" w:space="0" w:color="auto"/>
        <w:right w:val="none" w:sz="0" w:space="0" w:color="auto"/>
      </w:divBdr>
    </w:div>
    <w:div w:id="1235355298">
      <w:bodyDiv w:val="1"/>
      <w:marLeft w:val="0"/>
      <w:marRight w:val="0"/>
      <w:marTop w:val="0"/>
      <w:marBottom w:val="0"/>
      <w:divBdr>
        <w:top w:val="none" w:sz="0" w:space="0" w:color="auto"/>
        <w:left w:val="none" w:sz="0" w:space="0" w:color="auto"/>
        <w:bottom w:val="none" w:sz="0" w:space="0" w:color="auto"/>
        <w:right w:val="none" w:sz="0" w:space="0" w:color="auto"/>
      </w:divBdr>
    </w:div>
    <w:div w:id="1259413096">
      <w:bodyDiv w:val="1"/>
      <w:marLeft w:val="0"/>
      <w:marRight w:val="0"/>
      <w:marTop w:val="0"/>
      <w:marBottom w:val="0"/>
      <w:divBdr>
        <w:top w:val="none" w:sz="0" w:space="0" w:color="auto"/>
        <w:left w:val="none" w:sz="0" w:space="0" w:color="auto"/>
        <w:bottom w:val="none" w:sz="0" w:space="0" w:color="auto"/>
        <w:right w:val="none" w:sz="0" w:space="0" w:color="auto"/>
      </w:divBdr>
    </w:div>
    <w:div w:id="1264260818">
      <w:bodyDiv w:val="1"/>
      <w:marLeft w:val="0"/>
      <w:marRight w:val="0"/>
      <w:marTop w:val="0"/>
      <w:marBottom w:val="0"/>
      <w:divBdr>
        <w:top w:val="none" w:sz="0" w:space="0" w:color="auto"/>
        <w:left w:val="none" w:sz="0" w:space="0" w:color="auto"/>
        <w:bottom w:val="none" w:sz="0" w:space="0" w:color="auto"/>
        <w:right w:val="none" w:sz="0" w:space="0" w:color="auto"/>
      </w:divBdr>
    </w:div>
    <w:div w:id="1383092366">
      <w:bodyDiv w:val="1"/>
      <w:marLeft w:val="0"/>
      <w:marRight w:val="0"/>
      <w:marTop w:val="0"/>
      <w:marBottom w:val="0"/>
      <w:divBdr>
        <w:top w:val="none" w:sz="0" w:space="0" w:color="auto"/>
        <w:left w:val="none" w:sz="0" w:space="0" w:color="auto"/>
        <w:bottom w:val="none" w:sz="0" w:space="0" w:color="auto"/>
        <w:right w:val="none" w:sz="0" w:space="0" w:color="auto"/>
      </w:divBdr>
    </w:div>
    <w:div w:id="1407990269">
      <w:bodyDiv w:val="1"/>
      <w:marLeft w:val="0"/>
      <w:marRight w:val="0"/>
      <w:marTop w:val="0"/>
      <w:marBottom w:val="0"/>
      <w:divBdr>
        <w:top w:val="none" w:sz="0" w:space="0" w:color="auto"/>
        <w:left w:val="none" w:sz="0" w:space="0" w:color="auto"/>
        <w:bottom w:val="none" w:sz="0" w:space="0" w:color="auto"/>
        <w:right w:val="none" w:sz="0" w:space="0" w:color="auto"/>
      </w:divBdr>
    </w:div>
    <w:div w:id="1415129812">
      <w:bodyDiv w:val="1"/>
      <w:marLeft w:val="0"/>
      <w:marRight w:val="0"/>
      <w:marTop w:val="0"/>
      <w:marBottom w:val="0"/>
      <w:divBdr>
        <w:top w:val="none" w:sz="0" w:space="0" w:color="auto"/>
        <w:left w:val="none" w:sz="0" w:space="0" w:color="auto"/>
        <w:bottom w:val="none" w:sz="0" w:space="0" w:color="auto"/>
        <w:right w:val="none" w:sz="0" w:space="0" w:color="auto"/>
      </w:divBdr>
    </w:div>
    <w:div w:id="1511262090">
      <w:bodyDiv w:val="1"/>
      <w:marLeft w:val="0"/>
      <w:marRight w:val="0"/>
      <w:marTop w:val="0"/>
      <w:marBottom w:val="0"/>
      <w:divBdr>
        <w:top w:val="none" w:sz="0" w:space="0" w:color="auto"/>
        <w:left w:val="none" w:sz="0" w:space="0" w:color="auto"/>
        <w:bottom w:val="none" w:sz="0" w:space="0" w:color="auto"/>
        <w:right w:val="none" w:sz="0" w:space="0" w:color="auto"/>
      </w:divBdr>
    </w:div>
    <w:div w:id="1522468989">
      <w:bodyDiv w:val="1"/>
      <w:marLeft w:val="0"/>
      <w:marRight w:val="0"/>
      <w:marTop w:val="0"/>
      <w:marBottom w:val="0"/>
      <w:divBdr>
        <w:top w:val="none" w:sz="0" w:space="0" w:color="auto"/>
        <w:left w:val="none" w:sz="0" w:space="0" w:color="auto"/>
        <w:bottom w:val="none" w:sz="0" w:space="0" w:color="auto"/>
        <w:right w:val="none" w:sz="0" w:space="0" w:color="auto"/>
      </w:divBdr>
    </w:div>
    <w:div w:id="1559172215">
      <w:bodyDiv w:val="1"/>
      <w:marLeft w:val="0"/>
      <w:marRight w:val="0"/>
      <w:marTop w:val="0"/>
      <w:marBottom w:val="0"/>
      <w:divBdr>
        <w:top w:val="none" w:sz="0" w:space="0" w:color="auto"/>
        <w:left w:val="none" w:sz="0" w:space="0" w:color="auto"/>
        <w:bottom w:val="none" w:sz="0" w:space="0" w:color="auto"/>
        <w:right w:val="none" w:sz="0" w:space="0" w:color="auto"/>
      </w:divBdr>
    </w:div>
    <w:div w:id="1602448459">
      <w:bodyDiv w:val="1"/>
      <w:marLeft w:val="0"/>
      <w:marRight w:val="0"/>
      <w:marTop w:val="0"/>
      <w:marBottom w:val="0"/>
      <w:divBdr>
        <w:top w:val="none" w:sz="0" w:space="0" w:color="auto"/>
        <w:left w:val="none" w:sz="0" w:space="0" w:color="auto"/>
        <w:bottom w:val="none" w:sz="0" w:space="0" w:color="auto"/>
        <w:right w:val="none" w:sz="0" w:space="0" w:color="auto"/>
      </w:divBdr>
    </w:div>
    <w:div w:id="1615748583">
      <w:bodyDiv w:val="1"/>
      <w:marLeft w:val="0"/>
      <w:marRight w:val="0"/>
      <w:marTop w:val="0"/>
      <w:marBottom w:val="0"/>
      <w:divBdr>
        <w:top w:val="none" w:sz="0" w:space="0" w:color="auto"/>
        <w:left w:val="none" w:sz="0" w:space="0" w:color="auto"/>
        <w:bottom w:val="none" w:sz="0" w:space="0" w:color="auto"/>
        <w:right w:val="none" w:sz="0" w:space="0" w:color="auto"/>
      </w:divBdr>
    </w:div>
    <w:div w:id="1644625997">
      <w:bodyDiv w:val="1"/>
      <w:marLeft w:val="0"/>
      <w:marRight w:val="0"/>
      <w:marTop w:val="0"/>
      <w:marBottom w:val="0"/>
      <w:divBdr>
        <w:top w:val="none" w:sz="0" w:space="0" w:color="auto"/>
        <w:left w:val="none" w:sz="0" w:space="0" w:color="auto"/>
        <w:bottom w:val="none" w:sz="0" w:space="0" w:color="auto"/>
        <w:right w:val="none" w:sz="0" w:space="0" w:color="auto"/>
      </w:divBdr>
    </w:div>
    <w:div w:id="1761176404">
      <w:bodyDiv w:val="1"/>
      <w:marLeft w:val="0"/>
      <w:marRight w:val="0"/>
      <w:marTop w:val="0"/>
      <w:marBottom w:val="0"/>
      <w:divBdr>
        <w:top w:val="none" w:sz="0" w:space="0" w:color="auto"/>
        <w:left w:val="none" w:sz="0" w:space="0" w:color="auto"/>
        <w:bottom w:val="none" w:sz="0" w:space="0" w:color="auto"/>
        <w:right w:val="none" w:sz="0" w:space="0" w:color="auto"/>
      </w:divBdr>
    </w:div>
    <w:div w:id="1778208436">
      <w:bodyDiv w:val="1"/>
      <w:marLeft w:val="0"/>
      <w:marRight w:val="0"/>
      <w:marTop w:val="0"/>
      <w:marBottom w:val="0"/>
      <w:divBdr>
        <w:top w:val="none" w:sz="0" w:space="0" w:color="auto"/>
        <w:left w:val="none" w:sz="0" w:space="0" w:color="auto"/>
        <w:bottom w:val="none" w:sz="0" w:space="0" w:color="auto"/>
        <w:right w:val="none" w:sz="0" w:space="0" w:color="auto"/>
      </w:divBdr>
    </w:div>
    <w:div w:id="1834175089">
      <w:bodyDiv w:val="1"/>
      <w:marLeft w:val="0"/>
      <w:marRight w:val="0"/>
      <w:marTop w:val="0"/>
      <w:marBottom w:val="0"/>
      <w:divBdr>
        <w:top w:val="none" w:sz="0" w:space="0" w:color="auto"/>
        <w:left w:val="none" w:sz="0" w:space="0" w:color="auto"/>
        <w:bottom w:val="none" w:sz="0" w:space="0" w:color="auto"/>
        <w:right w:val="none" w:sz="0" w:space="0" w:color="auto"/>
      </w:divBdr>
      <w:divsChild>
        <w:div w:id="434450163">
          <w:marLeft w:val="0"/>
          <w:marRight w:val="0"/>
          <w:marTop w:val="0"/>
          <w:marBottom w:val="0"/>
          <w:divBdr>
            <w:top w:val="none" w:sz="0" w:space="0" w:color="auto"/>
            <w:left w:val="none" w:sz="0" w:space="0" w:color="auto"/>
            <w:bottom w:val="none" w:sz="0" w:space="0" w:color="auto"/>
            <w:right w:val="none" w:sz="0" w:space="0" w:color="auto"/>
          </w:divBdr>
        </w:div>
        <w:div w:id="1151482436">
          <w:marLeft w:val="0"/>
          <w:marRight w:val="0"/>
          <w:marTop w:val="0"/>
          <w:marBottom w:val="0"/>
          <w:divBdr>
            <w:top w:val="none" w:sz="0" w:space="0" w:color="auto"/>
            <w:left w:val="none" w:sz="0" w:space="0" w:color="auto"/>
            <w:bottom w:val="none" w:sz="0" w:space="0" w:color="auto"/>
            <w:right w:val="none" w:sz="0" w:space="0" w:color="auto"/>
          </w:divBdr>
        </w:div>
        <w:div w:id="1965308139">
          <w:marLeft w:val="0"/>
          <w:marRight w:val="0"/>
          <w:marTop w:val="0"/>
          <w:marBottom w:val="0"/>
          <w:divBdr>
            <w:top w:val="none" w:sz="0" w:space="0" w:color="auto"/>
            <w:left w:val="none" w:sz="0" w:space="0" w:color="auto"/>
            <w:bottom w:val="none" w:sz="0" w:space="0" w:color="auto"/>
            <w:right w:val="none" w:sz="0" w:space="0" w:color="auto"/>
          </w:divBdr>
        </w:div>
      </w:divsChild>
    </w:div>
    <w:div w:id="1887717711">
      <w:bodyDiv w:val="1"/>
      <w:marLeft w:val="0"/>
      <w:marRight w:val="0"/>
      <w:marTop w:val="0"/>
      <w:marBottom w:val="0"/>
      <w:divBdr>
        <w:top w:val="none" w:sz="0" w:space="0" w:color="auto"/>
        <w:left w:val="none" w:sz="0" w:space="0" w:color="auto"/>
        <w:bottom w:val="none" w:sz="0" w:space="0" w:color="auto"/>
        <w:right w:val="none" w:sz="0" w:space="0" w:color="auto"/>
      </w:divBdr>
    </w:div>
    <w:div w:id="1888028912">
      <w:bodyDiv w:val="1"/>
      <w:marLeft w:val="0"/>
      <w:marRight w:val="0"/>
      <w:marTop w:val="0"/>
      <w:marBottom w:val="0"/>
      <w:divBdr>
        <w:top w:val="none" w:sz="0" w:space="0" w:color="auto"/>
        <w:left w:val="none" w:sz="0" w:space="0" w:color="auto"/>
        <w:bottom w:val="none" w:sz="0" w:space="0" w:color="auto"/>
        <w:right w:val="none" w:sz="0" w:space="0" w:color="auto"/>
      </w:divBdr>
    </w:div>
    <w:div w:id="2004698828">
      <w:bodyDiv w:val="1"/>
      <w:marLeft w:val="0"/>
      <w:marRight w:val="0"/>
      <w:marTop w:val="0"/>
      <w:marBottom w:val="0"/>
      <w:divBdr>
        <w:top w:val="none" w:sz="0" w:space="0" w:color="auto"/>
        <w:left w:val="none" w:sz="0" w:space="0" w:color="auto"/>
        <w:bottom w:val="none" w:sz="0" w:space="0" w:color="auto"/>
        <w:right w:val="none" w:sz="0" w:space="0" w:color="auto"/>
      </w:divBdr>
    </w:div>
    <w:div w:id="2035183390">
      <w:bodyDiv w:val="1"/>
      <w:marLeft w:val="0"/>
      <w:marRight w:val="0"/>
      <w:marTop w:val="0"/>
      <w:marBottom w:val="0"/>
      <w:divBdr>
        <w:top w:val="none" w:sz="0" w:space="0" w:color="auto"/>
        <w:left w:val="none" w:sz="0" w:space="0" w:color="auto"/>
        <w:bottom w:val="none" w:sz="0" w:space="0" w:color="auto"/>
        <w:right w:val="none" w:sz="0" w:space="0" w:color="auto"/>
      </w:divBdr>
    </w:div>
    <w:div w:id="2052070485">
      <w:bodyDiv w:val="1"/>
      <w:marLeft w:val="0"/>
      <w:marRight w:val="0"/>
      <w:marTop w:val="0"/>
      <w:marBottom w:val="0"/>
      <w:divBdr>
        <w:top w:val="none" w:sz="0" w:space="0" w:color="auto"/>
        <w:left w:val="none" w:sz="0" w:space="0" w:color="auto"/>
        <w:bottom w:val="none" w:sz="0" w:space="0" w:color="auto"/>
        <w:right w:val="none" w:sz="0" w:space="0" w:color="auto"/>
      </w:divBdr>
    </w:div>
    <w:div w:id="2071884145">
      <w:bodyDiv w:val="1"/>
      <w:marLeft w:val="0"/>
      <w:marRight w:val="0"/>
      <w:marTop w:val="0"/>
      <w:marBottom w:val="0"/>
      <w:divBdr>
        <w:top w:val="none" w:sz="0" w:space="0" w:color="auto"/>
        <w:left w:val="none" w:sz="0" w:space="0" w:color="auto"/>
        <w:bottom w:val="none" w:sz="0" w:space="0" w:color="auto"/>
        <w:right w:val="none" w:sz="0" w:space="0" w:color="auto"/>
      </w:divBdr>
    </w:div>
    <w:div w:id="2072918711">
      <w:bodyDiv w:val="1"/>
      <w:marLeft w:val="0"/>
      <w:marRight w:val="0"/>
      <w:marTop w:val="0"/>
      <w:marBottom w:val="0"/>
      <w:divBdr>
        <w:top w:val="none" w:sz="0" w:space="0" w:color="auto"/>
        <w:left w:val="none" w:sz="0" w:space="0" w:color="auto"/>
        <w:bottom w:val="none" w:sz="0" w:space="0" w:color="auto"/>
        <w:right w:val="none" w:sz="0" w:space="0" w:color="auto"/>
      </w:divBdr>
    </w:div>
    <w:div w:id="2083091802">
      <w:bodyDiv w:val="1"/>
      <w:marLeft w:val="0"/>
      <w:marRight w:val="0"/>
      <w:marTop w:val="0"/>
      <w:marBottom w:val="0"/>
      <w:divBdr>
        <w:top w:val="none" w:sz="0" w:space="0" w:color="auto"/>
        <w:left w:val="none" w:sz="0" w:space="0" w:color="auto"/>
        <w:bottom w:val="none" w:sz="0" w:space="0" w:color="auto"/>
        <w:right w:val="none" w:sz="0" w:space="0" w:color="auto"/>
      </w:divBdr>
    </w:div>
    <w:div w:id="214003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header" Target="header2.xml"/><Relationship Id="rId22" Type="http://schemas.openxmlformats.org/officeDocument/2006/relationships/header" Target="header3.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header" Target="header4.xml"/><Relationship Id="rId26" Type="http://schemas.openxmlformats.org/officeDocument/2006/relationships/footer" Target="footer4.xml"/><Relationship Id="rId27" Type="http://schemas.openxmlformats.org/officeDocument/2006/relationships/fontTable" Target="fontTable.xml"/><Relationship Id="rId28" Type="http://schemas.openxmlformats.org/officeDocument/2006/relationships/theme" Target="theme/theme1.xml"/><Relationship Id="rId29" Type="http://schemas.microsoft.com/office/2011/relationships/people" Target="people.xml"/><Relationship Id="rId30"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5A45C-551F-7749-8DAC-F35351BEC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7097</Words>
  <Characters>40454</Characters>
  <Application>Microsoft Macintosh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Cover to go Here</vt:lpstr>
    </vt:vector>
  </TitlesOfParts>
  <Company/>
  <LinksUpToDate>false</LinksUpToDate>
  <CharactersWithSpaces>47457</CharactersWithSpaces>
  <SharedDoc>false</SharedDoc>
  <HLinks>
    <vt:vector size="108" baseType="variant">
      <vt:variant>
        <vt:i4>1966134</vt:i4>
      </vt:variant>
      <vt:variant>
        <vt:i4>104</vt:i4>
      </vt:variant>
      <vt:variant>
        <vt:i4>0</vt:i4>
      </vt:variant>
      <vt:variant>
        <vt:i4>5</vt:i4>
      </vt:variant>
      <vt:variant>
        <vt:lpwstr/>
      </vt:variant>
      <vt:variant>
        <vt:lpwstr>_Toc450823079</vt:lpwstr>
      </vt:variant>
      <vt:variant>
        <vt:i4>1966134</vt:i4>
      </vt:variant>
      <vt:variant>
        <vt:i4>98</vt:i4>
      </vt:variant>
      <vt:variant>
        <vt:i4>0</vt:i4>
      </vt:variant>
      <vt:variant>
        <vt:i4>5</vt:i4>
      </vt:variant>
      <vt:variant>
        <vt:lpwstr/>
      </vt:variant>
      <vt:variant>
        <vt:lpwstr>_Toc450823078</vt:lpwstr>
      </vt:variant>
      <vt:variant>
        <vt:i4>1966134</vt:i4>
      </vt:variant>
      <vt:variant>
        <vt:i4>92</vt:i4>
      </vt:variant>
      <vt:variant>
        <vt:i4>0</vt:i4>
      </vt:variant>
      <vt:variant>
        <vt:i4>5</vt:i4>
      </vt:variant>
      <vt:variant>
        <vt:lpwstr/>
      </vt:variant>
      <vt:variant>
        <vt:lpwstr>_Toc450823077</vt:lpwstr>
      </vt:variant>
      <vt:variant>
        <vt:i4>1966134</vt:i4>
      </vt:variant>
      <vt:variant>
        <vt:i4>86</vt:i4>
      </vt:variant>
      <vt:variant>
        <vt:i4>0</vt:i4>
      </vt:variant>
      <vt:variant>
        <vt:i4>5</vt:i4>
      </vt:variant>
      <vt:variant>
        <vt:lpwstr/>
      </vt:variant>
      <vt:variant>
        <vt:lpwstr>_Toc450823076</vt:lpwstr>
      </vt:variant>
      <vt:variant>
        <vt:i4>1966134</vt:i4>
      </vt:variant>
      <vt:variant>
        <vt:i4>80</vt:i4>
      </vt:variant>
      <vt:variant>
        <vt:i4>0</vt:i4>
      </vt:variant>
      <vt:variant>
        <vt:i4>5</vt:i4>
      </vt:variant>
      <vt:variant>
        <vt:lpwstr/>
      </vt:variant>
      <vt:variant>
        <vt:lpwstr>_Toc450823075</vt:lpwstr>
      </vt:variant>
      <vt:variant>
        <vt:i4>1966134</vt:i4>
      </vt:variant>
      <vt:variant>
        <vt:i4>74</vt:i4>
      </vt:variant>
      <vt:variant>
        <vt:i4>0</vt:i4>
      </vt:variant>
      <vt:variant>
        <vt:i4>5</vt:i4>
      </vt:variant>
      <vt:variant>
        <vt:lpwstr/>
      </vt:variant>
      <vt:variant>
        <vt:lpwstr>_Toc450823074</vt:lpwstr>
      </vt:variant>
      <vt:variant>
        <vt:i4>1966134</vt:i4>
      </vt:variant>
      <vt:variant>
        <vt:i4>68</vt:i4>
      </vt:variant>
      <vt:variant>
        <vt:i4>0</vt:i4>
      </vt:variant>
      <vt:variant>
        <vt:i4>5</vt:i4>
      </vt:variant>
      <vt:variant>
        <vt:lpwstr/>
      </vt:variant>
      <vt:variant>
        <vt:lpwstr>_Toc450823073</vt:lpwstr>
      </vt:variant>
      <vt:variant>
        <vt:i4>1966134</vt:i4>
      </vt:variant>
      <vt:variant>
        <vt:i4>62</vt:i4>
      </vt:variant>
      <vt:variant>
        <vt:i4>0</vt:i4>
      </vt:variant>
      <vt:variant>
        <vt:i4>5</vt:i4>
      </vt:variant>
      <vt:variant>
        <vt:lpwstr/>
      </vt:variant>
      <vt:variant>
        <vt:lpwstr>_Toc450823072</vt:lpwstr>
      </vt:variant>
      <vt:variant>
        <vt:i4>1966134</vt:i4>
      </vt:variant>
      <vt:variant>
        <vt:i4>56</vt:i4>
      </vt:variant>
      <vt:variant>
        <vt:i4>0</vt:i4>
      </vt:variant>
      <vt:variant>
        <vt:i4>5</vt:i4>
      </vt:variant>
      <vt:variant>
        <vt:lpwstr/>
      </vt:variant>
      <vt:variant>
        <vt:lpwstr>_Toc450823071</vt:lpwstr>
      </vt:variant>
      <vt:variant>
        <vt:i4>1966134</vt:i4>
      </vt:variant>
      <vt:variant>
        <vt:i4>50</vt:i4>
      </vt:variant>
      <vt:variant>
        <vt:i4>0</vt:i4>
      </vt:variant>
      <vt:variant>
        <vt:i4>5</vt:i4>
      </vt:variant>
      <vt:variant>
        <vt:lpwstr/>
      </vt:variant>
      <vt:variant>
        <vt:lpwstr>_Toc450823070</vt:lpwstr>
      </vt:variant>
      <vt:variant>
        <vt:i4>2031670</vt:i4>
      </vt:variant>
      <vt:variant>
        <vt:i4>44</vt:i4>
      </vt:variant>
      <vt:variant>
        <vt:i4>0</vt:i4>
      </vt:variant>
      <vt:variant>
        <vt:i4>5</vt:i4>
      </vt:variant>
      <vt:variant>
        <vt:lpwstr/>
      </vt:variant>
      <vt:variant>
        <vt:lpwstr>_Toc450823069</vt:lpwstr>
      </vt:variant>
      <vt:variant>
        <vt:i4>2031670</vt:i4>
      </vt:variant>
      <vt:variant>
        <vt:i4>38</vt:i4>
      </vt:variant>
      <vt:variant>
        <vt:i4>0</vt:i4>
      </vt:variant>
      <vt:variant>
        <vt:i4>5</vt:i4>
      </vt:variant>
      <vt:variant>
        <vt:lpwstr/>
      </vt:variant>
      <vt:variant>
        <vt:lpwstr>_Toc450823068</vt:lpwstr>
      </vt:variant>
      <vt:variant>
        <vt:i4>2031670</vt:i4>
      </vt:variant>
      <vt:variant>
        <vt:i4>32</vt:i4>
      </vt:variant>
      <vt:variant>
        <vt:i4>0</vt:i4>
      </vt:variant>
      <vt:variant>
        <vt:i4>5</vt:i4>
      </vt:variant>
      <vt:variant>
        <vt:lpwstr/>
      </vt:variant>
      <vt:variant>
        <vt:lpwstr>_Toc450823067</vt:lpwstr>
      </vt:variant>
      <vt:variant>
        <vt:i4>2031670</vt:i4>
      </vt:variant>
      <vt:variant>
        <vt:i4>26</vt:i4>
      </vt:variant>
      <vt:variant>
        <vt:i4>0</vt:i4>
      </vt:variant>
      <vt:variant>
        <vt:i4>5</vt:i4>
      </vt:variant>
      <vt:variant>
        <vt:lpwstr/>
      </vt:variant>
      <vt:variant>
        <vt:lpwstr>_Toc450823066</vt:lpwstr>
      </vt:variant>
      <vt:variant>
        <vt:i4>2031670</vt:i4>
      </vt:variant>
      <vt:variant>
        <vt:i4>20</vt:i4>
      </vt:variant>
      <vt:variant>
        <vt:i4>0</vt:i4>
      </vt:variant>
      <vt:variant>
        <vt:i4>5</vt:i4>
      </vt:variant>
      <vt:variant>
        <vt:lpwstr/>
      </vt:variant>
      <vt:variant>
        <vt:lpwstr>_Toc450823065</vt:lpwstr>
      </vt:variant>
      <vt:variant>
        <vt:i4>2031670</vt:i4>
      </vt:variant>
      <vt:variant>
        <vt:i4>14</vt:i4>
      </vt:variant>
      <vt:variant>
        <vt:i4>0</vt:i4>
      </vt:variant>
      <vt:variant>
        <vt:i4>5</vt:i4>
      </vt:variant>
      <vt:variant>
        <vt:lpwstr/>
      </vt:variant>
      <vt:variant>
        <vt:lpwstr>_Toc450823064</vt:lpwstr>
      </vt:variant>
      <vt:variant>
        <vt:i4>2031670</vt:i4>
      </vt:variant>
      <vt:variant>
        <vt:i4>8</vt:i4>
      </vt:variant>
      <vt:variant>
        <vt:i4>0</vt:i4>
      </vt:variant>
      <vt:variant>
        <vt:i4>5</vt:i4>
      </vt:variant>
      <vt:variant>
        <vt:lpwstr/>
      </vt:variant>
      <vt:variant>
        <vt:lpwstr>_Toc450823063</vt:lpwstr>
      </vt:variant>
      <vt:variant>
        <vt:i4>2031670</vt:i4>
      </vt:variant>
      <vt:variant>
        <vt:i4>2</vt:i4>
      </vt:variant>
      <vt:variant>
        <vt:i4>0</vt:i4>
      </vt:variant>
      <vt:variant>
        <vt:i4>5</vt:i4>
      </vt:variant>
      <vt:variant>
        <vt:lpwstr/>
      </vt:variant>
      <vt:variant>
        <vt:lpwstr>_Toc450823062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to go Here</dc:title>
  <dc:subject/>
  <dc:creator>Damon Smith</dc:creator>
  <cp:keywords/>
  <cp:lastModifiedBy>Lisa</cp:lastModifiedBy>
  <cp:revision>4</cp:revision>
  <cp:lastPrinted>2009-08-26T14:00:00Z</cp:lastPrinted>
  <dcterms:created xsi:type="dcterms:W3CDTF">2016-07-15T11:48:00Z</dcterms:created>
  <dcterms:modified xsi:type="dcterms:W3CDTF">2016-07-15T12:02:00Z</dcterms:modified>
</cp:coreProperties>
</file>